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0DA" w:rsidRDefault="00FE2D3B" w:rsidP="002F40DA">
      <w:pPr>
        <w:pStyle w:val="aTitle3"/>
        <w:rPr>
          <w:highlight w:val="green"/>
        </w:rPr>
      </w:pPr>
      <w:bookmarkStart w:id="0" w:name="_Toc36327133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VistA logo" style="width:174pt;height:108pt;visibility:visible">
            <v:imagedata r:id="rId9" o:title="VistA logo"/>
          </v:shape>
        </w:pict>
      </w:r>
    </w:p>
    <w:p w:rsidR="002F40DA" w:rsidRDefault="002F40DA" w:rsidP="002F40DA"/>
    <w:p w:rsidR="002F40DA" w:rsidRDefault="002F40DA" w:rsidP="002F40DA"/>
    <w:p w:rsidR="002F40DA" w:rsidRDefault="002F40DA" w:rsidP="002F40DA">
      <w:pPr>
        <w:pStyle w:val="aTitle1"/>
      </w:pPr>
    </w:p>
    <w:p w:rsidR="002F40DA" w:rsidRDefault="002F40DA" w:rsidP="002F40DA">
      <w:pPr>
        <w:pStyle w:val="aTitle1"/>
      </w:pPr>
      <w:bookmarkStart w:id="1" w:name="OLE_LINK1"/>
      <w:bookmarkStart w:id="2" w:name="OLE_LINK3"/>
      <w:smartTag w:uri="urn:schemas-microsoft-com:office:smarttags" w:element="place">
        <w:r>
          <w:t>VistA</w:t>
        </w:r>
      </w:smartTag>
      <w:r>
        <w:t xml:space="preserve"> Imaging DICOM Gateway</w:t>
      </w:r>
    </w:p>
    <w:p w:rsidR="002F40DA" w:rsidRDefault="002F40DA" w:rsidP="002F40DA">
      <w:pPr>
        <w:pStyle w:val="aTitle1"/>
      </w:pPr>
    </w:p>
    <w:p w:rsidR="002F40DA" w:rsidRDefault="002F40DA" w:rsidP="002F40DA">
      <w:pPr>
        <w:pStyle w:val="aTitle1"/>
      </w:pPr>
      <w:r>
        <w:t>Installation Guide</w:t>
      </w:r>
    </w:p>
    <w:bookmarkEnd w:id="1"/>
    <w:bookmarkEnd w:id="2"/>
    <w:p w:rsidR="002F40DA" w:rsidRDefault="002F40DA" w:rsidP="002F40DA">
      <w:pPr>
        <w:pStyle w:val="aTitle2"/>
      </w:pPr>
    </w:p>
    <w:p w:rsidR="002F40DA" w:rsidRDefault="002F40DA" w:rsidP="002F40DA">
      <w:pPr>
        <w:pStyle w:val="aTitle2"/>
      </w:pPr>
    </w:p>
    <w:p w:rsidR="002F40DA" w:rsidRDefault="002F40DA" w:rsidP="002F40DA">
      <w:pPr>
        <w:pStyle w:val="aTitle2"/>
      </w:pPr>
    </w:p>
    <w:p w:rsidR="002F40DA" w:rsidRDefault="00D26316" w:rsidP="002F40DA">
      <w:pPr>
        <w:pStyle w:val="aTitle2"/>
      </w:pPr>
      <w:del w:id="3" w:author="Seabolt, Roy R.  (Harris)" w:date="2013-05-14T13:02:00Z">
        <w:r w:rsidDel="00FE2D3B">
          <w:delText xml:space="preserve">January  </w:delText>
        </w:r>
      </w:del>
      <w:proofErr w:type="gramStart"/>
      <w:ins w:id="4" w:author="Seabolt, Roy R.  (Harris)" w:date="2013-05-14T13:02:00Z">
        <w:r w:rsidR="00FE2D3B">
          <w:t xml:space="preserve">May  </w:t>
        </w:r>
      </w:ins>
      <w:r>
        <w:t>2013</w:t>
      </w:r>
      <w:proofErr w:type="gramEnd"/>
      <w:r>
        <w:t xml:space="preserve"> </w:t>
      </w:r>
      <w:r w:rsidR="00B87079">
        <w:t xml:space="preserve">– Revision </w:t>
      </w:r>
      <w:r w:rsidR="00506B20">
        <w:t>18</w:t>
      </w:r>
    </w:p>
    <w:p w:rsidR="002F40DA" w:rsidRDefault="002F40DA" w:rsidP="002F40DA">
      <w:pPr>
        <w:pStyle w:val="aTitle2"/>
      </w:pPr>
      <w:r>
        <w:t>MAG*3.0*</w:t>
      </w:r>
      <w:r w:rsidR="00506B20">
        <w:t>34, MAG*3.0*116</w:t>
      </w:r>
      <w:r w:rsidR="00E3207B">
        <w:t>,</w:t>
      </w:r>
      <w:r w:rsidR="00506B20">
        <w:t xml:space="preserve"> and MAG*3.0*118</w:t>
      </w:r>
    </w:p>
    <w:p w:rsidR="002F40DA" w:rsidRDefault="00FE2D3B" w:rsidP="002F40DA">
      <w:pPr>
        <w:pStyle w:val="aTitle2"/>
      </w:pPr>
      <w:r>
        <w:rPr>
          <w:noProof/>
        </w:rPr>
        <w:pict>
          <v:shapetype id="_x0000_t202" coordsize="21600,21600" o:spt="202" path="m,l,21600r21600,l21600,xe">
            <v:stroke joinstyle="miter"/>
            <v:path gradientshapeok="t" o:connecttype="rect"/>
          </v:shapetype>
          <v:shape id="_x0000_s1026" type="#_x0000_t202" style="position:absolute;left:0;text-align:left;margin-left:0;margin-top:0;width:199.05pt;height:39.6pt;z-index:1;mso-position-horizontal:center;mso-position-vertical:bottom;mso-position-vertical-relative:margin" stroked="f">
            <v:textbox style="mso-next-textbox:#_x0000_s1026" inset="0,0,0,0">
              <w:txbxContent>
                <w:p w:rsidR="00753771" w:rsidRDefault="00753771" w:rsidP="002F40DA">
                  <w:pPr>
                    <w:pStyle w:val="aTitle3"/>
                    <w:rPr>
                      <w:bCs w:val="0"/>
                      <w:szCs w:val="22"/>
                    </w:rPr>
                  </w:pPr>
                  <w:r>
                    <w:rPr>
                      <w:bCs w:val="0"/>
                      <w:szCs w:val="22"/>
                    </w:rPr>
                    <w:t>Department of Veterans Affairs</w:t>
                  </w:r>
                </w:p>
                <w:p w:rsidR="00753771" w:rsidRDefault="00753771" w:rsidP="002F40DA">
                  <w:pPr>
                    <w:pStyle w:val="aTitle3"/>
                    <w:rPr>
                      <w:bCs w:val="0"/>
                      <w:szCs w:val="22"/>
                    </w:rPr>
                  </w:pPr>
                  <w:r>
                    <w:rPr>
                      <w:bCs w:val="0"/>
                      <w:szCs w:val="22"/>
                    </w:rPr>
                    <w:t>Product Development</w:t>
                  </w:r>
                </w:p>
                <w:p w:rsidR="00753771" w:rsidRDefault="00753771" w:rsidP="002F40DA">
                  <w:pPr>
                    <w:pStyle w:val="aTitle3"/>
                    <w:rPr>
                      <w:bCs w:val="0"/>
                      <w:szCs w:val="22"/>
                    </w:rPr>
                  </w:pPr>
                  <w:r>
                    <w:rPr>
                      <w:bCs w:val="0"/>
                      <w:szCs w:val="22"/>
                    </w:rPr>
                    <w:t>Health Provider Systems</w:t>
                  </w:r>
                </w:p>
              </w:txbxContent>
            </v:textbox>
            <w10:wrap type="square" side="left" anchory="margin"/>
          </v:shape>
        </w:pict>
      </w:r>
    </w:p>
    <w:p w:rsidR="002F40DA" w:rsidRDefault="002F40DA" w:rsidP="002F40DA">
      <w:pPr>
        <w:tabs>
          <w:tab w:val="left" w:pos="-720"/>
        </w:tabs>
        <w:suppressAutoHyphens/>
        <w:rPr>
          <w:rFonts w:ascii="Arial" w:hAnsi="Arial"/>
        </w:rPr>
      </w:pPr>
      <w:r>
        <w:rPr>
          <w:rFonts w:ascii="Arial" w:hAnsi="Arial"/>
        </w:rPr>
        <w:br w:type="page"/>
      </w:r>
    </w:p>
    <w:bookmarkEnd w:id="0"/>
    <w:p w:rsidR="002F40DA" w:rsidRDefault="002F40DA" w:rsidP="002F40DA">
      <w:pPr>
        <w:pStyle w:val="FrontMatter"/>
        <w:rPr>
          <w:rStyle w:val="Strong"/>
        </w:rPr>
      </w:pPr>
      <w:r>
        <w:rPr>
          <w:rStyle w:val="Strong"/>
        </w:rPr>
        <w:t>DICOM Gateway Installation Guide</w:t>
      </w:r>
      <w:r>
        <w:rPr>
          <w:rStyle w:val="Strong"/>
        </w:rPr>
        <w:br/>
        <w:t xml:space="preserve">VistA Imaging 3.0 </w:t>
      </w:r>
      <w:r w:rsidR="00CC7031">
        <w:rPr>
          <w:rStyle w:val="Strong"/>
        </w:rPr>
        <w:t>MAG*3.0*</w:t>
      </w:r>
      <w:r w:rsidR="00506B20">
        <w:rPr>
          <w:rStyle w:val="Strong"/>
        </w:rPr>
        <w:t>34, MAG*3.0*116, MAG*3.0*118</w:t>
      </w:r>
      <w:r>
        <w:rPr>
          <w:rStyle w:val="Strong"/>
        </w:rPr>
        <w:br/>
      </w:r>
      <w:bookmarkStart w:id="5" w:name="_WWID10000078"/>
      <w:del w:id="6" w:author="Seabolt, Roy R.  (Harris)" w:date="2013-05-14T13:02:00Z">
        <w:r w:rsidR="00D26316" w:rsidDel="00FE2D3B">
          <w:delText xml:space="preserve">January </w:delText>
        </w:r>
      </w:del>
      <w:ins w:id="7" w:author="Seabolt, Roy R.  (Harris)" w:date="2013-05-14T13:02:00Z">
        <w:r w:rsidR="00FE2D3B">
          <w:t xml:space="preserve">May </w:t>
        </w:r>
      </w:ins>
      <w:r w:rsidR="00D26316">
        <w:t>2013</w:t>
      </w:r>
    </w:p>
    <w:p w:rsidR="002F40DA" w:rsidRDefault="002F40DA" w:rsidP="002F40DA">
      <w:pPr>
        <w:pStyle w:val="aPubInfo"/>
      </w:pPr>
      <w:bookmarkStart w:id="8" w:name="_WWID10000079"/>
      <w:bookmarkEnd w:id="5"/>
    </w:p>
    <w:p w:rsidR="00500826" w:rsidRDefault="00500826" w:rsidP="00500826">
      <w:pPr>
        <w:pStyle w:val="aPubInfo"/>
        <w:rPr>
          <w:rStyle w:val="Strong"/>
        </w:rPr>
      </w:pPr>
      <w:bookmarkStart w:id="9" w:name="_WWID10000085"/>
      <w:bookmarkEnd w:id="8"/>
      <w:r>
        <w:rPr>
          <w:rStyle w:val="Strong"/>
        </w:rPr>
        <w:t xml:space="preserve">Property of the </w:t>
      </w:r>
      <w:smartTag w:uri="urn:schemas-microsoft-com:office:smarttags" w:element="country-region">
        <w:smartTag w:uri="urn:schemas-microsoft-com:office:smarttags" w:element="place">
          <w:r>
            <w:rPr>
              <w:rStyle w:val="Strong"/>
            </w:rPr>
            <w:t>US</w:t>
          </w:r>
        </w:smartTag>
      </w:smartTag>
      <w:r>
        <w:rPr>
          <w:rStyle w:val="Strong"/>
        </w:rPr>
        <w:t xml:space="preserve"> Government</w:t>
      </w:r>
      <w:bookmarkStart w:id="10" w:name="_WWID10000080"/>
    </w:p>
    <w:bookmarkEnd w:id="10"/>
    <w:p w:rsidR="00500826" w:rsidRDefault="00500826" w:rsidP="00500826">
      <w:pPr>
        <w:pStyle w:val="aPubInfo"/>
      </w:pPr>
      <w:r>
        <w:t>This is a controlled document. No changes to this document may be made without the express written consent of the VistA Imaging Product Development group.</w:t>
      </w:r>
      <w:bookmarkStart w:id="11" w:name="_WWID10000082"/>
    </w:p>
    <w:bookmarkEnd w:id="11"/>
    <w:p w:rsidR="00500826" w:rsidRDefault="00500826" w:rsidP="00500826">
      <w:pPr>
        <w:pStyle w:val="aPubInfo"/>
      </w:pPr>
      <w:r>
        <w:t>While every effort has been made to assure the accuracy of the information provided, this document may include technical inaccuracies and/or typographical errors. Changes are periodically made to the information herein and incorporated into new editions of this document.</w:t>
      </w:r>
      <w:bookmarkStart w:id="12" w:name="_WWID10000083"/>
    </w:p>
    <w:bookmarkEnd w:id="12"/>
    <w:p w:rsidR="00500826" w:rsidRDefault="00500826" w:rsidP="00500826">
      <w:pPr>
        <w:pStyle w:val="aPubInfo"/>
      </w:pPr>
      <w:r>
        <w:t>Product names mentioned in this document may be trademarks or registered trademarks of their respective companies, and are hereby acknowledged.</w:t>
      </w:r>
      <w:bookmarkStart w:id="13" w:name="_WWID10000084"/>
    </w:p>
    <w:bookmarkEnd w:id="13"/>
    <w:p w:rsidR="00500826" w:rsidRDefault="00500826" w:rsidP="00500826">
      <w:pPr>
        <w:pStyle w:val="aPubInfo"/>
      </w:pPr>
      <w:r>
        <w:t>VistA Imaging Product Development</w:t>
      </w:r>
      <w:r>
        <w:br/>
        <w:t>Department of Veterans Affairs</w:t>
      </w:r>
      <w:r>
        <w:br/>
        <w:t xml:space="preserve">Internet: </w:t>
      </w:r>
      <w:hyperlink r:id="rId10" w:history="1">
        <w:r>
          <w:rPr>
            <w:rStyle w:val="Hyperlink"/>
          </w:rPr>
          <w:t>http://www.va.gov/imaging</w:t>
        </w:r>
      </w:hyperlink>
      <w:r>
        <w:br/>
        <w:t xml:space="preserve">VA intranet: </w:t>
      </w:r>
      <w:hyperlink r:id="rId11" w:history="1">
        <w:r>
          <w:rPr>
            <w:rStyle w:val="Hyperlink"/>
          </w:rPr>
          <w:t>http://vaww.va.gov/imaging</w:t>
        </w:r>
      </w:hyperlink>
    </w:p>
    <w:p w:rsidR="00500826" w:rsidRDefault="00500826" w:rsidP="00500826">
      <w:pPr>
        <w:pStyle w:val="aPubInfo"/>
      </w:pPr>
    </w:p>
    <w:p w:rsidR="00500826" w:rsidRDefault="00500826" w:rsidP="00500826">
      <w:pPr>
        <w:rPr>
          <w:b/>
          <w:sz w:val="28"/>
          <w:szCs w:val="28"/>
        </w:rPr>
      </w:pPr>
      <w:r>
        <w:rPr>
          <w:b/>
          <w:sz w:val="28"/>
          <w:szCs w:val="28"/>
          <w:u w:val="single"/>
        </w:rPr>
        <w:t>Caution</w:t>
      </w:r>
      <w:r>
        <w:rPr>
          <w:b/>
          <w:sz w:val="28"/>
          <w:szCs w:val="28"/>
        </w:rPr>
        <w:t>: Federal law restricts this device to use by or on the order of either a licensed practitioner or persons lawfully engaged in the manufacture or distribution of the product.</w:t>
      </w:r>
    </w:p>
    <w:p w:rsidR="002F40DA" w:rsidRDefault="002F40DA" w:rsidP="002F40DA">
      <w:pPr>
        <w:pStyle w:val="aPubInfo"/>
      </w:pPr>
    </w:p>
    <w:bookmarkEnd w:id="9"/>
    <w:p w:rsidR="002F40DA" w:rsidRDefault="002F40DA" w:rsidP="002F40DA">
      <w:pPr>
        <w:tabs>
          <w:tab w:val="left" w:pos="-720"/>
        </w:tabs>
        <w:suppressAutoHyphens/>
        <w:sectPr w:rsidR="002F40DA" w:rsidSect="00426BEE">
          <w:headerReference w:type="default" r:id="rId12"/>
          <w:footerReference w:type="even" r:id="rId13"/>
          <w:footerReference w:type="default" r:id="rId14"/>
          <w:pgSz w:w="12240" w:h="15840" w:code="1"/>
          <w:pgMar w:top="1440" w:right="1440" w:bottom="1440" w:left="1440" w:header="720" w:footer="720" w:gutter="0"/>
          <w:paperSrc w:first="7" w:other="7"/>
          <w:pgNumType w:fmt="lowerRoman"/>
          <w:cols w:space="720"/>
          <w:titlePg/>
        </w:sectPr>
      </w:pPr>
    </w:p>
    <w:p w:rsidR="002F40DA" w:rsidRDefault="002F40DA" w:rsidP="002F40DA">
      <w:pPr>
        <w:pStyle w:val="Heading1"/>
        <w:widowControl/>
        <w:numPr>
          <w:ilvl w:val="0"/>
          <w:numId w:val="0"/>
        </w:numPr>
        <w:spacing w:before="120" w:after="120"/>
      </w:pPr>
      <w:bookmarkStart w:id="16" w:name="_Toc89057459"/>
      <w:bookmarkStart w:id="17" w:name="_Ref280193647"/>
      <w:bookmarkStart w:id="18" w:name="_Ref281920137"/>
      <w:bookmarkStart w:id="19" w:name="_Toc356300944"/>
      <w:r>
        <w:lastRenderedPageBreak/>
        <w:t>Preface</w:t>
      </w:r>
      <w:bookmarkEnd w:id="16"/>
      <w:r>
        <w:rPr>
          <w:color w:val="FFFFFF"/>
        </w:rPr>
        <w:t>.............</w:t>
      </w:r>
      <w:bookmarkEnd w:id="17"/>
      <w:bookmarkEnd w:id="18"/>
      <w:bookmarkEnd w:id="19"/>
    </w:p>
    <w:p w:rsidR="002F40DA" w:rsidRDefault="002F40DA" w:rsidP="002F40DA">
      <w:r>
        <w:t>This guide is written to assist in the installation of the VistA Imaging DICOM Gateway. The recommended background of those installing this software includes knowledge of Windows and network component installation.</w:t>
      </w:r>
    </w:p>
    <w:p w:rsidR="002F40DA" w:rsidRDefault="002F40DA" w:rsidP="002F40DA"/>
    <w:p w:rsidR="002F40DA" w:rsidRDefault="002F40DA" w:rsidP="002F40DA">
      <w:r>
        <w:t xml:space="preserve">This guide also provides configuration specifications needed by the commercial DICOM vendors to properly interface their equipment to </w:t>
      </w:r>
      <w:smartTag w:uri="urn:schemas-microsoft-com:office:smarttags" w:element="place">
        <w:r>
          <w:t>VistA</w:t>
        </w:r>
      </w:smartTag>
      <w:r>
        <w:t>.</w:t>
      </w:r>
    </w:p>
    <w:p w:rsidR="002F40DA" w:rsidRDefault="002F40DA" w:rsidP="002F40DA">
      <w:pPr>
        <w:rPr>
          <w:b/>
        </w:rPr>
      </w:pPr>
    </w:p>
    <w:tbl>
      <w:tblPr>
        <w:tblW w:w="9803" w:type="dxa"/>
        <w:tblInd w:w="115" w:type="dxa"/>
        <w:tblLook w:val="01E0" w:firstRow="1" w:lastRow="1" w:firstColumn="1" w:lastColumn="1" w:noHBand="0" w:noVBand="0"/>
      </w:tblPr>
      <w:tblGrid>
        <w:gridCol w:w="1343"/>
        <w:gridCol w:w="8460"/>
      </w:tblGrid>
      <w:tr w:rsidR="002F40DA" w:rsidRPr="00AE06F1" w:rsidTr="001C4A11">
        <w:trPr>
          <w:trHeight w:val="188"/>
          <w:tblHeader/>
        </w:trPr>
        <w:tc>
          <w:tcPr>
            <w:tcW w:w="9803" w:type="dxa"/>
            <w:gridSpan w:val="2"/>
          </w:tcPr>
          <w:p w:rsidR="002F40DA" w:rsidRPr="00AE06F1" w:rsidRDefault="002F40DA" w:rsidP="00FE2D3B">
            <w:pPr>
              <w:spacing w:beforeLines="20" w:before="48" w:afterLines="20" w:after="48"/>
              <w:rPr>
                <w:sz w:val="20"/>
                <w:szCs w:val="20"/>
              </w:rPr>
            </w:pPr>
            <w:r w:rsidRPr="00AE06F1">
              <w:rPr>
                <w:b/>
                <w:sz w:val="20"/>
                <w:szCs w:val="20"/>
              </w:rPr>
              <w:t>Revision History</w:t>
            </w:r>
          </w:p>
        </w:tc>
      </w:tr>
      <w:tr w:rsidR="00506B20" w:rsidRPr="00AE06F1" w:rsidTr="001C4A11">
        <w:trPr>
          <w:cantSplit/>
        </w:trPr>
        <w:tc>
          <w:tcPr>
            <w:tcW w:w="1343" w:type="dxa"/>
          </w:tcPr>
          <w:p w:rsidR="00FE2D3B" w:rsidRDefault="00FE2D3B" w:rsidP="00FE2D3B">
            <w:pPr>
              <w:spacing w:beforeLines="20" w:before="48" w:afterLines="20" w:after="48"/>
              <w:rPr>
                <w:ins w:id="20" w:author="Seabolt, Roy R.  (Harris)" w:date="2013-05-14T13:03:00Z"/>
                <w:sz w:val="20"/>
                <w:szCs w:val="20"/>
              </w:rPr>
            </w:pPr>
            <w:ins w:id="21" w:author="Seabolt, Roy R.  (Harris)" w:date="2013-05-14T13:03:00Z">
              <w:r>
                <w:rPr>
                  <w:sz w:val="20"/>
                  <w:szCs w:val="20"/>
                </w:rPr>
                <w:t>14 May 2013</w:t>
              </w:r>
            </w:ins>
          </w:p>
          <w:p w:rsidR="00506B20" w:rsidRDefault="00506B20" w:rsidP="00FE2D3B">
            <w:pPr>
              <w:spacing w:beforeLines="20" w:before="48" w:afterLines="20" w:after="48"/>
              <w:rPr>
                <w:sz w:val="20"/>
                <w:szCs w:val="20"/>
              </w:rPr>
            </w:pPr>
            <w:r>
              <w:rPr>
                <w:sz w:val="20"/>
                <w:szCs w:val="20"/>
              </w:rPr>
              <w:t>12 Dec 2012</w:t>
            </w:r>
          </w:p>
        </w:tc>
        <w:tc>
          <w:tcPr>
            <w:tcW w:w="8460" w:type="dxa"/>
          </w:tcPr>
          <w:p w:rsidR="00FE2D3B" w:rsidRDefault="00FE2D3B" w:rsidP="00FE2D3B">
            <w:pPr>
              <w:spacing w:beforeLines="20" w:before="48" w:afterLines="20" w:after="48"/>
              <w:rPr>
                <w:ins w:id="22" w:author="Seabolt, Roy R.  (Harris)" w:date="2013-05-14T13:03:00Z"/>
                <w:sz w:val="20"/>
                <w:szCs w:val="20"/>
              </w:rPr>
            </w:pPr>
            <w:ins w:id="23" w:author="Seabolt, Roy R.  (Harris)" w:date="2013-05-14T13:03:00Z">
              <w:r>
                <w:rPr>
                  <w:sz w:val="20"/>
                  <w:szCs w:val="20"/>
                </w:rPr>
                <w:t>Incorporate MAG*3.0*123 Change pages, Roy R. Seabolt</w:t>
              </w:r>
            </w:ins>
          </w:p>
          <w:p w:rsidR="00BC5ED4" w:rsidRDefault="00506B20" w:rsidP="00FE2D3B">
            <w:pPr>
              <w:spacing w:beforeLines="20" w:before="48" w:afterLines="20" w:after="48"/>
              <w:rPr>
                <w:sz w:val="20"/>
                <w:szCs w:val="20"/>
              </w:rPr>
            </w:pPr>
            <w:r>
              <w:rPr>
                <w:sz w:val="20"/>
                <w:szCs w:val="20"/>
              </w:rPr>
              <w:t>Change pages for MAG*3.0*034, MAG*3.0*116</w:t>
            </w:r>
            <w:r w:rsidR="00E3207B">
              <w:rPr>
                <w:sz w:val="20"/>
                <w:szCs w:val="20"/>
              </w:rPr>
              <w:t>,</w:t>
            </w:r>
            <w:r>
              <w:rPr>
                <w:sz w:val="20"/>
                <w:szCs w:val="20"/>
              </w:rPr>
              <w:t xml:space="preserve"> and MAG*3.0*118</w:t>
            </w:r>
            <w:ins w:id="24" w:author="Seabolt, Roy R.  (Harris)" w:date="2013-05-14T13:04:00Z">
              <w:r w:rsidR="00FE2D3B">
                <w:rPr>
                  <w:sz w:val="20"/>
                  <w:szCs w:val="20"/>
                </w:rPr>
                <w:t>, Roy R. Seabolt</w:t>
              </w:r>
            </w:ins>
          </w:p>
        </w:tc>
      </w:tr>
      <w:tr w:rsidR="002F40DA" w:rsidRPr="00AE06F1" w:rsidTr="001C4A11">
        <w:trPr>
          <w:cantSplit/>
        </w:trPr>
        <w:tc>
          <w:tcPr>
            <w:tcW w:w="1343" w:type="dxa"/>
          </w:tcPr>
          <w:p w:rsidR="002F40DA" w:rsidRPr="00AE06F1" w:rsidRDefault="00E604F5" w:rsidP="00FE2D3B">
            <w:pPr>
              <w:spacing w:beforeLines="20" w:before="48" w:afterLines="20" w:after="48"/>
              <w:rPr>
                <w:sz w:val="20"/>
                <w:szCs w:val="20"/>
              </w:rPr>
            </w:pPr>
            <w:r>
              <w:rPr>
                <w:sz w:val="20"/>
                <w:szCs w:val="20"/>
              </w:rPr>
              <w:t>1</w:t>
            </w:r>
            <w:r w:rsidR="00B87079">
              <w:rPr>
                <w:sz w:val="20"/>
                <w:szCs w:val="20"/>
              </w:rPr>
              <w:t xml:space="preserve"> </w:t>
            </w:r>
            <w:r w:rsidR="00D45F82">
              <w:rPr>
                <w:sz w:val="20"/>
                <w:szCs w:val="20"/>
              </w:rPr>
              <w:t>Sept</w:t>
            </w:r>
            <w:r w:rsidR="00B87079">
              <w:rPr>
                <w:sz w:val="20"/>
                <w:szCs w:val="20"/>
              </w:rPr>
              <w:t xml:space="preserve"> 20</w:t>
            </w:r>
            <w:r>
              <w:rPr>
                <w:sz w:val="20"/>
                <w:szCs w:val="20"/>
              </w:rPr>
              <w:t>1</w:t>
            </w:r>
            <w:r w:rsidR="00D45F82">
              <w:rPr>
                <w:sz w:val="20"/>
                <w:szCs w:val="20"/>
              </w:rPr>
              <w:t>1</w:t>
            </w:r>
          </w:p>
        </w:tc>
        <w:tc>
          <w:tcPr>
            <w:tcW w:w="8460" w:type="dxa"/>
          </w:tcPr>
          <w:p w:rsidR="00BC5ED4" w:rsidRDefault="002F40DA" w:rsidP="00753771">
            <w:pPr>
              <w:spacing w:beforeLines="20" w:before="48" w:afterLines="20" w:after="48"/>
              <w:rPr>
                <w:sz w:val="20"/>
                <w:szCs w:val="20"/>
              </w:rPr>
            </w:pPr>
            <w:r w:rsidRPr="00AE06F1">
              <w:rPr>
                <w:sz w:val="20"/>
                <w:szCs w:val="20"/>
              </w:rPr>
              <w:t>Applied change pages for</w:t>
            </w:r>
            <w:proofErr w:type="gramStart"/>
            <w:r w:rsidR="00D516B1">
              <w:rPr>
                <w:sz w:val="20"/>
                <w:szCs w:val="20"/>
              </w:rPr>
              <w:t>:</w:t>
            </w:r>
            <w:proofErr w:type="gramEnd"/>
            <w:r w:rsidR="00D516B1">
              <w:rPr>
                <w:sz w:val="20"/>
                <w:szCs w:val="20"/>
              </w:rPr>
              <w:br/>
              <w:t>MAG*3.0*</w:t>
            </w:r>
            <w:r w:rsidR="00D45F82">
              <w:rPr>
                <w:sz w:val="20"/>
                <w:szCs w:val="20"/>
              </w:rPr>
              <w:t>49</w:t>
            </w:r>
            <w:r w:rsidR="00E604F5">
              <w:rPr>
                <w:sz w:val="20"/>
                <w:szCs w:val="20"/>
              </w:rPr>
              <w:t xml:space="preserve"> </w:t>
            </w:r>
            <w:r w:rsidR="00D516B1">
              <w:rPr>
                <w:sz w:val="20"/>
                <w:szCs w:val="20"/>
              </w:rPr>
              <w:t>(sections</w:t>
            </w:r>
            <w:r w:rsidR="006B1269">
              <w:rPr>
                <w:sz w:val="20"/>
                <w:szCs w:val="20"/>
              </w:rPr>
              <w:t xml:space="preserve"> </w:t>
            </w:r>
            <w:r w:rsidR="00DB1AD0">
              <w:rPr>
                <w:sz w:val="20"/>
                <w:szCs w:val="20"/>
              </w:rPr>
              <w:t>4.1, 4.3.27, 4.3.28</w:t>
            </w:r>
            <w:r w:rsidR="00B03052">
              <w:rPr>
                <w:sz w:val="20"/>
                <w:szCs w:val="20"/>
              </w:rPr>
              <w:t>, 4.4.15, 4.4.16, 5.1, 5.1.1-5.1.7, 5.3, 5.4</w:t>
            </w:r>
            <w:r w:rsidR="00D516B1">
              <w:rPr>
                <w:sz w:val="20"/>
                <w:szCs w:val="20"/>
              </w:rPr>
              <w:t>,</w:t>
            </w:r>
            <w:r w:rsidR="00B03052">
              <w:rPr>
                <w:sz w:val="20"/>
                <w:szCs w:val="20"/>
              </w:rPr>
              <w:t xml:space="preserve"> B.</w:t>
            </w:r>
            <w:r w:rsidR="00204868">
              <w:rPr>
                <w:sz w:val="20"/>
                <w:szCs w:val="20"/>
              </w:rPr>
              <w:t>4</w:t>
            </w:r>
            <w:r w:rsidR="004C5132">
              <w:rPr>
                <w:sz w:val="20"/>
                <w:szCs w:val="20"/>
              </w:rPr>
              <w:t>.5</w:t>
            </w:r>
            <w:r w:rsidR="009066BB">
              <w:rPr>
                <w:sz w:val="20"/>
                <w:szCs w:val="20"/>
              </w:rPr>
              <w:t>, B.4.8</w:t>
            </w:r>
            <w:r w:rsidR="007965A2">
              <w:rPr>
                <w:sz w:val="20"/>
                <w:szCs w:val="20"/>
              </w:rPr>
              <w:t>)</w:t>
            </w:r>
            <w:r w:rsidR="00D516B1">
              <w:rPr>
                <w:sz w:val="20"/>
                <w:szCs w:val="20"/>
              </w:rPr>
              <w:t>.</w:t>
            </w:r>
          </w:p>
          <w:p w:rsidR="00BC5ED4" w:rsidRDefault="00D516B1" w:rsidP="00753771">
            <w:pPr>
              <w:spacing w:beforeLines="20" w:before="48" w:afterLines="20" w:after="48"/>
              <w:rPr>
                <w:sz w:val="20"/>
                <w:szCs w:val="20"/>
              </w:rPr>
            </w:pPr>
            <w:r>
              <w:rPr>
                <w:sz w:val="20"/>
                <w:szCs w:val="20"/>
              </w:rPr>
              <w:t>MAG*3.0*</w:t>
            </w:r>
            <w:r w:rsidR="00B03052">
              <w:rPr>
                <w:sz w:val="20"/>
                <w:szCs w:val="20"/>
              </w:rPr>
              <w:t>99</w:t>
            </w:r>
            <w:r>
              <w:rPr>
                <w:sz w:val="20"/>
                <w:szCs w:val="20"/>
              </w:rPr>
              <w:t xml:space="preserve"> (sections </w:t>
            </w:r>
            <w:r w:rsidR="00B03052">
              <w:rPr>
                <w:sz w:val="20"/>
                <w:szCs w:val="20"/>
              </w:rPr>
              <w:t xml:space="preserve">3.4, 3.5, </w:t>
            </w:r>
            <w:r w:rsidR="001C4A11" w:rsidRPr="001C4A11">
              <w:rPr>
                <w:sz w:val="20"/>
                <w:szCs w:val="20"/>
              </w:rPr>
              <w:t xml:space="preserve">3.8, </w:t>
            </w:r>
            <w:r w:rsidR="00B03052">
              <w:rPr>
                <w:sz w:val="20"/>
                <w:szCs w:val="20"/>
              </w:rPr>
              <w:t>4, B.4.2, B.4.3, B.4.3.1, B.4.3.2, B.4.3.2.1, B.4.3.2.1.1, B.4.3.3, B.4.3.4, B.4.6</w:t>
            </w:r>
            <w:r>
              <w:rPr>
                <w:sz w:val="20"/>
                <w:szCs w:val="20"/>
              </w:rPr>
              <w:t>).</w:t>
            </w:r>
            <w:r w:rsidR="00B03052">
              <w:rPr>
                <w:sz w:val="20"/>
                <w:szCs w:val="20"/>
              </w:rPr>
              <w:t xml:space="preserve"> </w:t>
            </w:r>
            <w:r w:rsidR="00E604F5">
              <w:rPr>
                <w:sz w:val="20"/>
                <w:szCs w:val="20"/>
              </w:rPr>
              <w:t>L</w:t>
            </w:r>
            <w:r w:rsidR="002F40DA" w:rsidRPr="00AE06F1">
              <w:rPr>
                <w:sz w:val="20"/>
                <w:szCs w:val="20"/>
              </w:rPr>
              <w:t>. </w:t>
            </w:r>
            <w:proofErr w:type="spellStart"/>
            <w:r w:rsidR="00E604F5">
              <w:rPr>
                <w:sz w:val="20"/>
                <w:szCs w:val="20"/>
              </w:rPr>
              <w:t>Scorza</w:t>
            </w:r>
            <w:proofErr w:type="spellEnd"/>
            <w:r w:rsidR="002F40DA" w:rsidRPr="00AE06F1">
              <w:rPr>
                <w:sz w:val="20"/>
                <w:szCs w:val="20"/>
              </w:rPr>
              <w:t xml:space="preserve">, </w:t>
            </w:r>
            <w:r w:rsidR="00E604F5">
              <w:rPr>
                <w:sz w:val="20"/>
                <w:szCs w:val="20"/>
              </w:rPr>
              <w:t>L</w:t>
            </w:r>
            <w:r w:rsidR="002F40DA" w:rsidRPr="00AE06F1">
              <w:rPr>
                <w:sz w:val="20"/>
                <w:szCs w:val="20"/>
              </w:rPr>
              <w:t xml:space="preserve">. </w:t>
            </w:r>
            <w:r w:rsidR="00E604F5">
              <w:rPr>
                <w:sz w:val="20"/>
                <w:szCs w:val="20"/>
              </w:rPr>
              <w:t>Jenkins</w:t>
            </w:r>
            <w:r w:rsidR="002F40DA" w:rsidRPr="00AE06F1">
              <w:rPr>
                <w:sz w:val="20"/>
                <w:szCs w:val="20"/>
              </w:rPr>
              <w:t>. (Rev 1</w:t>
            </w:r>
            <w:r w:rsidR="00B03052">
              <w:rPr>
                <w:sz w:val="20"/>
                <w:szCs w:val="20"/>
              </w:rPr>
              <w:t>6</w:t>
            </w:r>
            <w:r w:rsidR="002F40DA" w:rsidRPr="00AE06F1">
              <w:rPr>
                <w:sz w:val="20"/>
                <w:szCs w:val="20"/>
              </w:rPr>
              <w:t>)</w:t>
            </w:r>
          </w:p>
        </w:tc>
      </w:tr>
      <w:tr w:rsidR="00D45F82" w:rsidRPr="00AE06F1" w:rsidTr="00AF5630">
        <w:trPr>
          <w:cantSplit/>
        </w:trPr>
        <w:tc>
          <w:tcPr>
            <w:tcW w:w="1343" w:type="dxa"/>
          </w:tcPr>
          <w:p w:rsidR="00D45F82" w:rsidRPr="00AE06F1" w:rsidRDefault="00D45F82" w:rsidP="00FE2D3B">
            <w:pPr>
              <w:spacing w:beforeLines="20" w:before="48" w:afterLines="20" w:after="48"/>
              <w:rPr>
                <w:sz w:val="20"/>
                <w:szCs w:val="20"/>
              </w:rPr>
            </w:pPr>
            <w:r>
              <w:rPr>
                <w:sz w:val="20"/>
                <w:szCs w:val="20"/>
              </w:rPr>
              <w:t>1 Dec 2010</w:t>
            </w:r>
          </w:p>
        </w:tc>
        <w:tc>
          <w:tcPr>
            <w:tcW w:w="8460" w:type="dxa"/>
          </w:tcPr>
          <w:p w:rsidR="00BC5ED4" w:rsidRDefault="00D45F82" w:rsidP="00753771">
            <w:pPr>
              <w:spacing w:beforeLines="20" w:before="48" w:afterLines="20" w:after="48"/>
              <w:rPr>
                <w:sz w:val="20"/>
                <w:szCs w:val="20"/>
              </w:rPr>
            </w:pPr>
            <w:r w:rsidRPr="00AE06F1">
              <w:rPr>
                <w:sz w:val="20"/>
                <w:szCs w:val="20"/>
              </w:rPr>
              <w:t>Applied change pages for</w:t>
            </w:r>
            <w:r>
              <w:rPr>
                <w:sz w:val="20"/>
                <w:szCs w:val="20"/>
              </w:rPr>
              <w:t>:</w:t>
            </w:r>
            <w:r>
              <w:rPr>
                <w:sz w:val="20"/>
                <w:szCs w:val="20"/>
              </w:rPr>
              <w:br/>
              <w:t xml:space="preserve">MAG*3.0*53 (sections 1.2, 2.8.1, 3.5, 3.6.2, 4.3, 4.4, 4.5, Appendix B, B.2.1, B.4, B.4.1, B.4.2, B.4.3, B.4.4, B.4.5, B.4.6, Appendix F, </w:t>
            </w:r>
            <w:r w:rsidRPr="00095F89">
              <w:rPr>
                <w:sz w:val="20"/>
                <w:szCs w:val="20"/>
              </w:rPr>
              <w:t>Appendix</w:t>
            </w:r>
            <w:r>
              <w:rPr>
                <w:sz w:val="20"/>
                <w:szCs w:val="20"/>
              </w:rPr>
              <w:t xml:space="preserve"> I).</w:t>
            </w:r>
          </w:p>
          <w:p w:rsidR="00BC5ED4" w:rsidRDefault="00D45F82" w:rsidP="00753771">
            <w:pPr>
              <w:spacing w:beforeLines="20" w:before="48" w:afterLines="20" w:after="48"/>
              <w:rPr>
                <w:sz w:val="20"/>
                <w:szCs w:val="20"/>
              </w:rPr>
            </w:pPr>
            <w:r>
              <w:rPr>
                <w:sz w:val="20"/>
                <w:szCs w:val="20"/>
              </w:rPr>
              <w:t xml:space="preserve">MAG*3.0*66 (sections </w:t>
            </w:r>
            <w:r w:rsidRPr="001C4A11">
              <w:rPr>
                <w:sz w:val="20"/>
                <w:szCs w:val="20"/>
              </w:rPr>
              <w:t>3.1, 3.2, 3.4, 3.5, 3.6, 3.7, 3.8, 3.8.1, B.4.4, Appendix E, Appendix F, Appendix J</w:t>
            </w:r>
            <w:r>
              <w:rPr>
                <w:sz w:val="20"/>
                <w:szCs w:val="20"/>
              </w:rPr>
              <w:t>).</w:t>
            </w:r>
          </w:p>
          <w:p w:rsidR="00BC5ED4" w:rsidRDefault="00D45F82" w:rsidP="00753771">
            <w:pPr>
              <w:spacing w:beforeLines="20" w:before="48" w:afterLines="20" w:after="48"/>
              <w:rPr>
                <w:sz w:val="20"/>
                <w:szCs w:val="20"/>
              </w:rPr>
            </w:pPr>
            <w:r>
              <w:rPr>
                <w:sz w:val="20"/>
                <w:szCs w:val="20"/>
              </w:rPr>
              <w:t>General corrections (removed duplicate spaces in the beginning of sentences)</w:t>
            </w:r>
            <w:r w:rsidRPr="00AE06F1">
              <w:rPr>
                <w:sz w:val="20"/>
                <w:szCs w:val="20"/>
              </w:rPr>
              <w:t xml:space="preserve">. </w:t>
            </w:r>
            <w:r>
              <w:rPr>
                <w:sz w:val="20"/>
                <w:szCs w:val="20"/>
              </w:rPr>
              <w:t>L</w:t>
            </w:r>
            <w:r w:rsidRPr="00AE06F1">
              <w:rPr>
                <w:sz w:val="20"/>
                <w:szCs w:val="20"/>
              </w:rPr>
              <w:t>. </w:t>
            </w:r>
            <w:proofErr w:type="spellStart"/>
            <w:r>
              <w:rPr>
                <w:sz w:val="20"/>
                <w:szCs w:val="20"/>
              </w:rPr>
              <w:t>Scorza</w:t>
            </w:r>
            <w:proofErr w:type="spellEnd"/>
            <w:r w:rsidRPr="00AE06F1">
              <w:rPr>
                <w:sz w:val="20"/>
                <w:szCs w:val="20"/>
              </w:rPr>
              <w:t xml:space="preserve">, </w:t>
            </w:r>
            <w:r>
              <w:rPr>
                <w:sz w:val="20"/>
                <w:szCs w:val="20"/>
              </w:rPr>
              <w:t>L</w:t>
            </w:r>
            <w:r w:rsidRPr="00AE06F1">
              <w:rPr>
                <w:sz w:val="20"/>
                <w:szCs w:val="20"/>
              </w:rPr>
              <w:t xml:space="preserve">. </w:t>
            </w:r>
            <w:r>
              <w:rPr>
                <w:sz w:val="20"/>
                <w:szCs w:val="20"/>
              </w:rPr>
              <w:t>Jenkins</w:t>
            </w:r>
            <w:r w:rsidRPr="00AE06F1">
              <w:rPr>
                <w:sz w:val="20"/>
                <w:szCs w:val="20"/>
              </w:rPr>
              <w:t>. (Rev 1</w:t>
            </w:r>
            <w:r>
              <w:rPr>
                <w:sz w:val="20"/>
                <w:szCs w:val="20"/>
              </w:rPr>
              <w:t>5</w:t>
            </w:r>
            <w:r w:rsidRPr="00AE06F1">
              <w:rPr>
                <w:sz w:val="20"/>
                <w:szCs w:val="20"/>
              </w:rPr>
              <w:t>)</w:t>
            </w:r>
          </w:p>
        </w:tc>
      </w:tr>
      <w:tr w:rsidR="00E604F5" w:rsidRPr="00AE06F1" w:rsidTr="001C4A11">
        <w:trPr>
          <w:cantSplit/>
        </w:trPr>
        <w:tc>
          <w:tcPr>
            <w:tcW w:w="1343" w:type="dxa"/>
          </w:tcPr>
          <w:p w:rsidR="00E604F5" w:rsidRPr="00AE06F1" w:rsidRDefault="00E604F5" w:rsidP="00FE2D3B">
            <w:pPr>
              <w:spacing w:beforeLines="20" w:before="48" w:afterLines="20" w:after="48"/>
              <w:rPr>
                <w:sz w:val="20"/>
                <w:szCs w:val="20"/>
              </w:rPr>
            </w:pPr>
            <w:r>
              <w:rPr>
                <w:sz w:val="20"/>
                <w:szCs w:val="20"/>
              </w:rPr>
              <w:t>20 Oct 2009</w:t>
            </w:r>
          </w:p>
        </w:tc>
        <w:tc>
          <w:tcPr>
            <w:tcW w:w="8460" w:type="dxa"/>
          </w:tcPr>
          <w:p w:rsidR="00BC5ED4" w:rsidRDefault="00E604F5" w:rsidP="00753771">
            <w:pPr>
              <w:spacing w:beforeLines="20" w:before="48" w:afterLines="20" w:after="48"/>
              <w:rPr>
                <w:sz w:val="20"/>
                <w:szCs w:val="20"/>
              </w:rPr>
            </w:pPr>
            <w:r w:rsidRPr="00AE06F1">
              <w:rPr>
                <w:sz w:val="20"/>
                <w:szCs w:val="20"/>
              </w:rPr>
              <w:t>Applied change pages for Patch</w:t>
            </w:r>
            <w:r>
              <w:rPr>
                <w:sz w:val="20"/>
                <w:szCs w:val="20"/>
              </w:rPr>
              <w:t xml:space="preserve"> 54</w:t>
            </w:r>
            <w:r w:rsidRPr="00AE06F1">
              <w:rPr>
                <w:sz w:val="20"/>
                <w:szCs w:val="20"/>
              </w:rPr>
              <w:t xml:space="preserve">. </w:t>
            </w:r>
            <w:r>
              <w:rPr>
                <w:sz w:val="20"/>
                <w:szCs w:val="20"/>
              </w:rPr>
              <w:t xml:space="preserve">General corrections in section </w:t>
            </w:r>
            <w:r w:rsidRPr="00AE06F1">
              <w:rPr>
                <w:sz w:val="20"/>
                <w:szCs w:val="20"/>
              </w:rPr>
              <w:t>B.4.4, added revision number, fixed typos and document conventions throughout document, updated organizational name to OED. A. </w:t>
            </w:r>
            <w:proofErr w:type="spellStart"/>
            <w:r w:rsidRPr="00AE06F1">
              <w:rPr>
                <w:sz w:val="20"/>
                <w:szCs w:val="20"/>
              </w:rPr>
              <w:t>McFarren</w:t>
            </w:r>
            <w:proofErr w:type="spellEnd"/>
            <w:r w:rsidRPr="00AE06F1">
              <w:rPr>
                <w:sz w:val="20"/>
                <w:szCs w:val="20"/>
              </w:rPr>
              <w:t xml:space="preserve">, S. </w:t>
            </w:r>
            <w:proofErr w:type="spellStart"/>
            <w:r w:rsidRPr="00AE06F1">
              <w:rPr>
                <w:sz w:val="20"/>
                <w:szCs w:val="20"/>
              </w:rPr>
              <w:t>Littles</w:t>
            </w:r>
            <w:proofErr w:type="spellEnd"/>
            <w:r w:rsidRPr="00AE06F1">
              <w:rPr>
                <w:sz w:val="20"/>
                <w:szCs w:val="20"/>
              </w:rPr>
              <w:t>. (Rev 14)</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15 Aug 2007</w:t>
            </w:r>
          </w:p>
        </w:tc>
        <w:tc>
          <w:tcPr>
            <w:tcW w:w="8460" w:type="dxa"/>
          </w:tcPr>
          <w:p w:rsidR="00BC5ED4" w:rsidRDefault="002F40DA" w:rsidP="00753771">
            <w:pPr>
              <w:spacing w:beforeLines="20" w:before="48" w:afterLines="20" w:after="48"/>
              <w:rPr>
                <w:sz w:val="20"/>
                <w:szCs w:val="20"/>
              </w:rPr>
            </w:pPr>
            <w:r w:rsidRPr="00AE06F1">
              <w:rPr>
                <w:sz w:val="20"/>
                <w:szCs w:val="20"/>
              </w:rPr>
              <w:t xml:space="preserve">Updated section 4.3 for Patch 69. </w:t>
            </w:r>
            <w:smartTag w:uri="urn:schemas-microsoft-com:office:smarttags" w:element="place">
              <w:r w:rsidRPr="00AE06F1">
                <w:rPr>
                  <w:sz w:val="20"/>
                  <w:szCs w:val="20"/>
                </w:rPr>
                <w:t>S. Davis</w:t>
              </w:r>
            </w:smartTag>
            <w:r w:rsidRPr="00AE06F1">
              <w:rPr>
                <w:sz w:val="20"/>
                <w:szCs w:val="20"/>
              </w:rPr>
              <w:t>. (Rev 13)</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20 Mar 2007</w:t>
            </w:r>
          </w:p>
        </w:tc>
        <w:tc>
          <w:tcPr>
            <w:tcW w:w="8460" w:type="dxa"/>
          </w:tcPr>
          <w:p w:rsidR="00BC5ED4" w:rsidRDefault="002F40DA" w:rsidP="00753771">
            <w:pPr>
              <w:spacing w:beforeLines="20" w:before="48" w:afterLines="20" w:after="48"/>
              <w:rPr>
                <w:sz w:val="20"/>
                <w:szCs w:val="20"/>
              </w:rPr>
            </w:pPr>
            <w:r w:rsidRPr="00AE06F1">
              <w:rPr>
                <w:sz w:val="20"/>
                <w:szCs w:val="20"/>
              </w:rPr>
              <w:t>Updates for Patch 69</w:t>
            </w:r>
            <w:r w:rsidR="00E671F9">
              <w:rPr>
                <w:sz w:val="20"/>
                <w:szCs w:val="20"/>
              </w:rPr>
              <w:t xml:space="preserve">. </w:t>
            </w:r>
            <w:r w:rsidRPr="00AE06F1">
              <w:rPr>
                <w:sz w:val="20"/>
                <w:szCs w:val="20"/>
              </w:rPr>
              <w:t>Updated content in sections 1.2, 2.1, 2.4, 2.7, 2.8.1-2, 3.2, 3.4-11, 4.3.1, 4.3.12-13, 4.3.20, 4.3.26-27, 4.5, 4.5.7-9, 5.2.1-3, A.1-4, B.3.4, and B.4</w:t>
            </w:r>
            <w:r w:rsidR="00E671F9">
              <w:rPr>
                <w:sz w:val="20"/>
                <w:szCs w:val="20"/>
              </w:rPr>
              <w:t xml:space="preserve">. </w:t>
            </w:r>
            <w:r w:rsidRPr="00AE06F1">
              <w:rPr>
                <w:sz w:val="20"/>
                <w:szCs w:val="20"/>
              </w:rPr>
              <w:t xml:space="preserve">Additional cosmetic updates reflecting shift to </w:t>
            </w:r>
            <w:proofErr w:type="spellStart"/>
            <w:r w:rsidRPr="00AE06F1">
              <w:rPr>
                <w:sz w:val="20"/>
                <w:szCs w:val="20"/>
              </w:rPr>
              <w:t>Caché</w:t>
            </w:r>
            <w:proofErr w:type="spellEnd"/>
            <w:r w:rsidRPr="00AE06F1">
              <w:rPr>
                <w:sz w:val="20"/>
                <w:szCs w:val="20"/>
              </w:rPr>
              <w:t xml:space="preserve"> made throughout manual</w:t>
            </w:r>
            <w:r w:rsidR="00E671F9">
              <w:rPr>
                <w:sz w:val="20"/>
                <w:szCs w:val="20"/>
              </w:rPr>
              <w:t xml:space="preserve">. </w:t>
            </w:r>
            <w:r w:rsidRPr="00AE06F1">
              <w:rPr>
                <w:sz w:val="20"/>
                <w:szCs w:val="20"/>
              </w:rPr>
              <w:t>Remove obsolete section B.3.7. E. </w:t>
            </w:r>
            <w:proofErr w:type="spellStart"/>
            <w:r w:rsidRPr="00AE06F1">
              <w:rPr>
                <w:sz w:val="20"/>
                <w:szCs w:val="20"/>
              </w:rPr>
              <w:t>DeMoel</w:t>
            </w:r>
            <w:proofErr w:type="spellEnd"/>
            <w:r w:rsidRPr="00AE06F1">
              <w:rPr>
                <w:sz w:val="20"/>
                <w:szCs w:val="20"/>
              </w:rPr>
              <w:t>, A. </w:t>
            </w:r>
            <w:proofErr w:type="spellStart"/>
            <w:r w:rsidRPr="00AE06F1">
              <w:rPr>
                <w:sz w:val="20"/>
                <w:szCs w:val="20"/>
              </w:rPr>
              <w:t>McFarren</w:t>
            </w:r>
            <w:proofErr w:type="spellEnd"/>
            <w:r w:rsidRPr="00AE06F1">
              <w:rPr>
                <w:sz w:val="20"/>
                <w:szCs w:val="20"/>
              </w:rPr>
              <w:t xml:space="preserve">, </w:t>
            </w:r>
            <w:smartTag w:uri="urn:schemas-microsoft-com:office:smarttags" w:element="place">
              <w:r w:rsidRPr="00AE06F1">
                <w:rPr>
                  <w:sz w:val="20"/>
                  <w:szCs w:val="20"/>
                </w:rPr>
                <w:t>S. Davis</w:t>
              </w:r>
            </w:smartTag>
            <w:r w:rsidRPr="00AE06F1">
              <w:rPr>
                <w:sz w:val="20"/>
                <w:szCs w:val="20"/>
              </w:rPr>
              <w:t>. (Rev 12)</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20 Jul 2006</w:t>
            </w:r>
          </w:p>
        </w:tc>
        <w:tc>
          <w:tcPr>
            <w:tcW w:w="8460" w:type="dxa"/>
          </w:tcPr>
          <w:p w:rsidR="00BC5ED4" w:rsidRDefault="002F40DA" w:rsidP="00753771">
            <w:pPr>
              <w:spacing w:beforeLines="20" w:before="48" w:afterLines="20" w:after="48"/>
              <w:rPr>
                <w:sz w:val="20"/>
                <w:szCs w:val="20"/>
              </w:rPr>
            </w:pPr>
            <w:r w:rsidRPr="00AE06F1">
              <w:rPr>
                <w:sz w:val="20"/>
                <w:szCs w:val="20"/>
              </w:rPr>
              <w:t>Patch 50 changes: Added Appendix H</w:t>
            </w:r>
            <w:r w:rsidR="00E671F9">
              <w:rPr>
                <w:sz w:val="20"/>
                <w:szCs w:val="20"/>
              </w:rPr>
              <w:t xml:space="preserve">. </w:t>
            </w:r>
            <w:r w:rsidRPr="00AE06F1">
              <w:rPr>
                <w:sz w:val="20"/>
                <w:szCs w:val="20"/>
              </w:rPr>
              <w:t>S.</w:t>
            </w:r>
            <w:r w:rsidR="00615146">
              <w:rPr>
                <w:sz w:val="20"/>
                <w:szCs w:val="20"/>
              </w:rPr>
              <w:t xml:space="preserve"> </w:t>
            </w:r>
            <w:r w:rsidRPr="00AE06F1">
              <w:rPr>
                <w:sz w:val="20"/>
                <w:szCs w:val="20"/>
              </w:rPr>
              <w:t xml:space="preserve">Davis, A. </w:t>
            </w:r>
            <w:proofErr w:type="spellStart"/>
            <w:r w:rsidRPr="00AE06F1">
              <w:rPr>
                <w:sz w:val="20"/>
                <w:szCs w:val="20"/>
              </w:rPr>
              <w:t>McFarren</w:t>
            </w:r>
            <w:proofErr w:type="spellEnd"/>
            <w:r w:rsidRPr="00AE06F1">
              <w:rPr>
                <w:sz w:val="20"/>
                <w:szCs w:val="20"/>
              </w:rPr>
              <w:t xml:space="preserve">, </w:t>
            </w:r>
            <w:proofErr w:type="gramStart"/>
            <w:r w:rsidRPr="00AE06F1">
              <w:rPr>
                <w:sz w:val="20"/>
                <w:szCs w:val="20"/>
              </w:rPr>
              <w:t>R</w:t>
            </w:r>
            <w:proofErr w:type="gramEnd"/>
            <w:r w:rsidRPr="00AE06F1">
              <w:rPr>
                <w:sz w:val="20"/>
                <w:szCs w:val="20"/>
              </w:rPr>
              <w:t>. Coney. (Rev 11)</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30 Jun 2006</w:t>
            </w:r>
          </w:p>
        </w:tc>
        <w:tc>
          <w:tcPr>
            <w:tcW w:w="8460" w:type="dxa"/>
          </w:tcPr>
          <w:p w:rsidR="00BC5ED4" w:rsidRDefault="002F40DA" w:rsidP="00753771">
            <w:pPr>
              <w:spacing w:beforeLines="20" w:before="48" w:afterLines="20" w:after="48"/>
              <w:rPr>
                <w:sz w:val="20"/>
                <w:szCs w:val="20"/>
              </w:rPr>
            </w:pPr>
            <w:r w:rsidRPr="00AE06F1">
              <w:rPr>
                <w:sz w:val="20"/>
                <w:szCs w:val="20"/>
              </w:rPr>
              <w:t>Patch 51 changes: Updated sections B.4.2.2.1, B.4.4, G.1</w:t>
            </w:r>
            <w:r w:rsidR="00E671F9">
              <w:rPr>
                <w:sz w:val="20"/>
                <w:szCs w:val="20"/>
              </w:rPr>
              <w:t xml:space="preserve">. </w:t>
            </w:r>
            <w:r w:rsidRPr="00AE06F1">
              <w:rPr>
                <w:sz w:val="20"/>
                <w:szCs w:val="20"/>
              </w:rPr>
              <w:t xml:space="preserve">A. </w:t>
            </w:r>
            <w:proofErr w:type="spellStart"/>
            <w:r w:rsidRPr="00AE06F1">
              <w:rPr>
                <w:sz w:val="20"/>
                <w:szCs w:val="20"/>
              </w:rPr>
              <w:t>McFarren</w:t>
            </w:r>
            <w:proofErr w:type="spellEnd"/>
            <w:r w:rsidRPr="00AE06F1">
              <w:rPr>
                <w:sz w:val="20"/>
                <w:szCs w:val="20"/>
              </w:rPr>
              <w:t>, R. Coney. (Rev 10)</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12 Dec 2005</w:t>
            </w:r>
          </w:p>
        </w:tc>
        <w:tc>
          <w:tcPr>
            <w:tcW w:w="8460" w:type="dxa"/>
          </w:tcPr>
          <w:p w:rsidR="00BC5ED4" w:rsidRDefault="002F40DA" w:rsidP="00753771">
            <w:pPr>
              <w:spacing w:beforeLines="20" w:before="48" w:afterLines="20" w:after="48"/>
              <w:rPr>
                <w:sz w:val="20"/>
                <w:szCs w:val="20"/>
              </w:rPr>
            </w:pPr>
            <w:r w:rsidRPr="00AE06F1">
              <w:rPr>
                <w:sz w:val="20"/>
                <w:szCs w:val="20"/>
              </w:rPr>
              <w:t>Patch 57 changes: Updated obsolete information in sections 3.2, 3.5.2, 3.5.3, 4.5, and A.4. Verified removal of sensitive data and references to NT</w:t>
            </w:r>
            <w:r w:rsidR="00E671F9">
              <w:rPr>
                <w:sz w:val="20"/>
                <w:szCs w:val="20"/>
              </w:rPr>
              <w:t xml:space="preserve">. </w:t>
            </w:r>
            <w:r w:rsidRPr="00AE06F1">
              <w:rPr>
                <w:sz w:val="20"/>
                <w:szCs w:val="20"/>
              </w:rPr>
              <w:t xml:space="preserve">A. </w:t>
            </w:r>
            <w:proofErr w:type="spellStart"/>
            <w:r w:rsidRPr="00AE06F1">
              <w:rPr>
                <w:sz w:val="20"/>
                <w:szCs w:val="20"/>
              </w:rPr>
              <w:t>McFarren</w:t>
            </w:r>
            <w:proofErr w:type="spellEnd"/>
            <w:r w:rsidRPr="00AE06F1">
              <w:rPr>
                <w:sz w:val="20"/>
                <w:szCs w:val="20"/>
              </w:rPr>
              <w:t xml:space="preserve">, C. </w:t>
            </w:r>
            <w:proofErr w:type="spellStart"/>
            <w:r w:rsidRPr="00AE06F1">
              <w:rPr>
                <w:sz w:val="20"/>
                <w:szCs w:val="20"/>
              </w:rPr>
              <w:t>Huesman</w:t>
            </w:r>
            <w:proofErr w:type="spellEnd"/>
            <w:r w:rsidRPr="00AE06F1">
              <w:rPr>
                <w:sz w:val="20"/>
                <w:szCs w:val="20"/>
              </w:rPr>
              <w:t>. (Rev 9)</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23 Nov 2004</w:t>
            </w:r>
          </w:p>
        </w:tc>
        <w:tc>
          <w:tcPr>
            <w:tcW w:w="8460" w:type="dxa"/>
          </w:tcPr>
          <w:p w:rsidR="00BC5ED4" w:rsidRDefault="002F40DA" w:rsidP="00753771">
            <w:pPr>
              <w:spacing w:beforeLines="20" w:before="48" w:afterLines="20" w:after="48"/>
              <w:rPr>
                <w:sz w:val="20"/>
                <w:szCs w:val="20"/>
              </w:rPr>
            </w:pPr>
            <w:r w:rsidRPr="00AE06F1">
              <w:rPr>
                <w:sz w:val="20"/>
                <w:szCs w:val="20"/>
              </w:rPr>
              <w:t>Updated Section 4.7 to reflect default partition size of 500 (Rev 8)</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20 Apr 2004</w:t>
            </w:r>
          </w:p>
        </w:tc>
        <w:tc>
          <w:tcPr>
            <w:tcW w:w="8460" w:type="dxa"/>
          </w:tcPr>
          <w:p w:rsidR="00BC5ED4" w:rsidRDefault="002F40DA" w:rsidP="00753771">
            <w:pPr>
              <w:spacing w:beforeLines="20" w:before="48" w:afterLines="20" w:after="48"/>
              <w:rPr>
                <w:sz w:val="20"/>
                <w:szCs w:val="20"/>
              </w:rPr>
            </w:pPr>
            <w:r w:rsidRPr="00AE06F1">
              <w:rPr>
                <w:sz w:val="20"/>
                <w:szCs w:val="20"/>
              </w:rPr>
              <w:t>Removed “draft” wording</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6 Mar 2004</w:t>
            </w:r>
          </w:p>
        </w:tc>
        <w:tc>
          <w:tcPr>
            <w:tcW w:w="8460" w:type="dxa"/>
          </w:tcPr>
          <w:p w:rsidR="00BC5ED4" w:rsidRDefault="002F40DA" w:rsidP="00753771">
            <w:pPr>
              <w:spacing w:beforeLines="20" w:before="48" w:afterLines="20" w:after="48"/>
              <w:rPr>
                <w:sz w:val="20"/>
                <w:szCs w:val="20"/>
              </w:rPr>
            </w:pPr>
            <w:r w:rsidRPr="00AE06F1">
              <w:rPr>
                <w:sz w:val="20"/>
                <w:szCs w:val="20"/>
              </w:rPr>
              <w:t>Patch 11 - Incorporated revisions from developer feedback. (Rev 7)</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14 Jan 2004</w:t>
            </w:r>
          </w:p>
        </w:tc>
        <w:tc>
          <w:tcPr>
            <w:tcW w:w="8460" w:type="dxa"/>
          </w:tcPr>
          <w:p w:rsidR="00BC5ED4" w:rsidRDefault="002F40DA" w:rsidP="00753771">
            <w:pPr>
              <w:spacing w:beforeLines="20" w:before="48" w:afterLines="20" w:after="48"/>
              <w:rPr>
                <w:sz w:val="20"/>
                <w:szCs w:val="20"/>
              </w:rPr>
            </w:pPr>
            <w:r w:rsidRPr="00AE06F1">
              <w:rPr>
                <w:sz w:val="20"/>
                <w:szCs w:val="20"/>
              </w:rPr>
              <w:t>Patch 11 - Incorporated revisions from developer feedback. (Rev 6)</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22 Dec 2003</w:t>
            </w:r>
          </w:p>
        </w:tc>
        <w:tc>
          <w:tcPr>
            <w:tcW w:w="8460" w:type="dxa"/>
          </w:tcPr>
          <w:p w:rsidR="00BC5ED4" w:rsidRDefault="002F40DA" w:rsidP="00753771">
            <w:pPr>
              <w:spacing w:beforeLines="20" w:before="48" w:afterLines="20" w:after="48"/>
              <w:rPr>
                <w:sz w:val="20"/>
                <w:szCs w:val="20"/>
              </w:rPr>
            </w:pPr>
            <w:r w:rsidRPr="00AE06F1">
              <w:rPr>
                <w:sz w:val="20"/>
                <w:szCs w:val="20"/>
              </w:rPr>
              <w:t>Formatting updates (Rev 5)</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3 Nov 2003</w:t>
            </w:r>
          </w:p>
        </w:tc>
        <w:tc>
          <w:tcPr>
            <w:tcW w:w="8460" w:type="dxa"/>
          </w:tcPr>
          <w:p w:rsidR="00BC5ED4" w:rsidRDefault="002F40DA" w:rsidP="00753771">
            <w:pPr>
              <w:spacing w:beforeLines="20" w:before="48" w:afterLines="20" w:after="48"/>
              <w:rPr>
                <w:sz w:val="20"/>
                <w:szCs w:val="20"/>
              </w:rPr>
            </w:pPr>
            <w:r w:rsidRPr="00AE06F1">
              <w:rPr>
                <w:sz w:val="20"/>
                <w:szCs w:val="20"/>
              </w:rPr>
              <w:t>Patch 10 – updated footer dates (Rev 4)</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 xml:space="preserve"> 31 Oct 2002</w:t>
            </w:r>
          </w:p>
        </w:tc>
        <w:tc>
          <w:tcPr>
            <w:tcW w:w="8460" w:type="dxa"/>
          </w:tcPr>
          <w:p w:rsidR="00BC5ED4" w:rsidRDefault="002F40DA" w:rsidP="00753771">
            <w:pPr>
              <w:spacing w:beforeLines="20" w:before="48" w:afterLines="20" w:after="48"/>
              <w:rPr>
                <w:sz w:val="20"/>
                <w:szCs w:val="20"/>
              </w:rPr>
            </w:pPr>
            <w:r w:rsidRPr="00AE06F1">
              <w:rPr>
                <w:sz w:val="20"/>
                <w:szCs w:val="20"/>
              </w:rPr>
              <w:t>Changes for Patch 10 – replaced references to Clinical Specialties with Healthcare Providers (Rev 3)</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30 Aug 2002</w:t>
            </w:r>
          </w:p>
        </w:tc>
        <w:tc>
          <w:tcPr>
            <w:tcW w:w="8460" w:type="dxa"/>
          </w:tcPr>
          <w:p w:rsidR="00BC5ED4" w:rsidRDefault="002F40DA" w:rsidP="00753771">
            <w:pPr>
              <w:spacing w:beforeLines="20" w:before="48" w:afterLines="20" w:after="48"/>
              <w:rPr>
                <w:sz w:val="20"/>
                <w:szCs w:val="20"/>
              </w:rPr>
            </w:pPr>
            <w:r w:rsidRPr="00AE06F1">
              <w:rPr>
                <w:sz w:val="20"/>
                <w:szCs w:val="20"/>
              </w:rPr>
              <w:t>Added information about interface to Healthcare Provider (Rev 2)</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21 Sep 2000</w:t>
            </w:r>
          </w:p>
        </w:tc>
        <w:tc>
          <w:tcPr>
            <w:tcW w:w="8460" w:type="dxa"/>
          </w:tcPr>
          <w:p w:rsidR="00BC5ED4" w:rsidRDefault="002F40DA" w:rsidP="00753771">
            <w:pPr>
              <w:spacing w:beforeLines="20" w:before="48" w:afterLines="20" w:after="48"/>
              <w:rPr>
                <w:sz w:val="20"/>
                <w:szCs w:val="20"/>
              </w:rPr>
            </w:pPr>
            <w:r w:rsidRPr="00AE06F1">
              <w:rPr>
                <w:sz w:val="20"/>
                <w:szCs w:val="20"/>
              </w:rPr>
              <w:t xml:space="preserve">Incorporated final review comments from Dr. Ruth </w:t>
            </w:r>
            <w:proofErr w:type="spellStart"/>
            <w:r w:rsidRPr="00AE06F1">
              <w:rPr>
                <w:sz w:val="20"/>
                <w:szCs w:val="20"/>
              </w:rPr>
              <w:t>Dayhoff</w:t>
            </w:r>
            <w:proofErr w:type="spellEnd"/>
            <w:r w:rsidRPr="00AE06F1">
              <w:rPr>
                <w:sz w:val="20"/>
                <w:szCs w:val="20"/>
              </w:rPr>
              <w:t xml:space="preserve"> (Rev 1) – P. </w:t>
            </w:r>
            <w:proofErr w:type="spellStart"/>
            <w:r w:rsidRPr="00AE06F1">
              <w:rPr>
                <w:sz w:val="20"/>
                <w:szCs w:val="20"/>
              </w:rPr>
              <w:t>Kuzmak</w:t>
            </w:r>
            <w:proofErr w:type="spellEnd"/>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lastRenderedPageBreak/>
              <w:t>20 Sep 2000</w:t>
            </w:r>
          </w:p>
        </w:tc>
        <w:tc>
          <w:tcPr>
            <w:tcW w:w="8460" w:type="dxa"/>
          </w:tcPr>
          <w:p w:rsidR="00BC5ED4" w:rsidRDefault="002F40DA" w:rsidP="00753771">
            <w:pPr>
              <w:spacing w:beforeLines="20" w:before="48" w:afterLines="20" w:after="48"/>
              <w:rPr>
                <w:sz w:val="20"/>
                <w:szCs w:val="20"/>
              </w:rPr>
            </w:pPr>
            <w:r w:rsidRPr="00AE06F1">
              <w:rPr>
                <w:sz w:val="20"/>
                <w:szCs w:val="20"/>
              </w:rPr>
              <w:t xml:space="preserve">Incorporated final review comments from Dr. Ruth </w:t>
            </w:r>
            <w:proofErr w:type="spellStart"/>
            <w:r w:rsidRPr="00AE06F1">
              <w:rPr>
                <w:sz w:val="20"/>
                <w:szCs w:val="20"/>
              </w:rPr>
              <w:t>Dayhoff</w:t>
            </w:r>
            <w:proofErr w:type="spellEnd"/>
            <w:r w:rsidRPr="00AE06F1">
              <w:rPr>
                <w:sz w:val="20"/>
                <w:szCs w:val="20"/>
              </w:rPr>
              <w:t xml:space="preserve"> – Pete</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8 Sep 2000</w:t>
            </w:r>
          </w:p>
        </w:tc>
        <w:tc>
          <w:tcPr>
            <w:tcW w:w="8460" w:type="dxa"/>
          </w:tcPr>
          <w:p w:rsidR="00BC5ED4" w:rsidRDefault="002F40DA" w:rsidP="00753771">
            <w:pPr>
              <w:spacing w:beforeLines="20" w:before="48" w:afterLines="20" w:after="48"/>
              <w:rPr>
                <w:sz w:val="20"/>
                <w:szCs w:val="20"/>
              </w:rPr>
            </w:pPr>
            <w:r w:rsidRPr="00AE06F1">
              <w:rPr>
                <w:sz w:val="20"/>
                <w:szCs w:val="20"/>
              </w:rPr>
              <w:t>Update names of accounts and groups to latest convention. P. </w:t>
            </w:r>
            <w:proofErr w:type="spellStart"/>
            <w:r w:rsidRPr="00AE06F1">
              <w:rPr>
                <w:sz w:val="20"/>
                <w:szCs w:val="20"/>
              </w:rPr>
              <w:t>Kuzmak</w:t>
            </w:r>
            <w:proofErr w:type="spellEnd"/>
          </w:p>
        </w:tc>
      </w:tr>
      <w:tr w:rsidR="002F40DA" w:rsidRPr="00AE06F1" w:rsidTr="001C4A11">
        <w:trPr>
          <w:cantSplit/>
          <w:trHeight w:val="188"/>
        </w:trPr>
        <w:tc>
          <w:tcPr>
            <w:tcW w:w="1343" w:type="dxa"/>
          </w:tcPr>
          <w:p w:rsidR="002F40DA" w:rsidRPr="00AE06F1" w:rsidRDefault="002F40DA" w:rsidP="00FE2D3B">
            <w:pPr>
              <w:spacing w:beforeLines="20" w:before="48" w:afterLines="20" w:after="48"/>
              <w:rPr>
                <w:sz w:val="20"/>
                <w:szCs w:val="20"/>
              </w:rPr>
            </w:pPr>
            <w:r w:rsidRPr="00AE06F1">
              <w:rPr>
                <w:sz w:val="20"/>
                <w:szCs w:val="20"/>
              </w:rPr>
              <w:t>9 Mar 2000</w:t>
            </w:r>
          </w:p>
        </w:tc>
        <w:tc>
          <w:tcPr>
            <w:tcW w:w="8460" w:type="dxa"/>
          </w:tcPr>
          <w:p w:rsidR="00BC5ED4" w:rsidRDefault="002F40DA" w:rsidP="00753771">
            <w:pPr>
              <w:spacing w:beforeLines="20" w:before="48" w:afterLines="20" w:after="48"/>
              <w:rPr>
                <w:sz w:val="20"/>
                <w:szCs w:val="20"/>
              </w:rPr>
            </w:pPr>
            <w:r w:rsidRPr="00AE06F1">
              <w:rPr>
                <w:sz w:val="20"/>
                <w:szCs w:val="20"/>
              </w:rPr>
              <w:t xml:space="preserve">Original version checked in – E. </w:t>
            </w:r>
            <w:proofErr w:type="spellStart"/>
            <w:r w:rsidRPr="00AE06F1">
              <w:rPr>
                <w:sz w:val="20"/>
                <w:szCs w:val="20"/>
              </w:rPr>
              <w:t>deMoel</w:t>
            </w:r>
            <w:proofErr w:type="spellEnd"/>
            <w:r w:rsidRPr="00AE06F1">
              <w:rPr>
                <w:sz w:val="20"/>
                <w:szCs w:val="20"/>
              </w:rPr>
              <w:t>.</w:t>
            </w:r>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30 Aug 2000</w:t>
            </w:r>
          </w:p>
        </w:tc>
        <w:tc>
          <w:tcPr>
            <w:tcW w:w="8460" w:type="dxa"/>
          </w:tcPr>
          <w:p w:rsidR="00BC5ED4" w:rsidRDefault="002F40DA" w:rsidP="00753771">
            <w:pPr>
              <w:spacing w:beforeLines="20" w:before="48" w:afterLines="20" w:after="48"/>
              <w:rPr>
                <w:sz w:val="20"/>
                <w:szCs w:val="20"/>
              </w:rPr>
            </w:pPr>
            <w:r w:rsidRPr="00AE06F1">
              <w:rPr>
                <w:sz w:val="20"/>
                <w:szCs w:val="20"/>
              </w:rPr>
              <w:t>Added reviewer comments from Amy Padgett – P. </w:t>
            </w:r>
            <w:proofErr w:type="spellStart"/>
            <w:r w:rsidRPr="00AE06F1">
              <w:rPr>
                <w:sz w:val="20"/>
                <w:szCs w:val="20"/>
              </w:rPr>
              <w:t>Kuzmak</w:t>
            </w:r>
            <w:proofErr w:type="spellEnd"/>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16 Aug 2000</w:t>
            </w:r>
          </w:p>
        </w:tc>
        <w:tc>
          <w:tcPr>
            <w:tcW w:w="8460" w:type="dxa"/>
          </w:tcPr>
          <w:p w:rsidR="00BC5ED4" w:rsidRDefault="002F40DA" w:rsidP="00753771">
            <w:pPr>
              <w:spacing w:beforeLines="20" w:before="48" w:afterLines="20" w:after="48"/>
              <w:rPr>
                <w:sz w:val="20"/>
                <w:szCs w:val="20"/>
              </w:rPr>
            </w:pPr>
            <w:r w:rsidRPr="00AE06F1">
              <w:rPr>
                <w:sz w:val="20"/>
                <w:szCs w:val="20"/>
              </w:rPr>
              <w:t>Editing revisions – P. </w:t>
            </w:r>
            <w:proofErr w:type="spellStart"/>
            <w:r w:rsidRPr="00AE06F1">
              <w:rPr>
                <w:sz w:val="20"/>
                <w:szCs w:val="20"/>
              </w:rPr>
              <w:t>Kuzmak</w:t>
            </w:r>
            <w:proofErr w:type="spellEnd"/>
          </w:p>
        </w:tc>
      </w:tr>
      <w:tr w:rsidR="002F40DA" w:rsidRPr="00AE06F1" w:rsidTr="001C4A11">
        <w:trPr>
          <w:cantSplit/>
        </w:trPr>
        <w:tc>
          <w:tcPr>
            <w:tcW w:w="1343" w:type="dxa"/>
          </w:tcPr>
          <w:p w:rsidR="002F40DA" w:rsidRPr="00AE06F1" w:rsidRDefault="002F40DA" w:rsidP="00FE2D3B">
            <w:pPr>
              <w:spacing w:beforeLines="20" w:before="48" w:afterLines="20" w:after="48"/>
              <w:rPr>
                <w:sz w:val="20"/>
                <w:szCs w:val="20"/>
              </w:rPr>
            </w:pPr>
            <w:r w:rsidRPr="00AE06F1">
              <w:rPr>
                <w:sz w:val="20"/>
                <w:szCs w:val="20"/>
              </w:rPr>
              <w:t>1 Aug 2000</w:t>
            </w:r>
          </w:p>
        </w:tc>
        <w:tc>
          <w:tcPr>
            <w:tcW w:w="8460" w:type="dxa"/>
          </w:tcPr>
          <w:p w:rsidR="00BC5ED4" w:rsidRDefault="002F40DA" w:rsidP="00753771">
            <w:pPr>
              <w:spacing w:beforeLines="20" w:before="48" w:afterLines="20" w:after="48"/>
              <w:rPr>
                <w:sz w:val="20"/>
                <w:szCs w:val="20"/>
              </w:rPr>
            </w:pPr>
            <w:r w:rsidRPr="00AE06F1">
              <w:rPr>
                <w:sz w:val="20"/>
                <w:szCs w:val="20"/>
              </w:rPr>
              <w:t>Many editing revisions – P. </w:t>
            </w:r>
            <w:proofErr w:type="spellStart"/>
            <w:r w:rsidRPr="00AE06F1">
              <w:rPr>
                <w:sz w:val="20"/>
                <w:szCs w:val="20"/>
              </w:rPr>
              <w:t>Kuzmak</w:t>
            </w:r>
            <w:proofErr w:type="spellEnd"/>
            <w:r w:rsidRPr="00AE06F1">
              <w:rPr>
                <w:sz w:val="20"/>
                <w:szCs w:val="20"/>
              </w:rPr>
              <w:t xml:space="preserve">, E. </w:t>
            </w:r>
            <w:proofErr w:type="spellStart"/>
            <w:r w:rsidRPr="00AE06F1">
              <w:rPr>
                <w:sz w:val="20"/>
                <w:szCs w:val="20"/>
              </w:rPr>
              <w:t>deMoel</w:t>
            </w:r>
            <w:proofErr w:type="spellEnd"/>
            <w:r w:rsidRPr="00AE06F1">
              <w:rPr>
                <w:sz w:val="20"/>
                <w:szCs w:val="20"/>
              </w:rPr>
              <w:t>.</w:t>
            </w:r>
          </w:p>
        </w:tc>
      </w:tr>
    </w:tbl>
    <w:p w:rsidR="002F40DA" w:rsidRDefault="002F40DA" w:rsidP="002F40DA"/>
    <w:p w:rsidR="002F40DA" w:rsidRDefault="002F40DA" w:rsidP="002F40DA"/>
    <w:p w:rsidR="002F40DA" w:rsidRDefault="002F40DA" w:rsidP="00FE2D3B">
      <w:pPr>
        <w:keepNext/>
        <w:spacing w:beforeLines="20" w:before="48" w:afterLines="20" w:after="48"/>
        <w:rPr>
          <w:b/>
          <w:sz w:val="20"/>
          <w:szCs w:val="20"/>
        </w:rPr>
      </w:pPr>
      <w:r>
        <w:rPr>
          <w:b/>
          <w:sz w:val="20"/>
          <w:szCs w:val="20"/>
        </w:rPr>
        <w:t>Copyrights</w:t>
      </w:r>
    </w:p>
    <w:p w:rsidR="002F40DA" w:rsidRDefault="002F40DA" w:rsidP="00FD6CE3">
      <w:pPr>
        <w:keepNext/>
      </w:pPr>
    </w:p>
    <w:p w:rsidR="002F40DA" w:rsidRDefault="002F40DA" w:rsidP="00FE2D3B">
      <w:pPr>
        <w:keepNext/>
        <w:spacing w:beforeLines="20" w:before="48" w:afterLines="20" w:after="48"/>
        <w:rPr>
          <w:sz w:val="20"/>
          <w:szCs w:val="20"/>
        </w:rPr>
      </w:pPr>
      <w:r>
        <w:rPr>
          <w:sz w:val="20"/>
          <w:szCs w:val="20"/>
        </w:rPr>
        <w:t>The following terms are copyrighted or are trademarks.</w:t>
      </w:r>
    </w:p>
    <w:p w:rsidR="00BC5ED4" w:rsidRDefault="002F40DA" w:rsidP="00753771">
      <w:pPr>
        <w:spacing w:beforeLines="20" w:before="48" w:afterLines="20" w:after="48"/>
        <w:rPr>
          <w:sz w:val="20"/>
          <w:szCs w:val="20"/>
        </w:rPr>
      </w:pPr>
      <w:r>
        <w:rPr>
          <w:sz w:val="20"/>
          <w:szCs w:val="20"/>
        </w:rPr>
        <w:t>ADAC</w:t>
      </w:r>
      <w:r>
        <w:rPr>
          <w:sz w:val="20"/>
          <w:szCs w:val="20"/>
        </w:rPr>
        <w:tab/>
      </w:r>
      <w:r>
        <w:rPr>
          <w:sz w:val="20"/>
          <w:szCs w:val="20"/>
        </w:rPr>
        <w:tab/>
      </w:r>
      <w:proofErr w:type="spellStart"/>
      <w:r>
        <w:rPr>
          <w:sz w:val="20"/>
          <w:szCs w:val="20"/>
        </w:rPr>
        <w:t>ADAC</w:t>
      </w:r>
      <w:proofErr w:type="spellEnd"/>
      <w:r>
        <w:rPr>
          <w:sz w:val="20"/>
          <w:szCs w:val="20"/>
        </w:rPr>
        <w:t xml:space="preserve"> Laboratories, </w:t>
      </w:r>
      <w:smartTag w:uri="urn:schemas-microsoft-com:office:smarttags" w:element="place">
        <w:smartTag w:uri="urn:schemas-microsoft-com:office:smarttags" w:element="City">
          <w:r>
            <w:rPr>
              <w:sz w:val="20"/>
              <w:szCs w:val="20"/>
            </w:rPr>
            <w:t>Milpitas</w:t>
          </w:r>
        </w:smartTag>
        <w:r>
          <w:rPr>
            <w:sz w:val="20"/>
            <w:szCs w:val="20"/>
          </w:rPr>
          <w:t xml:space="preserve">, </w:t>
        </w:r>
        <w:smartTag w:uri="urn:schemas-microsoft-com:office:smarttags" w:element="State">
          <w:r>
            <w:rPr>
              <w:sz w:val="20"/>
              <w:szCs w:val="20"/>
            </w:rPr>
            <w:t>CA</w:t>
          </w:r>
        </w:smartTag>
      </w:smartTag>
    </w:p>
    <w:p w:rsidR="00BC5ED4" w:rsidRDefault="002F40DA" w:rsidP="00753771">
      <w:pPr>
        <w:spacing w:beforeLines="20" w:before="48" w:afterLines="20" w:after="48"/>
        <w:rPr>
          <w:sz w:val="20"/>
          <w:szCs w:val="20"/>
        </w:rPr>
      </w:pPr>
      <w:r>
        <w:rPr>
          <w:sz w:val="20"/>
          <w:szCs w:val="20"/>
        </w:rPr>
        <w:t>AGFA</w:t>
      </w:r>
      <w:r>
        <w:rPr>
          <w:sz w:val="20"/>
          <w:szCs w:val="20"/>
        </w:rPr>
        <w:tab/>
      </w:r>
      <w:r>
        <w:rPr>
          <w:sz w:val="20"/>
          <w:szCs w:val="20"/>
        </w:rPr>
        <w:tab/>
      </w:r>
      <w:proofErr w:type="spellStart"/>
      <w:r>
        <w:rPr>
          <w:sz w:val="20"/>
          <w:szCs w:val="20"/>
        </w:rPr>
        <w:t>Agfa</w:t>
      </w:r>
      <w:proofErr w:type="spellEnd"/>
      <w:r>
        <w:rPr>
          <w:sz w:val="20"/>
          <w:szCs w:val="20"/>
        </w:rPr>
        <w:t xml:space="preserve"> Division of Miles Laboratory, Inc., </w:t>
      </w:r>
      <w:smartTag w:uri="urn:schemas-microsoft-com:office:smarttags" w:element="place">
        <w:smartTag w:uri="urn:schemas-microsoft-com:office:smarttags" w:element="City">
          <w:r>
            <w:rPr>
              <w:sz w:val="20"/>
              <w:szCs w:val="20"/>
            </w:rPr>
            <w:t>Ridgefield Park</w:t>
          </w:r>
        </w:smartTag>
        <w:r>
          <w:rPr>
            <w:sz w:val="20"/>
            <w:szCs w:val="20"/>
          </w:rPr>
          <w:t xml:space="preserve">, </w:t>
        </w:r>
        <w:smartTag w:uri="urn:schemas-microsoft-com:office:smarttags" w:element="State">
          <w:r>
            <w:rPr>
              <w:sz w:val="20"/>
              <w:szCs w:val="20"/>
            </w:rPr>
            <w:t>NJ</w:t>
          </w:r>
        </w:smartTag>
      </w:smartTag>
    </w:p>
    <w:p w:rsidR="00BC5ED4" w:rsidRDefault="002F40DA" w:rsidP="00753771">
      <w:pPr>
        <w:spacing w:beforeLines="20" w:before="48" w:afterLines="20" w:after="48"/>
        <w:rPr>
          <w:sz w:val="20"/>
          <w:szCs w:val="20"/>
        </w:rPr>
      </w:pPr>
      <w:r>
        <w:rPr>
          <w:sz w:val="20"/>
          <w:szCs w:val="20"/>
        </w:rPr>
        <w:t>ACR-NEMA</w:t>
      </w:r>
      <w:r>
        <w:rPr>
          <w:sz w:val="20"/>
          <w:szCs w:val="20"/>
        </w:rPr>
        <w:tab/>
        <w:t xml:space="preserve">National Electrical Manufacturers Association, </w:t>
      </w:r>
      <w:smartTag w:uri="urn:schemas-microsoft-com:office:smarttags" w:element="place">
        <w:smartTag w:uri="urn:schemas-microsoft-com:office:smarttags" w:element="City">
          <w:r>
            <w:rPr>
              <w:sz w:val="20"/>
              <w:szCs w:val="20"/>
            </w:rPr>
            <w:t>Rosslyn</w:t>
          </w:r>
        </w:smartTag>
        <w:r>
          <w:rPr>
            <w:sz w:val="20"/>
            <w:szCs w:val="20"/>
          </w:rPr>
          <w:t xml:space="preserve">, </w:t>
        </w:r>
        <w:smartTag w:uri="urn:schemas-microsoft-com:office:smarttags" w:element="State">
          <w:r>
            <w:rPr>
              <w:sz w:val="20"/>
              <w:szCs w:val="20"/>
            </w:rPr>
            <w:t>VA</w:t>
          </w:r>
        </w:smartTag>
      </w:smartTag>
    </w:p>
    <w:p w:rsidR="00BC5ED4" w:rsidRDefault="002F40DA" w:rsidP="00753771">
      <w:pPr>
        <w:spacing w:beforeLines="20" w:before="48" w:afterLines="20" w:after="48"/>
        <w:rPr>
          <w:sz w:val="20"/>
          <w:szCs w:val="20"/>
        </w:rPr>
      </w:pPr>
      <w:proofErr w:type="spellStart"/>
      <w:r>
        <w:rPr>
          <w:sz w:val="20"/>
          <w:szCs w:val="20"/>
        </w:rPr>
        <w:t>Auscon</w:t>
      </w:r>
      <w:proofErr w:type="spellEnd"/>
      <w:r>
        <w:rPr>
          <w:sz w:val="20"/>
          <w:szCs w:val="20"/>
        </w:rPr>
        <w:tab/>
      </w:r>
      <w:r>
        <w:rPr>
          <w:sz w:val="20"/>
          <w:szCs w:val="20"/>
        </w:rPr>
        <w:tab/>
      </w:r>
      <w:proofErr w:type="spellStart"/>
      <w:r>
        <w:rPr>
          <w:sz w:val="20"/>
          <w:szCs w:val="20"/>
        </w:rPr>
        <w:t>Auscon</w:t>
      </w:r>
      <w:proofErr w:type="spellEnd"/>
      <w:r>
        <w:rPr>
          <w:sz w:val="20"/>
          <w:szCs w:val="20"/>
        </w:rPr>
        <w:t xml:space="preserve"> Corporation, </w:t>
      </w:r>
      <w:smartTag w:uri="urn:schemas-microsoft-com:office:smarttags" w:element="place">
        <w:smartTag w:uri="urn:schemas-microsoft-com:office:smarttags" w:element="City">
          <w:r>
            <w:rPr>
              <w:sz w:val="20"/>
              <w:szCs w:val="20"/>
            </w:rPr>
            <w:t>Mountain View</w:t>
          </w:r>
        </w:smartTag>
        <w:r>
          <w:rPr>
            <w:sz w:val="20"/>
            <w:szCs w:val="20"/>
          </w:rPr>
          <w:t xml:space="preserve">, </w:t>
        </w:r>
        <w:smartTag w:uri="urn:schemas-microsoft-com:office:smarttags" w:element="State">
          <w:r>
            <w:rPr>
              <w:sz w:val="20"/>
              <w:szCs w:val="20"/>
            </w:rPr>
            <w:t>CA</w:t>
          </w:r>
        </w:smartTag>
      </w:smartTag>
    </w:p>
    <w:p w:rsidR="00BC5ED4" w:rsidRDefault="002F40DA" w:rsidP="00FE2D3B">
      <w:pPr>
        <w:spacing w:beforeLines="20" w:before="48" w:afterLines="20" w:after="48"/>
        <w:rPr>
          <w:sz w:val="20"/>
          <w:szCs w:val="20"/>
        </w:rPr>
        <w:pPrChange w:id="25" w:author="Seabolt, Roy R.  (Harris)" w:date="2013-05-14T13:11:00Z">
          <w:pPr>
            <w:spacing w:beforeLines="20" w:before="48" w:afterLines="20" w:after="48"/>
          </w:pPr>
        </w:pPrChange>
      </w:pPr>
      <w:r>
        <w:rPr>
          <w:sz w:val="20"/>
          <w:szCs w:val="20"/>
        </w:rPr>
        <w:t>BRIT</w:t>
      </w:r>
      <w:r>
        <w:rPr>
          <w:sz w:val="20"/>
          <w:szCs w:val="20"/>
        </w:rPr>
        <w:tab/>
      </w:r>
      <w:r>
        <w:rPr>
          <w:sz w:val="20"/>
          <w:szCs w:val="20"/>
        </w:rPr>
        <w:tab/>
      </w:r>
      <w:proofErr w:type="spellStart"/>
      <w:r>
        <w:rPr>
          <w:sz w:val="20"/>
          <w:szCs w:val="20"/>
        </w:rPr>
        <w:t>Brit</w:t>
      </w:r>
      <w:proofErr w:type="spellEnd"/>
      <w:r>
        <w:rPr>
          <w:sz w:val="20"/>
          <w:szCs w:val="20"/>
        </w:rPr>
        <w:t xml:space="preserve"> Systems, </w:t>
      </w:r>
      <w:smartTag w:uri="urn:schemas-microsoft-com:office:smarttags" w:element="place">
        <w:smartTag w:uri="urn:schemas-microsoft-com:office:smarttags" w:element="City">
          <w:r>
            <w:rPr>
              <w:sz w:val="20"/>
              <w:szCs w:val="20"/>
            </w:rPr>
            <w:t>Dallas</w:t>
          </w:r>
        </w:smartTag>
        <w:r>
          <w:rPr>
            <w:sz w:val="20"/>
            <w:szCs w:val="20"/>
          </w:rPr>
          <w:t xml:space="preserve">, </w:t>
        </w:r>
        <w:smartTag w:uri="urn:schemas-microsoft-com:office:smarttags" w:element="State">
          <w:r>
            <w:rPr>
              <w:sz w:val="20"/>
              <w:szCs w:val="20"/>
            </w:rPr>
            <w:t>TX</w:t>
          </w:r>
        </w:smartTag>
      </w:smartTag>
    </w:p>
    <w:p w:rsidR="00BC5ED4" w:rsidRDefault="002F40DA" w:rsidP="00FE2D3B">
      <w:pPr>
        <w:spacing w:beforeLines="20" w:before="48" w:afterLines="20" w:after="48"/>
        <w:rPr>
          <w:sz w:val="20"/>
          <w:szCs w:val="20"/>
        </w:rPr>
        <w:pPrChange w:id="26" w:author="Seabolt, Roy R.  (Harris)" w:date="2013-05-14T13:11:00Z">
          <w:pPr>
            <w:spacing w:beforeLines="20" w:before="48" w:afterLines="20" w:after="48"/>
          </w:pPr>
        </w:pPrChange>
      </w:pPr>
      <w:proofErr w:type="spellStart"/>
      <w:r>
        <w:rPr>
          <w:sz w:val="20"/>
          <w:szCs w:val="20"/>
        </w:rPr>
        <w:t>Caché</w:t>
      </w:r>
      <w:proofErr w:type="spellEnd"/>
      <w:r>
        <w:rPr>
          <w:sz w:val="20"/>
          <w:szCs w:val="20"/>
        </w:rPr>
        <w:tab/>
      </w:r>
      <w:r>
        <w:rPr>
          <w:sz w:val="20"/>
          <w:szCs w:val="20"/>
        </w:rPr>
        <w:tab/>
      </w:r>
      <w:proofErr w:type="spellStart"/>
      <w:r>
        <w:rPr>
          <w:sz w:val="20"/>
          <w:szCs w:val="20"/>
        </w:rPr>
        <w:t>InterSystems</w:t>
      </w:r>
      <w:proofErr w:type="spellEnd"/>
      <w:r>
        <w:rPr>
          <w:sz w:val="20"/>
          <w:szCs w:val="20"/>
        </w:rPr>
        <w:t xml:space="preserve">, Corp., </w:t>
      </w:r>
      <w:smartTag w:uri="urn:schemas-microsoft-com:office:smarttags" w:element="place">
        <w:smartTag w:uri="urn:schemas-microsoft-com:office:smarttags" w:element="City">
          <w:r>
            <w:rPr>
              <w:sz w:val="20"/>
              <w:szCs w:val="20"/>
            </w:rPr>
            <w:t>Cambridge</w:t>
          </w:r>
        </w:smartTag>
        <w:r>
          <w:rPr>
            <w:sz w:val="20"/>
            <w:szCs w:val="20"/>
          </w:rPr>
          <w:t xml:space="preserve">, </w:t>
        </w:r>
        <w:smartTag w:uri="urn:schemas-microsoft-com:office:smarttags" w:element="State">
          <w:r>
            <w:rPr>
              <w:sz w:val="20"/>
              <w:szCs w:val="20"/>
            </w:rPr>
            <w:t>MA</w:t>
          </w:r>
        </w:smartTag>
      </w:smartTag>
    </w:p>
    <w:p w:rsidR="00BC5ED4" w:rsidRDefault="002F40DA" w:rsidP="00FE2D3B">
      <w:pPr>
        <w:spacing w:beforeLines="20" w:before="48" w:afterLines="20" w:after="48"/>
        <w:rPr>
          <w:sz w:val="20"/>
          <w:szCs w:val="20"/>
        </w:rPr>
        <w:pPrChange w:id="27" w:author="Seabolt, Roy R.  (Harris)" w:date="2013-05-14T13:11:00Z">
          <w:pPr>
            <w:spacing w:beforeLines="20" w:before="48" w:afterLines="20" w:after="48"/>
          </w:pPr>
        </w:pPrChange>
      </w:pPr>
      <w:proofErr w:type="spellStart"/>
      <w:r>
        <w:rPr>
          <w:sz w:val="20"/>
          <w:szCs w:val="20"/>
        </w:rPr>
        <w:t>Cemax</w:t>
      </w:r>
      <w:proofErr w:type="spellEnd"/>
      <w:r>
        <w:rPr>
          <w:sz w:val="20"/>
          <w:szCs w:val="20"/>
        </w:rPr>
        <w:t>-Icon</w:t>
      </w:r>
      <w:r>
        <w:rPr>
          <w:sz w:val="20"/>
          <w:szCs w:val="20"/>
        </w:rPr>
        <w:tab/>
      </w:r>
      <w:proofErr w:type="spellStart"/>
      <w:r>
        <w:rPr>
          <w:sz w:val="20"/>
          <w:szCs w:val="20"/>
        </w:rPr>
        <w:t>Cemax</w:t>
      </w:r>
      <w:proofErr w:type="spellEnd"/>
      <w:r>
        <w:rPr>
          <w:sz w:val="20"/>
          <w:szCs w:val="20"/>
        </w:rPr>
        <w:t xml:space="preserve">-Icon, a Kodak Company, </w:t>
      </w:r>
      <w:smartTag w:uri="urn:schemas-microsoft-com:office:smarttags" w:element="place">
        <w:smartTag w:uri="urn:schemas-microsoft-com:office:smarttags" w:element="City">
          <w:r>
            <w:rPr>
              <w:sz w:val="20"/>
              <w:szCs w:val="20"/>
            </w:rPr>
            <w:t>Fremont</w:t>
          </w:r>
        </w:smartTag>
        <w:r>
          <w:rPr>
            <w:sz w:val="20"/>
            <w:szCs w:val="20"/>
          </w:rPr>
          <w:t xml:space="preserve">, </w:t>
        </w:r>
        <w:smartTag w:uri="urn:schemas-microsoft-com:office:smarttags" w:element="State">
          <w:r>
            <w:rPr>
              <w:sz w:val="20"/>
              <w:szCs w:val="20"/>
            </w:rPr>
            <w:t>CA</w:t>
          </w:r>
        </w:smartTag>
      </w:smartTag>
    </w:p>
    <w:p w:rsidR="00BC5ED4" w:rsidRDefault="002F40DA" w:rsidP="00753771">
      <w:pPr>
        <w:spacing w:beforeLines="20" w:before="48" w:afterLines="20" w:after="48"/>
        <w:rPr>
          <w:sz w:val="20"/>
          <w:szCs w:val="20"/>
        </w:rPr>
        <w:pPrChange w:id="28" w:author="Seabolt, Roy R.  (Harris)" w:date="2013-05-14T13:22:00Z">
          <w:pPr>
            <w:spacing w:beforeLines="20" w:before="48" w:afterLines="20" w:after="48"/>
          </w:pPr>
        </w:pPrChange>
      </w:pPr>
      <w:r>
        <w:rPr>
          <w:sz w:val="20"/>
          <w:szCs w:val="20"/>
        </w:rPr>
        <w:t>CT/</w:t>
      </w:r>
      <w:proofErr w:type="spellStart"/>
      <w:r>
        <w:rPr>
          <w:sz w:val="20"/>
          <w:szCs w:val="20"/>
        </w:rPr>
        <w:t>i</w:t>
      </w:r>
      <w:proofErr w:type="spellEnd"/>
      <w:r>
        <w:rPr>
          <w:sz w:val="20"/>
          <w:szCs w:val="20"/>
        </w:rPr>
        <w:tab/>
      </w:r>
      <w:r>
        <w:rPr>
          <w:sz w:val="20"/>
          <w:szCs w:val="20"/>
        </w:rPr>
        <w:tab/>
        <w:t xml:space="preserve">General Electric Medical Systems, </w:t>
      </w:r>
      <w:smartTag w:uri="urn:schemas-microsoft-com:office:smarttags" w:element="place">
        <w:smartTag w:uri="urn:schemas-microsoft-com:office:smarttags" w:element="City">
          <w:r>
            <w:rPr>
              <w:sz w:val="20"/>
              <w:szCs w:val="20"/>
            </w:rPr>
            <w:t>Milwaukee</w:t>
          </w:r>
        </w:smartTag>
        <w:r>
          <w:rPr>
            <w:sz w:val="20"/>
            <w:szCs w:val="20"/>
          </w:rPr>
          <w:t xml:space="preserve">, </w:t>
        </w:r>
        <w:smartTag w:uri="urn:schemas-microsoft-com:office:smarttags" w:element="State">
          <w:r>
            <w:rPr>
              <w:sz w:val="20"/>
              <w:szCs w:val="20"/>
            </w:rPr>
            <w:t>WI</w:t>
          </w:r>
        </w:smartTag>
      </w:smartTag>
    </w:p>
    <w:p w:rsidR="00BC5ED4" w:rsidRDefault="002F40DA" w:rsidP="00753771">
      <w:pPr>
        <w:spacing w:beforeLines="20" w:before="48" w:afterLines="20" w:after="48"/>
        <w:rPr>
          <w:sz w:val="20"/>
          <w:szCs w:val="20"/>
        </w:rPr>
      </w:pPr>
      <w:r>
        <w:rPr>
          <w:sz w:val="20"/>
          <w:szCs w:val="20"/>
        </w:rPr>
        <w:t>DICOM</w:t>
      </w:r>
      <w:r>
        <w:rPr>
          <w:sz w:val="20"/>
          <w:szCs w:val="20"/>
        </w:rPr>
        <w:tab/>
      </w:r>
      <w:r>
        <w:rPr>
          <w:sz w:val="20"/>
          <w:szCs w:val="20"/>
        </w:rPr>
        <w:tab/>
        <w:t xml:space="preserve">National Electrical Manufacturers Association, </w:t>
      </w:r>
      <w:smartTag w:uri="urn:schemas-microsoft-com:office:smarttags" w:element="place">
        <w:smartTag w:uri="urn:schemas-microsoft-com:office:smarttags" w:element="City">
          <w:r>
            <w:rPr>
              <w:sz w:val="20"/>
              <w:szCs w:val="20"/>
            </w:rPr>
            <w:t>Rosslyn</w:t>
          </w:r>
        </w:smartTag>
        <w:r>
          <w:rPr>
            <w:sz w:val="20"/>
            <w:szCs w:val="20"/>
          </w:rPr>
          <w:t xml:space="preserve">, </w:t>
        </w:r>
        <w:smartTag w:uri="urn:schemas-microsoft-com:office:smarttags" w:element="State">
          <w:r>
            <w:rPr>
              <w:sz w:val="20"/>
              <w:szCs w:val="20"/>
            </w:rPr>
            <w:t>VA</w:t>
          </w:r>
        </w:smartTag>
      </w:smartTag>
    </w:p>
    <w:p w:rsidR="00BC5ED4" w:rsidRDefault="002F40DA" w:rsidP="00FE2D3B">
      <w:pPr>
        <w:spacing w:beforeLines="20" w:before="48" w:afterLines="20" w:after="48"/>
        <w:rPr>
          <w:sz w:val="20"/>
          <w:szCs w:val="20"/>
        </w:rPr>
        <w:pPrChange w:id="29" w:author="Seabolt, Roy R.  (Harris)" w:date="2013-05-14T13:11:00Z">
          <w:pPr>
            <w:spacing w:beforeLines="20" w:before="48" w:afterLines="20" w:after="48"/>
          </w:pPr>
        </w:pPrChange>
      </w:pPr>
      <w:proofErr w:type="spellStart"/>
      <w:r>
        <w:rPr>
          <w:sz w:val="20"/>
          <w:szCs w:val="20"/>
        </w:rPr>
        <w:t>EasyVision</w:t>
      </w:r>
      <w:proofErr w:type="spellEnd"/>
      <w:r>
        <w:rPr>
          <w:sz w:val="20"/>
          <w:szCs w:val="20"/>
        </w:rPr>
        <w:tab/>
        <w:t xml:space="preserve">Philips Medical Systems, </w:t>
      </w:r>
      <w:smartTag w:uri="urn:schemas-microsoft-com:office:smarttags" w:element="place">
        <w:smartTag w:uri="urn:schemas-microsoft-com:office:smarttags" w:element="City">
          <w:r>
            <w:rPr>
              <w:sz w:val="20"/>
              <w:szCs w:val="20"/>
            </w:rPr>
            <w:t>Shelton</w:t>
          </w:r>
        </w:smartTag>
        <w:r>
          <w:rPr>
            <w:sz w:val="20"/>
            <w:szCs w:val="20"/>
          </w:rPr>
          <w:t xml:space="preserve">, </w:t>
        </w:r>
        <w:smartTag w:uri="urn:schemas-microsoft-com:office:smarttags" w:element="State">
          <w:r>
            <w:rPr>
              <w:sz w:val="20"/>
              <w:szCs w:val="20"/>
            </w:rPr>
            <w:t>CT</w:t>
          </w:r>
        </w:smartTag>
      </w:smartTag>
    </w:p>
    <w:p w:rsidR="00BC5ED4" w:rsidRDefault="002F40DA" w:rsidP="00FE2D3B">
      <w:pPr>
        <w:spacing w:beforeLines="20" w:before="48" w:afterLines="20" w:after="48"/>
        <w:rPr>
          <w:sz w:val="20"/>
          <w:szCs w:val="20"/>
        </w:rPr>
        <w:pPrChange w:id="30" w:author="Seabolt, Roy R.  (Harris)" w:date="2013-05-14T13:11:00Z">
          <w:pPr>
            <w:spacing w:beforeLines="20" w:before="48" w:afterLines="20" w:after="48"/>
          </w:pPr>
        </w:pPrChange>
      </w:pPr>
      <w:proofErr w:type="spellStart"/>
      <w:proofErr w:type="gramStart"/>
      <w:r>
        <w:rPr>
          <w:sz w:val="20"/>
          <w:szCs w:val="20"/>
        </w:rPr>
        <w:t>eMed</w:t>
      </w:r>
      <w:proofErr w:type="spellEnd"/>
      <w:proofErr w:type="gramEnd"/>
      <w:r>
        <w:rPr>
          <w:sz w:val="20"/>
          <w:szCs w:val="20"/>
        </w:rPr>
        <w:tab/>
      </w:r>
      <w:r>
        <w:rPr>
          <w:sz w:val="20"/>
          <w:szCs w:val="20"/>
        </w:rPr>
        <w:tab/>
      </w:r>
      <w:proofErr w:type="spellStart"/>
      <w:r>
        <w:rPr>
          <w:sz w:val="20"/>
          <w:szCs w:val="20"/>
        </w:rPr>
        <w:t>eMed</w:t>
      </w:r>
      <w:proofErr w:type="spellEnd"/>
      <w:r>
        <w:rPr>
          <w:sz w:val="20"/>
          <w:szCs w:val="20"/>
        </w:rPr>
        <w:t xml:space="preserve"> Technologies Corporation, </w:t>
      </w:r>
      <w:smartTag w:uri="urn:schemas-microsoft-com:office:smarttags" w:element="place">
        <w:smartTag w:uri="urn:schemas-microsoft-com:office:smarttags" w:element="City">
          <w:r>
            <w:rPr>
              <w:sz w:val="20"/>
              <w:szCs w:val="20"/>
            </w:rPr>
            <w:t>Lexington</w:t>
          </w:r>
        </w:smartTag>
        <w:r>
          <w:rPr>
            <w:sz w:val="20"/>
            <w:szCs w:val="20"/>
          </w:rPr>
          <w:t xml:space="preserve">, </w:t>
        </w:r>
        <w:smartTag w:uri="urn:schemas-microsoft-com:office:smarttags" w:element="State">
          <w:r>
            <w:rPr>
              <w:sz w:val="20"/>
              <w:szCs w:val="20"/>
            </w:rPr>
            <w:t>MA</w:t>
          </w:r>
        </w:smartTag>
      </w:smartTag>
    </w:p>
    <w:p w:rsidR="00BC5ED4" w:rsidRDefault="002F40DA" w:rsidP="00FE2D3B">
      <w:pPr>
        <w:spacing w:beforeLines="20" w:before="48" w:afterLines="20" w:after="48"/>
        <w:rPr>
          <w:sz w:val="20"/>
          <w:szCs w:val="20"/>
        </w:rPr>
        <w:pPrChange w:id="31" w:author="Seabolt, Roy R.  (Harris)" w:date="2013-05-14T13:11:00Z">
          <w:pPr>
            <w:spacing w:beforeLines="20" w:before="48" w:afterLines="20" w:after="48"/>
          </w:pPr>
        </w:pPrChange>
      </w:pPr>
      <w:proofErr w:type="spellStart"/>
      <w:r>
        <w:rPr>
          <w:sz w:val="20"/>
          <w:szCs w:val="20"/>
        </w:rPr>
        <w:t>EndoWorks</w:t>
      </w:r>
      <w:proofErr w:type="spellEnd"/>
      <w:r>
        <w:rPr>
          <w:sz w:val="20"/>
          <w:szCs w:val="20"/>
        </w:rPr>
        <w:tab/>
        <w:t xml:space="preserve">Olympus America, Inc., </w:t>
      </w:r>
      <w:smartTag w:uri="urn:schemas-microsoft-com:office:smarttags" w:element="place">
        <w:smartTag w:uri="urn:schemas-microsoft-com:office:smarttags" w:element="City">
          <w:r>
            <w:rPr>
              <w:sz w:val="20"/>
              <w:szCs w:val="20"/>
            </w:rPr>
            <w:t>Melville</w:t>
          </w:r>
        </w:smartTag>
        <w:r>
          <w:rPr>
            <w:sz w:val="20"/>
            <w:szCs w:val="20"/>
          </w:rPr>
          <w:t xml:space="preserve">, </w:t>
        </w:r>
        <w:smartTag w:uri="urn:schemas-microsoft-com:office:smarttags" w:element="State">
          <w:r>
            <w:rPr>
              <w:sz w:val="20"/>
              <w:szCs w:val="20"/>
            </w:rPr>
            <w:t>NY</w:t>
          </w:r>
        </w:smartTag>
      </w:smartTag>
    </w:p>
    <w:p w:rsidR="00BC5ED4" w:rsidRDefault="002F40DA" w:rsidP="00FE2D3B">
      <w:pPr>
        <w:spacing w:beforeLines="20" w:before="48" w:afterLines="20" w:after="48"/>
        <w:rPr>
          <w:sz w:val="20"/>
          <w:szCs w:val="20"/>
        </w:rPr>
        <w:pPrChange w:id="32" w:author="Seabolt, Roy R.  (Harris)" w:date="2013-05-14T13:11:00Z">
          <w:pPr>
            <w:spacing w:beforeLines="20" w:before="48" w:afterLines="20" w:after="48"/>
          </w:pPr>
        </w:pPrChange>
      </w:pPr>
      <w:r>
        <w:rPr>
          <w:sz w:val="20"/>
          <w:szCs w:val="20"/>
        </w:rPr>
        <w:t>GEMS</w:t>
      </w:r>
      <w:r>
        <w:rPr>
          <w:sz w:val="20"/>
          <w:szCs w:val="20"/>
        </w:rPr>
        <w:tab/>
      </w:r>
      <w:r>
        <w:rPr>
          <w:sz w:val="20"/>
          <w:szCs w:val="20"/>
        </w:rPr>
        <w:tab/>
        <w:t xml:space="preserve">General Electric Medical Systems, </w:t>
      </w:r>
      <w:smartTag w:uri="urn:schemas-microsoft-com:office:smarttags" w:element="place">
        <w:smartTag w:uri="urn:schemas-microsoft-com:office:smarttags" w:element="City">
          <w:r>
            <w:rPr>
              <w:sz w:val="20"/>
              <w:szCs w:val="20"/>
            </w:rPr>
            <w:t>Milwaukee</w:t>
          </w:r>
        </w:smartTag>
        <w:r>
          <w:rPr>
            <w:sz w:val="20"/>
            <w:szCs w:val="20"/>
          </w:rPr>
          <w:t xml:space="preserve">, </w:t>
        </w:r>
        <w:smartTag w:uri="urn:schemas-microsoft-com:office:smarttags" w:element="State">
          <w:r>
            <w:rPr>
              <w:sz w:val="20"/>
              <w:szCs w:val="20"/>
            </w:rPr>
            <w:t>WI</w:t>
          </w:r>
        </w:smartTag>
      </w:smartTag>
    </w:p>
    <w:p w:rsidR="00BC5ED4" w:rsidRDefault="002F40DA" w:rsidP="00FE2D3B">
      <w:pPr>
        <w:spacing w:beforeLines="20" w:before="48" w:afterLines="20" w:after="48"/>
        <w:rPr>
          <w:sz w:val="20"/>
          <w:szCs w:val="20"/>
        </w:rPr>
        <w:pPrChange w:id="33" w:author="Seabolt, Roy R.  (Harris)" w:date="2013-05-14T13:11:00Z">
          <w:pPr>
            <w:spacing w:beforeLines="20" w:before="48" w:afterLines="20" w:after="48"/>
          </w:pPr>
        </w:pPrChange>
      </w:pPr>
      <w:proofErr w:type="spellStart"/>
      <w:r>
        <w:rPr>
          <w:sz w:val="20"/>
          <w:szCs w:val="20"/>
        </w:rPr>
        <w:t>ImageShare</w:t>
      </w:r>
      <w:proofErr w:type="spellEnd"/>
      <w:r>
        <w:rPr>
          <w:sz w:val="20"/>
          <w:szCs w:val="20"/>
        </w:rPr>
        <w:tab/>
      </w:r>
      <w:proofErr w:type="spellStart"/>
      <w:r>
        <w:rPr>
          <w:sz w:val="20"/>
          <w:szCs w:val="20"/>
        </w:rPr>
        <w:t>DeJarnette</w:t>
      </w:r>
      <w:proofErr w:type="spellEnd"/>
      <w:r>
        <w:rPr>
          <w:sz w:val="20"/>
          <w:szCs w:val="20"/>
        </w:rPr>
        <w:t xml:space="preserve"> Research Systems, </w:t>
      </w:r>
      <w:smartTag w:uri="urn:schemas-microsoft-com:office:smarttags" w:element="place">
        <w:smartTag w:uri="urn:schemas-microsoft-com:office:smarttags" w:element="City">
          <w:r>
            <w:rPr>
              <w:sz w:val="20"/>
              <w:szCs w:val="20"/>
            </w:rPr>
            <w:t>Towson</w:t>
          </w:r>
        </w:smartTag>
        <w:r>
          <w:rPr>
            <w:sz w:val="20"/>
            <w:szCs w:val="20"/>
          </w:rPr>
          <w:t xml:space="preserve">, </w:t>
        </w:r>
        <w:smartTag w:uri="urn:schemas-microsoft-com:office:smarttags" w:element="State">
          <w:r>
            <w:rPr>
              <w:sz w:val="20"/>
              <w:szCs w:val="20"/>
            </w:rPr>
            <w:t>MD</w:t>
          </w:r>
        </w:smartTag>
      </w:smartTag>
    </w:p>
    <w:p w:rsidR="00BC5ED4" w:rsidRDefault="002F40DA" w:rsidP="00FE2D3B">
      <w:pPr>
        <w:spacing w:beforeLines="20" w:before="48" w:afterLines="20" w:after="48"/>
        <w:rPr>
          <w:sz w:val="20"/>
          <w:szCs w:val="20"/>
        </w:rPr>
        <w:pPrChange w:id="34" w:author="Seabolt, Roy R.  (Harris)" w:date="2013-05-14T13:11:00Z">
          <w:pPr>
            <w:spacing w:beforeLines="20" w:before="48" w:afterLines="20" w:after="48"/>
          </w:pPr>
        </w:pPrChange>
      </w:pPr>
      <w:proofErr w:type="spellStart"/>
      <w:r>
        <w:rPr>
          <w:sz w:val="20"/>
          <w:szCs w:val="20"/>
        </w:rPr>
        <w:t>Lumisys</w:t>
      </w:r>
      <w:proofErr w:type="spellEnd"/>
      <w:r>
        <w:rPr>
          <w:sz w:val="20"/>
          <w:szCs w:val="20"/>
        </w:rPr>
        <w:t xml:space="preserve"> 75</w:t>
      </w:r>
      <w:r>
        <w:rPr>
          <w:sz w:val="20"/>
          <w:szCs w:val="20"/>
        </w:rPr>
        <w:tab/>
      </w:r>
      <w:proofErr w:type="spellStart"/>
      <w:r>
        <w:rPr>
          <w:sz w:val="20"/>
          <w:szCs w:val="20"/>
        </w:rPr>
        <w:t>Lumisys</w:t>
      </w:r>
      <w:proofErr w:type="spellEnd"/>
      <w:r>
        <w:rPr>
          <w:sz w:val="20"/>
          <w:szCs w:val="20"/>
        </w:rPr>
        <w:t xml:space="preserve">, Inc., </w:t>
      </w:r>
      <w:smartTag w:uri="urn:schemas-microsoft-com:office:smarttags" w:element="place">
        <w:smartTag w:uri="urn:schemas-microsoft-com:office:smarttags" w:element="City">
          <w:r>
            <w:rPr>
              <w:sz w:val="20"/>
              <w:szCs w:val="20"/>
            </w:rPr>
            <w:t>Sunnyvale</w:t>
          </w:r>
        </w:smartTag>
        <w:r>
          <w:rPr>
            <w:sz w:val="20"/>
            <w:szCs w:val="20"/>
          </w:rPr>
          <w:t xml:space="preserve">, </w:t>
        </w:r>
        <w:smartTag w:uri="urn:schemas-microsoft-com:office:smarttags" w:element="State">
          <w:r>
            <w:rPr>
              <w:sz w:val="20"/>
              <w:szCs w:val="20"/>
            </w:rPr>
            <w:t>CA</w:t>
          </w:r>
        </w:smartTag>
      </w:smartTag>
    </w:p>
    <w:p w:rsidR="00BC5ED4" w:rsidRDefault="002F40DA" w:rsidP="00753771">
      <w:pPr>
        <w:spacing w:beforeLines="20" w:before="48" w:afterLines="20" w:after="48"/>
        <w:rPr>
          <w:sz w:val="20"/>
          <w:szCs w:val="20"/>
        </w:rPr>
        <w:pPrChange w:id="35" w:author="Seabolt, Roy R.  (Harris)" w:date="2013-05-14T13:22:00Z">
          <w:pPr>
            <w:spacing w:beforeLines="20" w:before="48" w:afterLines="20" w:after="48"/>
          </w:pPr>
        </w:pPrChange>
      </w:pPr>
      <w:proofErr w:type="spellStart"/>
      <w:r>
        <w:rPr>
          <w:sz w:val="20"/>
          <w:szCs w:val="20"/>
        </w:rPr>
        <w:t>MediShare</w:t>
      </w:r>
      <w:proofErr w:type="spellEnd"/>
      <w:r>
        <w:rPr>
          <w:sz w:val="20"/>
          <w:szCs w:val="20"/>
        </w:rPr>
        <w:t xml:space="preserve"> </w:t>
      </w:r>
      <w:r>
        <w:rPr>
          <w:sz w:val="20"/>
          <w:szCs w:val="20"/>
        </w:rPr>
        <w:tab/>
      </w:r>
      <w:proofErr w:type="spellStart"/>
      <w:r>
        <w:rPr>
          <w:sz w:val="20"/>
          <w:szCs w:val="20"/>
        </w:rPr>
        <w:t>DeJarnette</w:t>
      </w:r>
      <w:proofErr w:type="spellEnd"/>
      <w:r>
        <w:rPr>
          <w:sz w:val="20"/>
          <w:szCs w:val="20"/>
        </w:rPr>
        <w:t xml:space="preserve"> Research Systems, </w:t>
      </w:r>
      <w:smartTag w:uri="urn:schemas-microsoft-com:office:smarttags" w:element="place">
        <w:smartTag w:uri="urn:schemas-microsoft-com:office:smarttags" w:element="City">
          <w:r>
            <w:rPr>
              <w:sz w:val="20"/>
              <w:szCs w:val="20"/>
            </w:rPr>
            <w:t>Towson</w:t>
          </w:r>
        </w:smartTag>
        <w:r>
          <w:rPr>
            <w:sz w:val="20"/>
            <w:szCs w:val="20"/>
          </w:rPr>
          <w:t xml:space="preserve">, </w:t>
        </w:r>
        <w:smartTag w:uri="urn:schemas-microsoft-com:office:smarttags" w:element="State">
          <w:r>
            <w:rPr>
              <w:sz w:val="20"/>
              <w:szCs w:val="20"/>
            </w:rPr>
            <w:t>MD</w:t>
          </w:r>
        </w:smartTag>
      </w:smartTag>
    </w:p>
    <w:p w:rsidR="00BC5ED4" w:rsidRDefault="002F40DA" w:rsidP="00753771">
      <w:pPr>
        <w:spacing w:beforeLines="20" w:before="48" w:afterLines="20" w:after="48"/>
        <w:rPr>
          <w:sz w:val="20"/>
          <w:szCs w:val="20"/>
        </w:rPr>
      </w:pPr>
      <w:r>
        <w:rPr>
          <w:sz w:val="20"/>
          <w:szCs w:val="20"/>
        </w:rPr>
        <w:t>MSM</w:t>
      </w:r>
      <w:r>
        <w:rPr>
          <w:sz w:val="20"/>
          <w:szCs w:val="20"/>
        </w:rPr>
        <w:tab/>
      </w:r>
      <w:r>
        <w:rPr>
          <w:sz w:val="20"/>
          <w:szCs w:val="20"/>
        </w:rPr>
        <w:tab/>
      </w:r>
      <w:proofErr w:type="spellStart"/>
      <w:r>
        <w:rPr>
          <w:sz w:val="20"/>
          <w:szCs w:val="20"/>
        </w:rPr>
        <w:t>InterSystems</w:t>
      </w:r>
      <w:proofErr w:type="spellEnd"/>
      <w:r>
        <w:rPr>
          <w:sz w:val="20"/>
          <w:szCs w:val="20"/>
        </w:rPr>
        <w:t xml:space="preserve">, Corp., </w:t>
      </w:r>
      <w:smartTag w:uri="urn:schemas-microsoft-com:office:smarttags" w:element="place">
        <w:smartTag w:uri="urn:schemas-microsoft-com:office:smarttags" w:element="City">
          <w:r>
            <w:rPr>
              <w:sz w:val="20"/>
              <w:szCs w:val="20"/>
            </w:rPr>
            <w:t>Cambridge</w:t>
          </w:r>
        </w:smartTag>
        <w:r>
          <w:rPr>
            <w:sz w:val="20"/>
            <w:szCs w:val="20"/>
          </w:rPr>
          <w:t xml:space="preserve">, </w:t>
        </w:r>
        <w:smartTag w:uri="urn:schemas-microsoft-com:office:smarttags" w:element="State">
          <w:r>
            <w:rPr>
              <w:sz w:val="20"/>
              <w:szCs w:val="20"/>
            </w:rPr>
            <w:t>MA</w:t>
          </w:r>
        </w:smartTag>
      </w:smartTag>
    </w:p>
    <w:p w:rsidR="00BC5ED4" w:rsidRDefault="002F40DA" w:rsidP="00FE2D3B">
      <w:pPr>
        <w:spacing w:beforeLines="20" w:before="48" w:afterLines="20" w:after="48"/>
        <w:rPr>
          <w:sz w:val="20"/>
          <w:szCs w:val="20"/>
        </w:rPr>
        <w:pPrChange w:id="36" w:author="Seabolt, Roy R.  (Harris)" w:date="2013-05-14T13:11:00Z">
          <w:pPr>
            <w:spacing w:beforeLines="20" w:before="48" w:afterLines="20" w:after="48"/>
          </w:pPr>
        </w:pPrChange>
      </w:pPr>
      <w:r>
        <w:rPr>
          <w:sz w:val="20"/>
          <w:szCs w:val="20"/>
        </w:rPr>
        <w:t>OEC C-Arm</w:t>
      </w:r>
      <w:r>
        <w:rPr>
          <w:sz w:val="20"/>
          <w:szCs w:val="20"/>
        </w:rPr>
        <w:tab/>
        <w:t xml:space="preserve">OEC Medical Systems, Inc., </w:t>
      </w:r>
      <w:smartTag w:uri="urn:schemas-microsoft-com:office:smarttags" w:element="place">
        <w:smartTag w:uri="urn:schemas-microsoft-com:office:smarttags" w:element="City">
          <w:r>
            <w:rPr>
              <w:sz w:val="20"/>
              <w:szCs w:val="20"/>
            </w:rPr>
            <w:t>Salt Lake City</w:t>
          </w:r>
        </w:smartTag>
        <w:r>
          <w:rPr>
            <w:sz w:val="20"/>
            <w:szCs w:val="20"/>
          </w:rPr>
          <w:t xml:space="preserve">, </w:t>
        </w:r>
        <w:smartTag w:uri="urn:schemas-microsoft-com:office:smarttags" w:element="State">
          <w:r>
            <w:rPr>
              <w:sz w:val="20"/>
              <w:szCs w:val="20"/>
            </w:rPr>
            <w:t>UT</w:t>
          </w:r>
        </w:smartTag>
      </w:smartTag>
    </w:p>
    <w:p w:rsidR="00BC5ED4" w:rsidRDefault="002F40DA" w:rsidP="00FE2D3B">
      <w:pPr>
        <w:spacing w:beforeLines="20" w:before="48" w:afterLines="20" w:after="48"/>
        <w:rPr>
          <w:sz w:val="20"/>
          <w:szCs w:val="20"/>
        </w:rPr>
        <w:pPrChange w:id="37" w:author="Seabolt, Roy R.  (Harris)" w:date="2013-05-14T13:11:00Z">
          <w:pPr>
            <w:spacing w:beforeLines="20" w:before="48" w:afterLines="20" w:after="48"/>
          </w:pPr>
        </w:pPrChange>
      </w:pPr>
      <w:r>
        <w:rPr>
          <w:sz w:val="20"/>
          <w:szCs w:val="20"/>
        </w:rPr>
        <w:t>PACS Broker</w:t>
      </w:r>
      <w:r>
        <w:rPr>
          <w:sz w:val="20"/>
          <w:szCs w:val="20"/>
        </w:rPr>
        <w:tab/>
      </w:r>
      <w:proofErr w:type="spellStart"/>
      <w:r>
        <w:rPr>
          <w:sz w:val="20"/>
          <w:szCs w:val="20"/>
        </w:rPr>
        <w:t>Mitra</w:t>
      </w:r>
      <w:proofErr w:type="spellEnd"/>
      <w:r>
        <w:rPr>
          <w:sz w:val="20"/>
          <w:szCs w:val="20"/>
        </w:rPr>
        <w:t xml:space="preserve"> Imaging Inc., </w:t>
      </w:r>
      <w:smartTag w:uri="urn:schemas-microsoft-com:office:smarttags" w:element="place">
        <w:smartTag w:uri="urn:schemas-microsoft-com:office:smarttags" w:element="City">
          <w:r>
            <w:rPr>
              <w:sz w:val="20"/>
              <w:szCs w:val="20"/>
            </w:rPr>
            <w:t>Waterloo</w:t>
          </w:r>
        </w:smartTag>
        <w:r>
          <w:rPr>
            <w:sz w:val="20"/>
            <w:szCs w:val="20"/>
          </w:rPr>
          <w:t xml:space="preserve">, </w:t>
        </w:r>
        <w:smartTag w:uri="urn:schemas-microsoft-com:office:smarttags" w:element="State">
          <w:r>
            <w:rPr>
              <w:sz w:val="20"/>
              <w:szCs w:val="20"/>
            </w:rPr>
            <w:t>Ontario</w:t>
          </w:r>
        </w:smartTag>
        <w:r>
          <w:rPr>
            <w:sz w:val="20"/>
            <w:szCs w:val="20"/>
          </w:rPr>
          <w:t xml:space="preserve"> </w:t>
        </w:r>
        <w:smartTag w:uri="urn:schemas-microsoft-com:office:smarttags" w:element="country-region">
          <w:r>
            <w:rPr>
              <w:sz w:val="20"/>
              <w:szCs w:val="20"/>
            </w:rPr>
            <w:t>Canada</w:t>
          </w:r>
        </w:smartTag>
      </w:smartTag>
    </w:p>
    <w:p w:rsidR="00BC5ED4" w:rsidRDefault="002F40DA" w:rsidP="00FE2D3B">
      <w:pPr>
        <w:spacing w:beforeLines="20" w:before="48" w:afterLines="20" w:after="48"/>
        <w:rPr>
          <w:sz w:val="20"/>
          <w:szCs w:val="20"/>
        </w:rPr>
        <w:pPrChange w:id="38" w:author="Seabolt, Roy R.  (Harris)" w:date="2013-05-14T13:11:00Z">
          <w:pPr>
            <w:spacing w:beforeLines="20" w:before="48" w:afterLines="20" w:after="48"/>
          </w:pPr>
        </w:pPrChange>
      </w:pPr>
      <w:r>
        <w:rPr>
          <w:sz w:val="20"/>
          <w:szCs w:val="20"/>
        </w:rPr>
        <w:t>Siemens</w:t>
      </w:r>
      <w:r>
        <w:rPr>
          <w:sz w:val="20"/>
          <w:szCs w:val="20"/>
        </w:rPr>
        <w:tab/>
      </w:r>
      <w:r>
        <w:rPr>
          <w:sz w:val="20"/>
          <w:szCs w:val="20"/>
        </w:rPr>
        <w:tab/>
      </w:r>
      <w:proofErr w:type="spellStart"/>
      <w:r>
        <w:rPr>
          <w:sz w:val="20"/>
          <w:szCs w:val="20"/>
        </w:rPr>
        <w:t>Siemens</w:t>
      </w:r>
      <w:proofErr w:type="spellEnd"/>
      <w:r>
        <w:rPr>
          <w:sz w:val="20"/>
          <w:szCs w:val="20"/>
        </w:rPr>
        <w:t xml:space="preserve">, </w:t>
      </w:r>
      <w:smartTag w:uri="urn:schemas-microsoft-com:office:smarttags" w:element="place">
        <w:smartTag w:uri="urn:schemas-microsoft-com:office:smarttags" w:element="City">
          <w:r>
            <w:rPr>
              <w:sz w:val="20"/>
              <w:szCs w:val="20"/>
            </w:rPr>
            <w:t>Iselin</w:t>
          </w:r>
        </w:smartTag>
        <w:r>
          <w:rPr>
            <w:sz w:val="20"/>
            <w:szCs w:val="20"/>
          </w:rPr>
          <w:t xml:space="preserve">, </w:t>
        </w:r>
        <w:smartTag w:uri="urn:schemas-microsoft-com:office:smarttags" w:element="State">
          <w:r>
            <w:rPr>
              <w:sz w:val="20"/>
              <w:szCs w:val="20"/>
            </w:rPr>
            <w:t>NJ</w:t>
          </w:r>
        </w:smartTag>
      </w:smartTag>
    </w:p>
    <w:p w:rsidR="00BC5ED4" w:rsidRDefault="002F40DA" w:rsidP="00FE2D3B">
      <w:pPr>
        <w:spacing w:beforeLines="20" w:before="48" w:afterLines="20" w:after="48"/>
        <w:rPr>
          <w:sz w:val="20"/>
          <w:szCs w:val="20"/>
        </w:rPr>
        <w:pPrChange w:id="39" w:author="Seabolt, Roy R.  (Harris)" w:date="2013-05-14T13:11:00Z">
          <w:pPr>
            <w:spacing w:beforeLines="20" w:before="48" w:afterLines="20" w:after="48"/>
          </w:pPr>
        </w:pPrChange>
      </w:pPr>
      <w:r>
        <w:rPr>
          <w:sz w:val="20"/>
          <w:szCs w:val="20"/>
        </w:rPr>
        <w:t>VistA</w:t>
      </w:r>
      <w:r>
        <w:rPr>
          <w:sz w:val="20"/>
          <w:szCs w:val="20"/>
        </w:rPr>
        <w:tab/>
      </w:r>
      <w:r>
        <w:rPr>
          <w:sz w:val="20"/>
          <w:szCs w:val="20"/>
        </w:rPr>
        <w:tab/>
      </w:r>
      <w:smartTag w:uri="urn:schemas-microsoft-com:office:smarttags" w:element="place">
        <w:smartTag w:uri="urn:schemas-microsoft-com:office:smarttags" w:element="country-region">
          <w:r>
            <w:rPr>
              <w:sz w:val="20"/>
              <w:szCs w:val="20"/>
            </w:rPr>
            <w:t>U.S.</w:t>
          </w:r>
        </w:smartTag>
      </w:smartTag>
      <w:r>
        <w:rPr>
          <w:sz w:val="20"/>
          <w:szCs w:val="20"/>
        </w:rPr>
        <w:t xml:space="preserve"> Department of Veterans Affairs</w:t>
      </w:r>
    </w:p>
    <w:p w:rsidR="00BC5ED4" w:rsidRDefault="002F40DA" w:rsidP="00FE2D3B">
      <w:pPr>
        <w:spacing w:beforeLines="20" w:before="48" w:afterLines="20" w:after="48"/>
        <w:rPr>
          <w:sz w:val="20"/>
          <w:szCs w:val="20"/>
        </w:rPr>
        <w:pPrChange w:id="40" w:author="Seabolt, Roy R.  (Harris)" w:date="2013-05-14T13:11:00Z">
          <w:pPr>
            <w:spacing w:beforeLines="20" w:before="48" w:afterLines="20" w:after="48"/>
          </w:pPr>
        </w:pPrChange>
      </w:pPr>
      <w:r>
        <w:rPr>
          <w:sz w:val="20"/>
          <w:szCs w:val="20"/>
        </w:rPr>
        <w:t>Windows XP</w:t>
      </w:r>
      <w:r>
        <w:rPr>
          <w:sz w:val="20"/>
          <w:szCs w:val="20"/>
        </w:rPr>
        <w:tab/>
        <w:t xml:space="preserve">Microsoft Corporation, </w:t>
      </w:r>
      <w:smartTag w:uri="urn:schemas-microsoft-com:office:smarttags" w:element="place">
        <w:smartTag w:uri="urn:schemas-microsoft-com:office:smarttags" w:element="City">
          <w:r>
            <w:rPr>
              <w:sz w:val="20"/>
              <w:szCs w:val="20"/>
            </w:rPr>
            <w:t>Redmond</w:t>
          </w:r>
        </w:smartTag>
        <w:r>
          <w:rPr>
            <w:sz w:val="20"/>
            <w:szCs w:val="20"/>
          </w:rPr>
          <w:t xml:space="preserve">, </w:t>
        </w:r>
        <w:smartTag w:uri="urn:schemas-microsoft-com:office:smarttags" w:element="State">
          <w:r>
            <w:rPr>
              <w:sz w:val="20"/>
              <w:szCs w:val="20"/>
            </w:rPr>
            <w:t>WA</w:t>
          </w:r>
        </w:smartTag>
      </w:smartTag>
    </w:p>
    <w:p w:rsidR="002F40DA" w:rsidRDefault="002F40DA" w:rsidP="002F40DA">
      <w:pPr>
        <w:rPr>
          <w:spacing w:val="-3"/>
        </w:rPr>
      </w:pPr>
    </w:p>
    <w:p w:rsidR="002F40DA" w:rsidRDefault="002F40DA" w:rsidP="00FE2D3B">
      <w:pPr>
        <w:spacing w:beforeLines="20" w:before="48" w:afterLines="20" w:after="48"/>
        <w:rPr>
          <w:spacing w:val="-3"/>
        </w:rPr>
      </w:pPr>
      <w:r>
        <w:rPr>
          <w:b/>
          <w:spacing w:val="-3"/>
        </w:rPr>
        <w:t>Note</w:t>
      </w:r>
      <w:r>
        <w:rPr>
          <w:spacing w:val="-3"/>
        </w:rPr>
        <w:t xml:space="preserve">:  </w:t>
      </w:r>
      <w:r>
        <w:rPr>
          <w:spacing w:val="-3"/>
        </w:rPr>
        <w:tab/>
        <w:t xml:space="preserve">All patient and provider names, as well as all IP addresses used in example scripts are </w:t>
      </w:r>
      <w:r>
        <w:rPr>
          <w:sz w:val="20"/>
          <w:szCs w:val="20"/>
        </w:rPr>
        <w:t>fictional</w:t>
      </w:r>
      <w:r>
        <w:rPr>
          <w:spacing w:val="-3"/>
        </w:rPr>
        <w:t>.</w:t>
      </w:r>
    </w:p>
    <w:p w:rsidR="002F40DA" w:rsidRDefault="002F40DA" w:rsidP="002F40DA">
      <w:pPr>
        <w:ind w:left="720" w:hanging="720"/>
        <w:rPr>
          <w:spacing w:val="-3"/>
        </w:rPr>
      </w:pPr>
    </w:p>
    <w:p w:rsidR="002F40DA" w:rsidRDefault="002F40DA" w:rsidP="002F40DA">
      <w:pPr>
        <w:ind w:left="720" w:hanging="720"/>
        <w:rPr>
          <w:spacing w:val="-3"/>
        </w:rPr>
        <w:sectPr w:rsidR="002F40DA">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0"/>
          <w:paperSrc w:first="15" w:other="15"/>
          <w:pgNumType w:fmt="lowerRoman" w:start="3"/>
          <w:cols w:space="720"/>
          <w:titlePg/>
        </w:sectPr>
      </w:pPr>
    </w:p>
    <w:p w:rsidR="002F40DA" w:rsidRDefault="002F40DA" w:rsidP="00C66389">
      <w:pPr>
        <w:pStyle w:val="Heading1"/>
        <w:widowControl/>
        <w:numPr>
          <w:ilvl w:val="0"/>
          <w:numId w:val="0"/>
        </w:numPr>
        <w:spacing w:before="120" w:after="120"/>
      </w:pPr>
      <w:bookmarkStart w:id="47" w:name="_Toc400448978"/>
      <w:bookmarkStart w:id="48" w:name="_Toc400449131"/>
      <w:bookmarkStart w:id="49" w:name="_Toc407013475"/>
      <w:bookmarkStart w:id="50" w:name="_Toc407073351"/>
      <w:bookmarkStart w:id="51" w:name="_Toc409423670"/>
      <w:bookmarkStart w:id="52" w:name="_Toc409509556"/>
      <w:bookmarkStart w:id="53" w:name="_Toc409519970"/>
      <w:bookmarkStart w:id="54" w:name="_Toc409588040"/>
      <w:bookmarkStart w:id="55" w:name="_Toc425591094"/>
      <w:bookmarkStart w:id="56" w:name="_Toc425651165"/>
      <w:bookmarkStart w:id="57" w:name="_Toc425651283"/>
      <w:bookmarkStart w:id="58" w:name="_Toc427490231"/>
      <w:bookmarkStart w:id="59" w:name="_Toc427645667"/>
      <w:bookmarkStart w:id="60" w:name="_Toc427661967"/>
      <w:bookmarkStart w:id="61" w:name="_Toc431176728"/>
      <w:bookmarkStart w:id="62" w:name="_Toc280020003"/>
      <w:bookmarkStart w:id="63" w:name="_Toc280020834"/>
      <w:bookmarkStart w:id="64" w:name="_Toc280022270"/>
      <w:bookmarkStart w:id="65" w:name="_Toc280023203"/>
      <w:bookmarkStart w:id="66" w:name="_Toc280026372"/>
      <w:bookmarkStart w:id="67" w:name="_Toc280113522"/>
      <w:bookmarkStart w:id="68" w:name="_Toc356300945"/>
      <w:r>
        <w:lastRenderedPageBreak/>
        <w:t>Table of Contents</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753771" w:rsidRPr="007B261B" w:rsidRDefault="00B00523">
      <w:pPr>
        <w:pStyle w:val="TOC1"/>
        <w:rPr>
          <w:ins w:id="69" w:author="Seabolt, Roy R.  (Harris)" w:date="2013-05-14T13:20:00Z"/>
          <w:rFonts w:ascii="Calibri" w:hAnsi="Calibri"/>
          <w:b w:val="0"/>
          <w:sz w:val="22"/>
          <w:szCs w:val="22"/>
        </w:rPr>
      </w:pPr>
      <w:r>
        <w:fldChar w:fldCharType="begin"/>
      </w:r>
      <w:r w:rsidR="00691C76">
        <w:instrText xml:space="preserve"> TOC \o "1-4</w:instrText>
      </w:r>
      <w:r w:rsidR="002F40DA">
        <w:instrText xml:space="preserve">" \h \z </w:instrText>
      </w:r>
      <w:r>
        <w:fldChar w:fldCharType="separate"/>
      </w:r>
      <w:ins w:id="70" w:author="Seabolt, Roy R.  (Harris)" w:date="2013-05-14T13:20:00Z">
        <w:r w:rsidR="00753771" w:rsidRPr="003339CD">
          <w:rPr>
            <w:rStyle w:val="Hyperlink"/>
          </w:rPr>
          <w:fldChar w:fldCharType="begin"/>
        </w:r>
        <w:r w:rsidR="00753771" w:rsidRPr="003339CD">
          <w:rPr>
            <w:rStyle w:val="Hyperlink"/>
          </w:rPr>
          <w:instrText xml:space="preserve"> </w:instrText>
        </w:r>
        <w:r w:rsidR="00753771">
          <w:instrText>HYPERLINK \l "_Toc356300944"</w:instrText>
        </w:r>
        <w:r w:rsidR="00753771" w:rsidRPr="003339CD">
          <w:rPr>
            <w:rStyle w:val="Hyperlink"/>
          </w:rPr>
          <w:instrText xml:space="preserve"> </w:instrText>
        </w:r>
        <w:r w:rsidR="00753771" w:rsidRPr="003339CD">
          <w:rPr>
            <w:rStyle w:val="Hyperlink"/>
          </w:rPr>
        </w:r>
        <w:r w:rsidR="00753771" w:rsidRPr="003339CD">
          <w:rPr>
            <w:rStyle w:val="Hyperlink"/>
          </w:rPr>
          <w:fldChar w:fldCharType="separate"/>
        </w:r>
        <w:r w:rsidR="00753771" w:rsidRPr="003339CD">
          <w:rPr>
            <w:rStyle w:val="Hyperlink"/>
          </w:rPr>
          <w:t>Preface.............</w:t>
        </w:r>
        <w:r w:rsidR="00753771">
          <w:rPr>
            <w:webHidden/>
          </w:rPr>
          <w:tab/>
        </w:r>
        <w:r w:rsidR="00753771">
          <w:rPr>
            <w:webHidden/>
          </w:rPr>
          <w:fldChar w:fldCharType="begin"/>
        </w:r>
        <w:r w:rsidR="00753771">
          <w:rPr>
            <w:webHidden/>
          </w:rPr>
          <w:instrText xml:space="preserve"> PAGEREF _Toc356300944 \h </w:instrText>
        </w:r>
        <w:r w:rsidR="00753771">
          <w:rPr>
            <w:webHidden/>
          </w:rPr>
        </w:r>
      </w:ins>
      <w:r w:rsidR="00753771">
        <w:rPr>
          <w:webHidden/>
        </w:rPr>
        <w:fldChar w:fldCharType="separate"/>
      </w:r>
      <w:ins w:id="71" w:author="Seabolt, Roy R.  (Harris)" w:date="2013-05-14T13:20:00Z">
        <w:r w:rsidR="00753771">
          <w:rPr>
            <w:webHidden/>
          </w:rPr>
          <w:t>iii</w:t>
        </w:r>
        <w:r w:rsidR="00753771">
          <w:rPr>
            <w:webHidden/>
          </w:rPr>
          <w:fldChar w:fldCharType="end"/>
        </w:r>
        <w:r w:rsidR="00753771" w:rsidRPr="003339CD">
          <w:rPr>
            <w:rStyle w:val="Hyperlink"/>
          </w:rPr>
          <w:fldChar w:fldCharType="end"/>
        </w:r>
      </w:ins>
    </w:p>
    <w:p w:rsidR="00753771" w:rsidRPr="007B261B" w:rsidRDefault="00753771">
      <w:pPr>
        <w:pStyle w:val="TOC1"/>
        <w:rPr>
          <w:ins w:id="72" w:author="Seabolt, Roy R.  (Harris)" w:date="2013-05-14T13:20:00Z"/>
          <w:rFonts w:ascii="Calibri" w:hAnsi="Calibri"/>
          <w:b w:val="0"/>
          <w:sz w:val="22"/>
          <w:szCs w:val="22"/>
        </w:rPr>
      </w:pPr>
      <w:ins w:id="73" w:author="Seabolt, Roy R.  (Harris)" w:date="2013-05-14T13:20:00Z">
        <w:r w:rsidRPr="003339CD">
          <w:rPr>
            <w:rStyle w:val="Hyperlink"/>
          </w:rPr>
          <w:fldChar w:fldCharType="begin"/>
        </w:r>
        <w:r w:rsidRPr="003339CD">
          <w:rPr>
            <w:rStyle w:val="Hyperlink"/>
          </w:rPr>
          <w:instrText xml:space="preserve"> </w:instrText>
        </w:r>
        <w:r>
          <w:instrText>HYPERLINK \l "_Toc356300945"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Table of Contents</w:t>
        </w:r>
        <w:r>
          <w:rPr>
            <w:webHidden/>
          </w:rPr>
          <w:tab/>
        </w:r>
        <w:r>
          <w:rPr>
            <w:webHidden/>
          </w:rPr>
          <w:fldChar w:fldCharType="begin"/>
        </w:r>
        <w:r>
          <w:rPr>
            <w:webHidden/>
          </w:rPr>
          <w:instrText xml:space="preserve"> PAGEREF _Toc356300945 \h </w:instrText>
        </w:r>
        <w:r>
          <w:rPr>
            <w:webHidden/>
          </w:rPr>
        </w:r>
      </w:ins>
      <w:r>
        <w:rPr>
          <w:webHidden/>
        </w:rPr>
        <w:fldChar w:fldCharType="separate"/>
      </w:r>
      <w:ins w:id="74" w:author="Seabolt, Roy R.  (Harris)" w:date="2013-05-14T13:20:00Z">
        <w:r>
          <w:rPr>
            <w:webHidden/>
          </w:rPr>
          <w:t>v</w:t>
        </w:r>
        <w:r>
          <w:rPr>
            <w:webHidden/>
          </w:rPr>
          <w:fldChar w:fldCharType="end"/>
        </w:r>
        <w:r w:rsidRPr="003339CD">
          <w:rPr>
            <w:rStyle w:val="Hyperlink"/>
          </w:rPr>
          <w:fldChar w:fldCharType="end"/>
        </w:r>
      </w:ins>
    </w:p>
    <w:p w:rsidR="00753771" w:rsidRPr="007B261B" w:rsidRDefault="00753771">
      <w:pPr>
        <w:pStyle w:val="TOC1"/>
        <w:rPr>
          <w:ins w:id="75" w:author="Seabolt, Roy R.  (Harris)" w:date="2013-05-14T13:20:00Z"/>
          <w:rFonts w:ascii="Calibri" w:hAnsi="Calibri"/>
          <w:b w:val="0"/>
          <w:sz w:val="22"/>
          <w:szCs w:val="22"/>
        </w:rPr>
      </w:pPr>
      <w:ins w:id="76" w:author="Seabolt, Roy R.  (Harris)" w:date="2013-05-14T13:20:00Z">
        <w:r w:rsidRPr="003339CD">
          <w:rPr>
            <w:rStyle w:val="Hyperlink"/>
          </w:rPr>
          <w:fldChar w:fldCharType="begin"/>
        </w:r>
        <w:r w:rsidRPr="003339CD">
          <w:rPr>
            <w:rStyle w:val="Hyperlink"/>
          </w:rPr>
          <w:instrText xml:space="preserve"> </w:instrText>
        </w:r>
        <w:r>
          <w:instrText>HYPERLINK \l "_Toc356300946"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Chapter 1</w:t>
        </w:r>
        <w:r w:rsidRPr="007B261B">
          <w:rPr>
            <w:rFonts w:ascii="Calibri" w:hAnsi="Calibri"/>
            <w:b w:val="0"/>
            <w:sz w:val="22"/>
            <w:szCs w:val="22"/>
          </w:rPr>
          <w:tab/>
        </w:r>
        <w:r w:rsidRPr="003339CD">
          <w:rPr>
            <w:rStyle w:val="Hyperlink"/>
          </w:rPr>
          <w:t>Introduction</w:t>
        </w:r>
        <w:r>
          <w:rPr>
            <w:webHidden/>
          </w:rPr>
          <w:tab/>
        </w:r>
        <w:r>
          <w:rPr>
            <w:webHidden/>
          </w:rPr>
          <w:fldChar w:fldCharType="begin"/>
        </w:r>
        <w:r>
          <w:rPr>
            <w:webHidden/>
          </w:rPr>
          <w:instrText xml:space="preserve"> PAGEREF _Toc356300946 \h </w:instrText>
        </w:r>
        <w:r>
          <w:rPr>
            <w:webHidden/>
          </w:rPr>
        </w:r>
      </w:ins>
      <w:r>
        <w:rPr>
          <w:webHidden/>
        </w:rPr>
        <w:fldChar w:fldCharType="separate"/>
      </w:r>
      <w:ins w:id="77" w:author="Seabolt, Roy R.  (Harris)" w:date="2013-05-14T13:20:00Z">
        <w:r>
          <w:rPr>
            <w:webHidden/>
          </w:rPr>
          <w:t>1</w:t>
        </w:r>
        <w:r>
          <w:rPr>
            <w:webHidden/>
          </w:rPr>
          <w:fldChar w:fldCharType="end"/>
        </w:r>
        <w:r w:rsidRPr="003339CD">
          <w:rPr>
            <w:rStyle w:val="Hyperlink"/>
          </w:rPr>
          <w:fldChar w:fldCharType="end"/>
        </w:r>
      </w:ins>
    </w:p>
    <w:p w:rsidR="00753771" w:rsidRPr="007B261B" w:rsidRDefault="00753771">
      <w:pPr>
        <w:pStyle w:val="TOC2"/>
        <w:rPr>
          <w:ins w:id="78" w:author="Seabolt, Roy R.  (Harris)" w:date="2013-05-14T13:20:00Z"/>
          <w:rFonts w:ascii="Calibri" w:hAnsi="Calibri"/>
          <w:sz w:val="22"/>
          <w:szCs w:val="22"/>
        </w:rPr>
      </w:pPr>
      <w:ins w:id="79" w:author="Seabolt, Roy R.  (Harris)" w:date="2013-05-14T13:20:00Z">
        <w:r w:rsidRPr="003339CD">
          <w:rPr>
            <w:rStyle w:val="Hyperlink"/>
          </w:rPr>
          <w:fldChar w:fldCharType="begin"/>
        </w:r>
        <w:r w:rsidRPr="003339CD">
          <w:rPr>
            <w:rStyle w:val="Hyperlink"/>
          </w:rPr>
          <w:instrText xml:space="preserve"> </w:instrText>
        </w:r>
        <w:r>
          <w:instrText>HYPERLINK \l "_Toc356300947"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1.1</w:t>
        </w:r>
        <w:r w:rsidRPr="007B261B">
          <w:rPr>
            <w:rFonts w:ascii="Calibri" w:hAnsi="Calibri"/>
            <w:sz w:val="22"/>
            <w:szCs w:val="22"/>
          </w:rPr>
          <w:tab/>
        </w:r>
        <w:r w:rsidRPr="003339CD">
          <w:rPr>
            <w:rStyle w:val="Hyperlink"/>
          </w:rPr>
          <w:t>Overview</w:t>
        </w:r>
        <w:r>
          <w:rPr>
            <w:webHidden/>
          </w:rPr>
          <w:tab/>
        </w:r>
        <w:r>
          <w:rPr>
            <w:webHidden/>
          </w:rPr>
          <w:fldChar w:fldCharType="begin"/>
        </w:r>
        <w:r>
          <w:rPr>
            <w:webHidden/>
          </w:rPr>
          <w:instrText xml:space="preserve"> PAGEREF _Toc356300947 \h </w:instrText>
        </w:r>
        <w:r>
          <w:rPr>
            <w:webHidden/>
          </w:rPr>
        </w:r>
      </w:ins>
      <w:r>
        <w:rPr>
          <w:webHidden/>
        </w:rPr>
        <w:fldChar w:fldCharType="separate"/>
      </w:r>
      <w:ins w:id="80" w:author="Seabolt, Roy R.  (Harris)" w:date="2013-05-14T13:20:00Z">
        <w:r>
          <w:rPr>
            <w:webHidden/>
          </w:rPr>
          <w:t>1</w:t>
        </w:r>
        <w:r>
          <w:rPr>
            <w:webHidden/>
          </w:rPr>
          <w:fldChar w:fldCharType="end"/>
        </w:r>
        <w:r w:rsidRPr="003339CD">
          <w:rPr>
            <w:rStyle w:val="Hyperlink"/>
          </w:rPr>
          <w:fldChar w:fldCharType="end"/>
        </w:r>
      </w:ins>
    </w:p>
    <w:p w:rsidR="00753771" w:rsidRPr="007B261B" w:rsidRDefault="00753771">
      <w:pPr>
        <w:pStyle w:val="TOC2"/>
        <w:rPr>
          <w:ins w:id="81" w:author="Seabolt, Roy R.  (Harris)" w:date="2013-05-14T13:20:00Z"/>
          <w:rFonts w:ascii="Calibri" w:hAnsi="Calibri"/>
          <w:sz w:val="22"/>
          <w:szCs w:val="22"/>
        </w:rPr>
      </w:pPr>
      <w:ins w:id="82" w:author="Seabolt, Roy R.  (Harris)" w:date="2013-05-14T13:20:00Z">
        <w:r w:rsidRPr="003339CD">
          <w:rPr>
            <w:rStyle w:val="Hyperlink"/>
          </w:rPr>
          <w:fldChar w:fldCharType="begin"/>
        </w:r>
        <w:r w:rsidRPr="003339CD">
          <w:rPr>
            <w:rStyle w:val="Hyperlink"/>
          </w:rPr>
          <w:instrText xml:space="preserve"> </w:instrText>
        </w:r>
        <w:r>
          <w:instrText>HYPERLINK \l "_Toc356300948"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1.2</w:t>
        </w:r>
        <w:r w:rsidRPr="007B261B">
          <w:rPr>
            <w:rFonts w:ascii="Calibri" w:hAnsi="Calibri"/>
            <w:sz w:val="22"/>
            <w:szCs w:val="22"/>
          </w:rPr>
          <w:tab/>
        </w:r>
        <w:r w:rsidRPr="003339CD">
          <w:rPr>
            <w:rStyle w:val="Hyperlink"/>
          </w:rPr>
          <w:t>Typical configuration</w:t>
        </w:r>
        <w:r>
          <w:rPr>
            <w:webHidden/>
          </w:rPr>
          <w:tab/>
        </w:r>
        <w:r>
          <w:rPr>
            <w:webHidden/>
          </w:rPr>
          <w:fldChar w:fldCharType="begin"/>
        </w:r>
        <w:r>
          <w:rPr>
            <w:webHidden/>
          </w:rPr>
          <w:instrText xml:space="preserve"> PAGEREF _Toc356300948 \h </w:instrText>
        </w:r>
        <w:r>
          <w:rPr>
            <w:webHidden/>
          </w:rPr>
        </w:r>
      </w:ins>
      <w:r>
        <w:rPr>
          <w:webHidden/>
        </w:rPr>
        <w:fldChar w:fldCharType="separate"/>
      </w:r>
      <w:ins w:id="83" w:author="Seabolt, Roy R.  (Harris)" w:date="2013-05-14T13:20:00Z">
        <w:r>
          <w:rPr>
            <w:webHidden/>
          </w:rPr>
          <w:t>1</w:t>
        </w:r>
        <w:r>
          <w:rPr>
            <w:webHidden/>
          </w:rPr>
          <w:fldChar w:fldCharType="end"/>
        </w:r>
        <w:r w:rsidRPr="003339CD">
          <w:rPr>
            <w:rStyle w:val="Hyperlink"/>
          </w:rPr>
          <w:fldChar w:fldCharType="end"/>
        </w:r>
      </w:ins>
    </w:p>
    <w:p w:rsidR="00753771" w:rsidRPr="007B261B" w:rsidRDefault="00753771">
      <w:pPr>
        <w:pStyle w:val="TOC2"/>
        <w:rPr>
          <w:ins w:id="84" w:author="Seabolt, Roy R.  (Harris)" w:date="2013-05-14T13:20:00Z"/>
          <w:rFonts w:ascii="Calibri" w:hAnsi="Calibri"/>
          <w:sz w:val="22"/>
          <w:szCs w:val="22"/>
        </w:rPr>
      </w:pPr>
      <w:ins w:id="85" w:author="Seabolt, Roy R.  (Harris)" w:date="2013-05-14T13:20:00Z">
        <w:r w:rsidRPr="003339CD">
          <w:rPr>
            <w:rStyle w:val="Hyperlink"/>
          </w:rPr>
          <w:fldChar w:fldCharType="begin"/>
        </w:r>
        <w:r w:rsidRPr="003339CD">
          <w:rPr>
            <w:rStyle w:val="Hyperlink"/>
          </w:rPr>
          <w:instrText xml:space="preserve"> </w:instrText>
        </w:r>
        <w:r>
          <w:instrText>HYPERLINK \l "_Toc356300949"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1.3</w:t>
        </w:r>
        <w:r w:rsidRPr="007B261B">
          <w:rPr>
            <w:rFonts w:ascii="Calibri" w:hAnsi="Calibri"/>
            <w:sz w:val="22"/>
            <w:szCs w:val="22"/>
          </w:rPr>
          <w:tab/>
        </w:r>
        <w:r w:rsidRPr="003339CD">
          <w:rPr>
            <w:rStyle w:val="Hyperlink"/>
          </w:rPr>
          <w:t>Networking Topology Options</w:t>
        </w:r>
        <w:r>
          <w:rPr>
            <w:webHidden/>
          </w:rPr>
          <w:tab/>
        </w:r>
        <w:r>
          <w:rPr>
            <w:webHidden/>
          </w:rPr>
          <w:fldChar w:fldCharType="begin"/>
        </w:r>
        <w:r>
          <w:rPr>
            <w:webHidden/>
          </w:rPr>
          <w:instrText xml:space="preserve"> PAGEREF _Toc356300949 \h </w:instrText>
        </w:r>
        <w:r>
          <w:rPr>
            <w:webHidden/>
          </w:rPr>
        </w:r>
      </w:ins>
      <w:r>
        <w:rPr>
          <w:webHidden/>
        </w:rPr>
        <w:fldChar w:fldCharType="separate"/>
      </w:r>
      <w:ins w:id="86" w:author="Seabolt, Roy R.  (Harris)" w:date="2013-05-14T13:20:00Z">
        <w:r>
          <w:rPr>
            <w:webHidden/>
          </w:rPr>
          <w:t>2</w:t>
        </w:r>
        <w:r>
          <w:rPr>
            <w:webHidden/>
          </w:rPr>
          <w:fldChar w:fldCharType="end"/>
        </w:r>
        <w:r w:rsidRPr="003339CD">
          <w:rPr>
            <w:rStyle w:val="Hyperlink"/>
          </w:rPr>
          <w:fldChar w:fldCharType="end"/>
        </w:r>
      </w:ins>
    </w:p>
    <w:p w:rsidR="00753771" w:rsidRPr="007B261B" w:rsidRDefault="00753771">
      <w:pPr>
        <w:pStyle w:val="TOC2"/>
        <w:rPr>
          <w:ins w:id="87" w:author="Seabolt, Roy R.  (Harris)" w:date="2013-05-14T13:20:00Z"/>
          <w:rFonts w:ascii="Calibri" w:hAnsi="Calibri"/>
          <w:sz w:val="22"/>
          <w:szCs w:val="22"/>
        </w:rPr>
      </w:pPr>
      <w:ins w:id="88" w:author="Seabolt, Roy R.  (Harris)" w:date="2013-05-14T13:20:00Z">
        <w:r w:rsidRPr="003339CD">
          <w:rPr>
            <w:rStyle w:val="Hyperlink"/>
          </w:rPr>
          <w:fldChar w:fldCharType="begin"/>
        </w:r>
        <w:r w:rsidRPr="003339CD">
          <w:rPr>
            <w:rStyle w:val="Hyperlink"/>
          </w:rPr>
          <w:instrText xml:space="preserve"> </w:instrText>
        </w:r>
        <w:r>
          <w:instrText>HYPERLINK \l "_Toc356300950"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1.4</w:t>
        </w:r>
        <w:r w:rsidRPr="007B261B">
          <w:rPr>
            <w:rFonts w:ascii="Calibri" w:hAnsi="Calibri"/>
            <w:sz w:val="22"/>
            <w:szCs w:val="22"/>
          </w:rPr>
          <w:tab/>
        </w:r>
        <w:r w:rsidRPr="003339CD">
          <w:rPr>
            <w:rStyle w:val="Hyperlink"/>
          </w:rPr>
          <w:t>Commercial DICOM devices connected to Main Network Backbone</w:t>
        </w:r>
        <w:r>
          <w:rPr>
            <w:webHidden/>
          </w:rPr>
          <w:tab/>
        </w:r>
        <w:r>
          <w:rPr>
            <w:webHidden/>
          </w:rPr>
          <w:fldChar w:fldCharType="begin"/>
        </w:r>
        <w:r>
          <w:rPr>
            <w:webHidden/>
          </w:rPr>
          <w:instrText xml:space="preserve"> PAGEREF _Toc356300950 \h </w:instrText>
        </w:r>
        <w:r>
          <w:rPr>
            <w:webHidden/>
          </w:rPr>
        </w:r>
      </w:ins>
      <w:r>
        <w:rPr>
          <w:webHidden/>
        </w:rPr>
        <w:fldChar w:fldCharType="separate"/>
      </w:r>
      <w:ins w:id="89" w:author="Seabolt, Roy R.  (Harris)" w:date="2013-05-14T13:20:00Z">
        <w:r>
          <w:rPr>
            <w:webHidden/>
          </w:rPr>
          <w:t>2</w:t>
        </w:r>
        <w:r>
          <w:rPr>
            <w:webHidden/>
          </w:rPr>
          <w:fldChar w:fldCharType="end"/>
        </w:r>
        <w:r w:rsidRPr="003339CD">
          <w:rPr>
            <w:rStyle w:val="Hyperlink"/>
          </w:rPr>
          <w:fldChar w:fldCharType="end"/>
        </w:r>
      </w:ins>
    </w:p>
    <w:p w:rsidR="00753771" w:rsidRPr="007B261B" w:rsidRDefault="00753771">
      <w:pPr>
        <w:pStyle w:val="TOC2"/>
        <w:rPr>
          <w:ins w:id="90" w:author="Seabolt, Roy R.  (Harris)" w:date="2013-05-14T13:20:00Z"/>
          <w:rFonts w:ascii="Calibri" w:hAnsi="Calibri"/>
          <w:sz w:val="22"/>
          <w:szCs w:val="22"/>
        </w:rPr>
      </w:pPr>
      <w:ins w:id="91" w:author="Seabolt, Roy R.  (Harris)" w:date="2013-05-14T13:20:00Z">
        <w:r w:rsidRPr="003339CD">
          <w:rPr>
            <w:rStyle w:val="Hyperlink"/>
          </w:rPr>
          <w:fldChar w:fldCharType="begin"/>
        </w:r>
        <w:r w:rsidRPr="003339CD">
          <w:rPr>
            <w:rStyle w:val="Hyperlink"/>
          </w:rPr>
          <w:instrText xml:space="preserve"> </w:instrText>
        </w:r>
        <w:r>
          <w:instrText>HYPERLINK \l "_Toc356300951"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1.5</w:t>
        </w:r>
        <w:r w:rsidRPr="007B261B">
          <w:rPr>
            <w:rFonts w:ascii="Calibri" w:hAnsi="Calibri"/>
            <w:sz w:val="22"/>
            <w:szCs w:val="22"/>
          </w:rPr>
          <w:tab/>
        </w:r>
        <w:r w:rsidRPr="003339CD">
          <w:rPr>
            <w:rStyle w:val="Hyperlink"/>
          </w:rPr>
          <w:t>Commercial DICOM Devices on Separate Physical Networks</w:t>
        </w:r>
        <w:r>
          <w:rPr>
            <w:webHidden/>
          </w:rPr>
          <w:tab/>
        </w:r>
        <w:r>
          <w:rPr>
            <w:webHidden/>
          </w:rPr>
          <w:fldChar w:fldCharType="begin"/>
        </w:r>
        <w:r>
          <w:rPr>
            <w:webHidden/>
          </w:rPr>
          <w:instrText xml:space="preserve"> PAGEREF _Toc356300951 \h </w:instrText>
        </w:r>
        <w:r>
          <w:rPr>
            <w:webHidden/>
          </w:rPr>
        </w:r>
      </w:ins>
      <w:r>
        <w:rPr>
          <w:webHidden/>
        </w:rPr>
        <w:fldChar w:fldCharType="separate"/>
      </w:r>
      <w:ins w:id="92" w:author="Seabolt, Roy R.  (Harris)" w:date="2013-05-14T13:20:00Z">
        <w:r>
          <w:rPr>
            <w:webHidden/>
          </w:rPr>
          <w:t>2</w:t>
        </w:r>
        <w:r>
          <w:rPr>
            <w:webHidden/>
          </w:rPr>
          <w:fldChar w:fldCharType="end"/>
        </w:r>
        <w:r w:rsidRPr="003339CD">
          <w:rPr>
            <w:rStyle w:val="Hyperlink"/>
          </w:rPr>
          <w:fldChar w:fldCharType="end"/>
        </w:r>
      </w:ins>
    </w:p>
    <w:p w:rsidR="00753771" w:rsidRPr="007B261B" w:rsidRDefault="00753771">
      <w:pPr>
        <w:pStyle w:val="TOC2"/>
        <w:rPr>
          <w:ins w:id="93" w:author="Seabolt, Roy R.  (Harris)" w:date="2013-05-14T13:20:00Z"/>
          <w:rFonts w:ascii="Calibri" w:hAnsi="Calibri"/>
          <w:sz w:val="22"/>
          <w:szCs w:val="22"/>
        </w:rPr>
      </w:pPr>
      <w:ins w:id="94" w:author="Seabolt, Roy R.  (Harris)" w:date="2013-05-14T13:20:00Z">
        <w:r w:rsidRPr="003339CD">
          <w:rPr>
            <w:rStyle w:val="Hyperlink"/>
          </w:rPr>
          <w:fldChar w:fldCharType="begin"/>
        </w:r>
        <w:r w:rsidRPr="003339CD">
          <w:rPr>
            <w:rStyle w:val="Hyperlink"/>
          </w:rPr>
          <w:instrText xml:space="preserve"> </w:instrText>
        </w:r>
        <w:r>
          <w:instrText>HYPERLINK \l "_Toc356300952"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1.6</w:t>
        </w:r>
        <w:r w:rsidRPr="007B261B">
          <w:rPr>
            <w:rFonts w:ascii="Calibri" w:hAnsi="Calibri"/>
            <w:sz w:val="22"/>
            <w:szCs w:val="22"/>
          </w:rPr>
          <w:tab/>
        </w:r>
        <w:r w:rsidRPr="003339CD">
          <w:rPr>
            <w:rStyle w:val="Hyperlink"/>
          </w:rPr>
          <w:t>Documentation Conventions</w:t>
        </w:r>
        <w:r>
          <w:rPr>
            <w:webHidden/>
          </w:rPr>
          <w:tab/>
        </w:r>
        <w:r>
          <w:rPr>
            <w:webHidden/>
          </w:rPr>
          <w:fldChar w:fldCharType="begin"/>
        </w:r>
        <w:r>
          <w:rPr>
            <w:webHidden/>
          </w:rPr>
          <w:instrText xml:space="preserve"> PAGEREF _Toc356300952 \h </w:instrText>
        </w:r>
        <w:r>
          <w:rPr>
            <w:webHidden/>
          </w:rPr>
        </w:r>
      </w:ins>
      <w:r>
        <w:rPr>
          <w:webHidden/>
        </w:rPr>
        <w:fldChar w:fldCharType="separate"/>
      </w:r>
      <w:ins w:id="95" w:author="Seabolt, Roy R.  (Harris)" w:date="2013-05-14T13:20:00Z">
        <w:r>
          <w:rPr>
            <w:webHidden/>
          </w:rPr>
          <w:t>3</w:t>
        </w:r>
        <w:r>
          <w:rPr>
            <w:webHidden/>
          </w:rPr>
          <w:fldChar w:fldCharType="end"/>
        </w:r>
        <w:r w:rsidRPr="003339CD">
          <w:rPr>
            <w:rStyle w:val="Hyperlink"/>
          </w:rPr>
          <w:fldChar w:fldCharType="end"/>
        </w:r>
      </w:ins>
    </w:p>
    <w:p w:rsidR="00753771" w:rsidRPr="007B261B" w:rsidRDefault="00753771">
      <w:pPr>
        <w:pStyle w:val="TOC1"/>
        <w:rPr>
          <w:ins w:id="96" w:author="Seabolt, Roy R.  (Harris)" w:date="2013-05-14T13:20:00Z"/>
          <w:rFonts w:ascii="Calibri" w:hAnsi="Calibri"/>
          <w:b w:val="0"/>
          <w:sz w:val="22"/>
          <w:szCs w:val="22"/>
        </w:rPr>
      </w:pPr>
      <w:ins w:id="97" w:author="Seabolt, Roy R.  (Harris)" w:date="2013-05-14T13:20:00Z">
        <w:r w:rsidRPr="003339CD">
          <w:rPr>
            <w:rStyle w:val="Hyperlink"/>
          </w:rPr>
          <w:fldChar w:fldCharType="begin"/>
        </w:r>
        <w:r w:rsidRPr="003339CD">
          <w:rPr>
            <w:rStyle w:val="Hyperlink"/>
          </w:rPr>
          <w:instrText xml:space="preserve"> </w:instrText>
        </w:r>
        <w:r>
          <w:instrText>HYPERLINK \l "_Toc356300953"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Chapter 2</w:t>
        </w:r>
        <w:r w:rsidRPr="007B261B">
          <w:rPr>
            <w:rFonts w:ascii="Calibri" w:hAnsi="Calibri"/>
            <w:b w:val="0"/>
            <w:sz w:val="22"/>
            <w:szCs w:val="22"/>
          </w:rPr>
          <w:tab/>
        </w:r>
        <w:r w:rsidRPr="003339CD">
          <w:rPr>
            <w:rStyle w:val="Hyperlink"/>
          </w:rPr>
          <w:t>Pre-Initialization Instructions</w:t>
        </w:r>
        <w:r>
          <w:rPr>
            <w:webHidden/>
          </w:rPr>
          <w:tab/>
        </w:r>
        <w:r>
          <w:rPr>
            <w:webHidden/>
          </w:rPr>
          <w:fldChar w:fldCharType="begin"/>
        </w:r>
        <w:r>
          <w:rPr>
            <w:webHidden/>
          </w:rPr>
          <w:instrText xml:space="preserve"> PAGEREF _Toc356300953 \h </w:instrText>
        </w:r>
        <w:r>
          <w:rPr>
            <w:webHidden/>
          </w:rPr>
        </w:r>
      </w:ins>
      <w:r>
        <w:rPr>
          <w:webHidden/>
        </w:rPr>
        <w:fldChar w:fldCharType="separate"/>
      </w:r>
      <w:ins w:id="98" w:author="Seabolt, Roy R.  (Harris)" w:date="2013-05-14T13:20:00Z">
        <w:r>
          <w:rPr>
            <w:webHidden/>
          </w:rPr>
          <w:t>5</w:t>
        </w:r>
        <w:r>
          <w:rPr>
            <w:webHidden/>
          </w:rPr>
          <w:fldChar w:fldCharType="end"/>
        </w:r>
        <w:r w:rsidRPr="003339CD">
          <w:rPr>
            <w:rStyle w:val="Hyperlink"/>
          </w:rPr>
          <w:fldChar w:fldCharType="end"/>
        </w:r>
      </w:ins>
    </w:p>
    <w:p w:rsidR="00753771" w:rsidRPr="007B261B" w:rsidRDefault="00753771">
      <w:pPr>
        <w:pStyle w:val="TOC2"/>
        <w:rPr>
          <w:ins w:id="99" w:author="Seabolt, Roy R.  (Harris)" w:date="2013-05-14T13:20:00Z"/>
          <w:rFonts w:ascii="Calibri" w:hAnsi="Calibri"/>
          <w:sz w:val="22"/>
          <w:szCs w:val="22"/>
        </w:rPr>
      </w:pPr>
      <w:ins w:id="100" w:author="Seabolt, Roy R.  (Harris)" w:date="2013-05-14T13:20:00Z">
        <w:r w:rsidRPr="003339CD">
          <w:rPr>
            <w:rStyle w:val="Hyperlink"/>
          </w:rPr>
          <w:fldChar w:fldCharType="begin"/>
        </w:r>
        <w:r w:rsidRPr="003339CD">
          <w:rPr>
            <w:rStyle w:val="Hyperlink"/>
          </w:rPr>
          <w:instrText xml:space="preserve"> </w:instrText>
        </w:r>
        <w:r>
          <w:instrText>HYPERLINK \l "_Toc356300954"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2.1</w:t>
        </w:r>
        <w:r w:rsidRPr="007B261B">
          <w:rPr>
            <w:rFonts w:ascii="Calibri" w:hAnsi="Calibri"/>
            <w:sz w:val="22"/>
            <w:szCs w:val="22"/>
          </w:rPr>
          <w:tab/>
        </w:r>
        <w:r w:rsidRPr="003339CD">
          <w:rPr>
            <w:rStyle w:val="Hyperlink"/>
          </w:rPr>
          <w:t>Hardware and Software Requirements</w:t>
        </w:r>
        <w:r>
          <w:rPr>
            <w:webHidden/>
          </w:rPr>
          <w:tab/>
        </w:r>
        <w:r>
          <w:rPr>
            <w:webHidden/>
          </w:rPr>
          <w:fldChar w:fldCharType="begin"/>
        </w:r>
        <w:r>
          <w:rPr>
            <w:webHidden/>
          </w:rPr>
          <w:instrText xml:space="preserve"> PAGEREF _Toc356300954 \h </w:instrText>
        </w:r>
        <w:r>
          <w:rPr>
            <w:webHidden/>
          </w:rPr>
        </w:r>
      </w:ins>
      <w:r>
        <w:rPr>
          <w:webHidden/>
        </w:rPr>
        <w:fldChar w:fldCharType="separate"/>
      </w:r>
      <w:ins w:id="101" w:author="Seabolt, Roy R.  (Harris)" w:date="2013-05-14T13:20:00Z">
        <w:r>
          <w:rPr>
            <w:webHidden/>
          </w:rPr>
          <w:t>5</w:t>
        </w:r>
        <w:r>
          <w:rPr>
            <w:webHidden/>
          </w:rPr>
          <w:fldChar w:fldCharType="end"/>
        </w:r>
        <w:r w:rsidRPr="003339CD">
          <w:rPr>
            <w:rStyle w:val="Hyperlink"/>
          </w:rPr>
          <w:fldChar w:fldCharType="end"/>
        </w:r>
      </w:ins>
    </w:p>
    <w:p w:rsidR="00753771" w:rsidRPr="007B261B" w:rsidRDefault="00753771">
      <w:pPr>
        <w:pStyle w:val="TOC2"/>
        <w:rPr>
          <w:ins w:id="102" w:author="Seabolt, Roy R.  (Harris)" w:date="2013-05-14T13:20:00Z"/>
          <w:rFonts w:ascii="Calibri" w:hAnsi="Calibri"/>
          <w:sz w:val="22"/>
          <w:szCs w:val="22"/>
        </w:rPr>
      </w:pPr>
      <w:ins w:id="103" w:author="Seabolt, Roy R.  (Harris)" w:date="2013-05-14T13:20:00Z">
        <w:r w:rsidRPr="003339CD">
          <w:rPr>
            <w:rStyle w:val="Hyperlink"/>
          </w:rPr>
          <w:fldChar w:fldCharType="begin"/>
        </w:r>
        <w:r w:rsidRPr="003339CD">
          <w:rPr>
            <w:rStyle w:val="Hyperlink"/>
          </w:rPr>
          <w:instrText xml:space="preserve"> </w:instrText>
        </w:r>
        <w:r>
          <w:instrText>HYPERLINK \l "_Toc356300955"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2.2</w:t>
        </w:r>
        <w:r w:rsidRPr="007B261B">
          <w:rPr>
            <w:rFonts w:ascii="Calibri" w:hAnsi="Calibri"/>
            <w:sz w:val="22"/>
            <w:szCs w:val="22"/>
          </w:rPr>
          <w:tab/>
        </w:r>
        <w:r w:rsidRPr="003339CD">
          <w:rPr>
            <w:rStyle w:val="Hyperlink"/>
          </w:rPr>
          <w:t>VA Security Policy</w:t>
        </w:r>
        <w:r>
          <w:rPr>
            <w:webHidden/>
          </w:rPr>
          <w:tab/>
        </w:r>
        <w:r>
          <w:rPr>
            <w:webHidden/>
          </w:rPr>
          <w:fldChar w:fldCharType="begin"/>
        </w:r>
        <w:r>
          <w:rPr>
            <w:webHidden/>
          </w:rPr>
          <w:instrText xml:space="preserve"> PAGEREF _Toc356300955 \h </w:instrText>
        </w:r>
        <w:r>
          <w:rPr>
            <w:webHidden/>
          </w:rPr>
        </w:r>
      </w:ins>
      <w:r>
        <w:rPr>
          <w:webHidden/>
        </w:rPr>
        <w:fldChar w:fldCharType="separate"/>
      </w:r>
      <w:ins w:id="104" w:author="Seabolt, Roy R.  (Harris)" w:date="2013-05-14T13:20:00Z">
        <w:r>
          <w:rPr>
            <w:webHidden/>
          </w:rPr>
          <w:t>6</w:t>
        </w:r>
        <w:r>
          <w:rPr>
            <w:webHidden/>
          </w:rPr>
          <w:fldChar w:fldCharType="end"/>
        </w:r>
        <w:r w:rsidRPr="003339CD">
          <w:rPr>
            <w:rStyle w:val="Hyperlink"/>
          </w:rPr>
          <w:fldChar w:fldCharType="end"/>
        </w:r>
      </w:ins>
    </w:p>
    <w:p w:rsidR="00753771" w:rsidRPr="007B261B" w:rsidRDefault="00753771">
      <w:pPr>
        <w:pStyle w:val="TOC2"/>
        <w:rPr>
          <w:ins w:id="105" w:author="Seabolt, Roy R.  (Harris)" w:date="2013-05-14T13:20:00Z"/>
          <w:rFonts w:ascii="Calibri" w:hAnsi="Calibri"/>
          <w:sz w:val="22"/>
          <w:szCs w:val="22"/>
        </w:rPr>
      </w:pPr>
      <w:ins w:id="106" w:author="Seabolt, Roy R.  (Harris)" w:date="2013-05-14T13:20:00Z">
        <w:r w:rsidRPr="003339CD">
          <w:rPr>
            <w:rStyle w:val="Hyperlink"/>
          </w:rPr>
          <w:fldChar w:fldCharType="begin"/>
        </w:r>
        <w:r w:rsidRPr="003339CD">
          <w:rPr>
            <w:rStyle w:val="Hyperlink"/>
          </w:rPr>
          <w:instrText xml:space="preserve"> </w:instrText>
        </w:r>
        <w:r>
          <w:instrText>HYPERLINK \l "_Toc356300956"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2.3</w:t>
        </w:r>
        <w:r w:rsidRPr="007B261B">
          <w:rPr>
            <w:rFonts w:ascii="Calibri" w:hAnsi="Calibri"/>
            <w:sz w:val="22"/>
            <w:szCs w:val="22"/>
          </w:rPr>
          <w:tab/>
        </w:r>
        <w:r w:rsidRPr="003339CD">
          <w:rPr>
            <w:rStyle w:val="Hyperlink"/>
          </w:rPr>
          <w:t>Sequence of activities</w:t>
        </w:r>
        <w:r>
          <w:rPr>
            <w:webHidden/>
          </w:rPr>
          <w:tab/>
        </w:r>
        <w:r>
          <w:rPr>
            <w:webHidden/>
          </w:rPr>
          <w:fldChar w:fldCharType="begin"/>
        </w:r>
        <w:r>
          <w:rPr>
            <w:webHidden/>
          </w:rPr>
          <w:instrText xml:space="preserve"> PAGEREF _Toc356300956 \h </w:instrText>
        </w:r>
        <w:r>
          <w:rPr>
            <w:webHidden/>
          </w:rPr>
        </w:r>
      </w:ins>
      <w:r>
        <w:rPr>
          <w:webHidden/>
        </w:rPr>
        <w:fldChar w:fldCharType="separate"/>
      </w:r>
      <w:ins w:id="107" w:author="Seabolt, Roy R.  (Harris)" w:date="2013-05-14T13:20:00Z">
        <w:r>
          <w:rPr>
            <w:webHidden/>
          </w:rPr>
          <w:t>6</w:t>
        </w:r>
        <w:r>
          <w:rPr>
            <w:webHidden/>
          </w:rPr>
          <w:fldChar w:fldCharType="end"/>
        </w:r>
        <w:r w:rsidRPr="003339CD">
          <w:rPr>
            <w:rStyle w:val="Hyperlink"/>
          </w:rPr>
          <w:fldChar w:fldCharType="end"/>
        </w:r>
      </w:ins>
    </w:p>
    <w:p w:rsidR="00753771" w:rsidRPr="007B261B" w:rsidRDefault="00753771">
      <w:pPr>
        <w:pStyle w:val="TOC2"/>
        <w:rPr>
          <w:ins w:id="108" w:author="Seabolt, Roy R.  (Harris)" w:date="2013-05-14T13:20:00Z"/>
          <w:rFonts w:ascii="Calibri" w:hAnsi="Calibri"/>
          <w:sz w:val="22"/>
          <w:szCs w:val="22"/>
        </w:rPr>
      </w:pPr>
      <w:ins w:id="109" w:author="Seabolt, Roy R.  (Harris)" w:date="2013-05-14T13:20:00Z">
        <w:r w:rsidRPr="003339CD">
          <w:rPr>
            <w:rStyle w:val="Hyperlink"/>
          </w:rPr>
          <w:fldChar w:fldCharType="begin"/>
        </w:r>
        <w:r w:rsidRPr="003339CD">
          <w:rPr>
            <w:rStyle w:val="Hyperlink"/>
          </w:rPr>
          <w:instrText xml:space="preserve"> </w:instrText>
        </w:r>
        <w:r>
          <w:instrText>HYPERLINK \l "_Toc356300957"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2.4</w:t>
        </w:r>
        <w:r w:rsidRPr="007B261B">
          <w:rPr>
            <w:rFonts w:ascii="Calibri" w:hAnsi="Calibri"/>
            <w:sz w:val="22"/>
            <w:szCs w:val="22"/>
          </w:rPr>
          <w:tab/>
        </w:r>
        <w:r w:rsidRPr="003339CD">
          <w:rPr>
            <w:rStyle w:val="Hyperlink"/>
          </w:rPr>
          <w:t>Master Files and Software Required to Run the DICOM Gateway</w:t>
        </w:r>
        <w:r>
          <w:rPr>
            <w:webHidden/>
          </w:rPr>
          <w:tab/>
        </w:r>
        <w:r>
          <w:rPr>
            <w:webHidden/>
          </w:rPr>
          <w:fldChar w:fldCharType="begin"/>
        </w:r>
        <w:r>
          <w:rPr>
            <w:webHidden/>
          </w:rPr>
          <w:instrText xml:space="preserve"> PAGEREF _Toc356300957 \h </w:instrText>
        </w:r>
        <w:r>
          <w:rPr>
            <w:webHidden/>
          </w:rPr>
        </w:r>
      </w:ins>
      <w:r>
        <w:rPr>
          <w:webHidden/>
        </w:rPr>
        <w:fldChar w:fldCharType="separate"/>
      </w:r>
      <w:ins w:id="110" w:author="Seabolt, Roy R.  (Harris)" w:date="2013-05-14T13:20:00Z">
        <w:r>
          <w:rPr>
            <w:webHidden/>
          </w:rPr>
          <w:t>7</w:t>
        </w:r>
        <w:r>
          <w:rPr>
            <w:webHidden/>
          </w:rPr>
          <w:fldChar w:fldCharType="end"/>
        </w:r>
        <w:r w:rsidRPr="003339CD">
          <w:rPr>
            <w:rStyle w:val="Hyperlink"/>
          </w:rPr>
          <w:fldChar w:fldCharType="end"/>
        </w:r>
      </w:ins>
    </w:p>
    <w:p w:rsidR="00753771" w:rsidRPr="007B261B" w:rsidRDefault="00753771">
      <w:pPr>
        <w:pStyle w:val="TOC2"/>
        <w:rPr>
          <w:ins w:id="111" w:author="Seabolt, Roy R.  (Harris)" w:date="2013-05-14T13:20:00Z"/>
          <w:rFonts w:ascii="Calibri" w:hAnsi="Calibri"/>
          <w:sz w:val="22"/>
          <w:szCs w:val="22"/>
        </w:rPr>
      </w:pPr>
      <w:ins w:id="112" w:author="Seabolt, Roy R.  (Harris)" w:date="2013-05-14T13:20:00Z">
        <w:r w:rsidRPr="003339CD">
          <w:rPr>
            <w:rStyle w:val="Hyperlink"/>
          </w:rPr>
          <w:fldChar w:fldCharType="begin"/>
        </w:r>
        <w:r w:rsidRPr="003339CD">
          <w:rPr>
            <w:rStyle w:val="Hyperlink"/>
          </w:rPr>
          <w:instrText xml:space="preserve"> </w:instrText>
        </w:r>
        <w:r>
          <w:instrText>HYPERLINK \l "_Toc356300958"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2.5</w:t>
        </w:r>
        <w:r w:rsidRPr="007B261B">
          <w:rPr>
            <w:rFonts w:ascii="Calibri" w:hAnsi="Calibri"/>
            <w:sz w:val="22"/>
            <w:szCs w:val="22"/>
          </w:rPr>
          <w:tab/>
        </w:r>
        <w:r w:rsidRPr="003339CD">
          <w:rPr>
            <w:rStyle w:val="Hyperlink"/>
          </w:rPr>
          <w:t>System Configuration and Global Placement</w:t>
        </w:r>
        <w:r>
          <w:rPr>
            <w:webHidden/>
          </w:rPr>
          <w:tab/>
        </w:r>
        <w:r>
          <w:rPr>
            <w:webHidden/>
          </w:rPr>
          <w:fldChar w:fldCharType="begin"/>
        </w:r>
        <w:r>
          <w:rPr>
            <w:webHidden/>
          </w:rPr>
          <w:instrText xml:space="preserve"> PAGEREF _Toc356300958 \h </w:instrText>
        </w:r>
        <w:r>
          <w:rPr>
            <w:webHidden/>
          </w:rPr>
        </w:r>
      </w:ins>
      <w:r>
        <w:rPr>
          <w:webHidden/>
        </w:rPr>
        <w:fldChar w:fldCharType="separate"/>
      </w:r>
      <w:ins w:id="113" w:author="Seabolt, Roy R.  (Harris)" w:date="2013-05-14T13:20:00Z">
        <w:r>
          <w:rPr>
            <w:webHidden/>
          </w:rPr>
          <w:t>7</w:t>
        </w:r>
        <w:r>
          <w:rPr>
            <w:webHidden/>
          </w:rPr>
          <w:fldChar w:fldCharType="end"/>
        </w:r>
        <w:r w:rsidRPr="003339CD">
          <w:rPr>
            <w:rStyle w:val="Hyperlink"/>
          </w:rPr>
          <w:fldChar w:fldCharType="end"/>
        </w:r>
      </w:ins>
    </w:p>
    <w:p w:rsidR="00753771" w:rsidRPr="007B261B" w:rsidRDefault="00753771">
      <w:pPr>
        <w:pStyle w:val="TOC2"/>
        <w:rPr>
          <w:ins w:id="114" w:author="Seabolt, Roy R.  (Harris)" w:date="2013-05-14T13:20:00Z"/>
          <w:rFonts w:ascii="Calibri" w:hAnsi="Calibri"/>
          <w:sz w:val="22"/>
          <w:szCs w:val="22"/>
        </w:rPr>
      </w:pPr>
      <w:ins w:id="115" w:author="Seabolt, Roy R.  (Harris)" w:date="2013-05-14T13:20:00Z">
        <w:r w:rsidRPr="003339CD">
          <w:rPr>
            <w:rStyle w:val="Hyperlink"/>
          </w:rPr>
          <w:fldChar w:fldCharType="begin"/>
        </w:r>
        <w:r w:rsidRPr="003339CD">
          <w:rPr>
            <w:rStyle w:val="Hyperlink"/>
          </w:rPr>
          <w:instrText xml:space="preserve"> </w:instrText>
        </w:r>
        <w:r>
          <w:instrText>HYPERLINK \l "_Toc356300959"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2.6</w:t>
        </w:r>
        <w:r w:rsidRPr="007B261B">
          <w:rPr>
            <w:rFonts w:ascii="Calibri" w:hAnsi="Calibri"/>
            <w:sz w:val="22"/>
            <w:szCs w:val="22"/>
          </w:rPr>
          <w:tab/>
        </w:r>
        <w:r w:rsidRPr="003339CD">
          <w:rPr>
            <w:rStyle w:val="Hyperlink"/>
          </w:rPr>
          <w:t>Resources (unique or unusual) Required for Software Product</w:t>
        </w:r>
        <w:r>
          <w:rPr>
            <w:webHidden/>
          </w:rPr>
          <w:tab/>
        </w:r>
        <w:r>
          <w:rPr>
            <w:webHidden/>
          </w:rPr>
          <w:fldChar w:fldCharType="begin"/>
        </w:r>
        <w:r>
          <w:rPr>
            <w:webHidden/>
          </w:rPr>
          <w:instrText xml:space="preserve"> PAGEREF _Toc356300959 \h </w:instrText>
        </w:r>
        <w:r>
          <w:rPr>
            <w:webHidden/>
          </w:rPr>
        </w:r>
      </w:ins>
      <w:r>
        <w:rPr>
          <w:webHidden/>
        </w:rPr>
        <w:fldChar w:fldCharType="separate"/>
      </w:r>
      <w:ins w:id="116" w:author="Seabolt, Roy R.  (Harris)" w:date="2013-05-14T13:20:00Z">
        <w:r>
          <w:rPr>
            <w:webHidden/>
          </w:rPr>
          <w:t>8</w:t>
        </w:r>
        <w:r>
          <w:rPr>
            <w:webHidden/>
          </w:rPr>
          <w:fldChar w:fldCharType="end"/>
        </w:r>
        <w:r w:rsidRPr="003339CD">
          <w:rPr>
            <w:rStyle w:val="Hyperlink"/>
          </w:rPr>
          <w:fldChar w:fldCharType="end"/>
        </w:r>
      </w:ins>
    </w:p>
    <w:p w:rsidR="00753771" w:rsidRPr="007B261B" w:rsidRDefault="00753771">
      <w:pPr>
        <w:pStyle w:val="TOC2"/>
        <w:rPr>
          <w:ins w:id="117" w:author="Seabolt, Roy R.  (Harris)" w:date="2013-05-14T13:20:00Z"/>
          <w:rFonts w:ascii="Calibri" w:hAnsi="Calibri"/>
          <w:sz w:val="22"/>
          <w:szCs w:val="22"/>
        </w:rPr>
      </w:pPr>
      <w:ins w:id="118" w:author="Seabolt, Roy R.  (Harris)" w:date="2013-05-14T13:20:00Z">
        <w:r w:rsidRPr="003339CD">
          <w:rPr>
            <w:rStyle w:val="Hyperlink"/>
          </w:rPr>
          <w:fldChar w:fldCharType="begin"/>
        </w:r>
        <w:r w:rsidRPr="003339CD">
          <w:rPr>
            <w:rStyle w:val="Hyperlink"/>
          </w:rPr>
          <w:instrText xml:space="preserve"> </w:instrText>
        </w:r>
        <w:r>
          <w:instrText>HYPERLINK \l "_Toc356300960"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2.7</w:t>
        </w:r>
        <w:r w:rsidRPr="007B261B">
          <w:rPr>
            <w:rFonts w:ascii="Calibri" w:hAnsi="Calibri"/>
            <w:sz w:val="22"/>
            <w:szCs w:val="22"/>
          </w:rPr>
          <w:tab/>
        </w:r>
        <w:r w:rsidRPr="003339CD">
          <w:rPr>
            <w:rStyle w:val="Hyperlink"/>
          </w:rPr>
          <w:t>Sizing Considerations</w:t>
        </w:r>
        <w:r>
          <w:rPr>
            <w:webHidden/>
          </w:rPr>
          <w:tab/>
        </w:r>
        <w:r>
          <w:rPr>
            <w:webHidden/>
          </w:rPr>
          <w:fldChar w:fldCharType="begin"/>
        </w:r>
        <w:r>
          <w:rPr>
            <w:webHidden/>
          </w:rPr>
          <w:instrText xml:space="preserve"> PAGEREF _Toc356300960 \h </w:instrText>
        </w:r>
        <w:r>
          <w:rPr>
            <w:webHidden/>
          </w:rPr>
        </w:r>
      </w:ins>
      <w:r>
        <w:rPr>
          <w:webHidden/>
        </w:rPr>
        <w:fldChar w:fldCharType="separate"/>
      </w:r>
      <w:ins w:id="119" w:author="Seabolt, Roy R.  (Harris)" w:date="2013-05-14T13:20:00Z">
        <w:r>
          <w:rPr>
            <w:webHidden/>
          </w:rPr>
          <w:t>8</w:t>
        </w:r>
        <w:r>
          <w:rPr>
            <w:webHidden/>
          </w:rPr>
          <w:fldChar w:fldCharType="end"/>
        </w:r>
        <w:r w:rsidRPr="003339CD">
          <w:rPr>
            <w:rStyle w:val="Hyperlink"/>
          </w:rPr>
          <w:fldChar w:fldCharType="end"/>
        </w:r>
      </w:ins>
    </w:p>
    <w:p w:rsidR="00753771" w:rsidRPr="007B261B" w:rsidRDefault="00753771">
      <w:pPr>
        <w:pStyle w:val="TOC2"/>
        <w:rPr>
          <w:ins w:id="120" w:author="Seabolt, Roy R.  (Harris)" w:date="2013-05-14T13:20:00Z"/>
          <w:rFonts w:ascii="Calibri" w:hAnsi="Calibri"/>
          <w:sz w:val="22"/>
          <w:szCs w:val="22"/>
        </w:rPr>
      </w:pPr>
      <w:ins w:id="121" w:author="Seabolt, Roy R.  (Harris)" w:date="2013-05-14T13:20:00Z">
        <w:r w:rsidRPr="003339CD">
          <w:rPr>
            <w:rStyle w:val="Hyperlink"/>
          </w:rPr>
          <w:fldChar w:fldCharType="begin"/>
        </w:r>
        <w:r w:rsidRPr="003339CD">
          <w:rPr>
            <w:rStyle w:val="Hyperlink"/>
          </w:rPr>
          <w:instrText xml:space="preserve"> </w:instrText>
        </w:r>
        <w:r>
          <w:instrText>HYPERLINK \l "_Toc356300961"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2.8</w:t>
        </w:r>
        <w:r w:rsidRPr="007B261B">
          <w:rPr>
            <w:rFonts w:ascii="Calibri" w:hAnsi="Calibri"/>
            <w:sz w:val="22"/>
            <w:szCs w:val="22"/>
          </w:rPr>
          <w:tab/>
        </w:r>
        <w:r w:rsidRPr="003339CD">
          <w:rPr>
            <w:rStyle w:val="Hyperlink"/>
          </w:rPr>
          <w:t>Recommendations for Software Installation and Testing</w:t>
        </w:r>
        <w:r>
          <w:rPr>
            <w:webHidden/>
          </w:rPr>
          <w:tab/>
        </w:r>
        <w:r>
          <w:rPr>
            <w:webHidden/>
          </w:rPr>
          <w:fldChar w:fldCharType="begin"/>
        </w:r>
        <w:r>
          <w:rPr>
            <w:webHidden/>
          </w:rPr>
          <w:instrText xml:space="preserve"> PAGEREF _Toc356300961 \h </w:instrText>
        </w:r>
        <w:r>
          <w:rPr>
            <w:webHidden/>
          </w:rPr>
        </w:r>
      </w:ins>
      <w:r>
        <w:rPr>
          <w:webHidden/>
        </w:rPr>
        <w:fldChar w:fldCharType="separate"/>
      </w:r>
      <w:ins w:id="122" w:author="Seabolt, Roy R.  (Harris)" w:date="2013-05-14T13:20:00Z">
        <w:r>
          <w:rPr>
            <w:webHidden/>
          </w:rPr>
          <w:t>8</w:t>
        </w:r>
        <w:r>
          <w:rPr>
            <w:webHidden/>
          </w:rPr>
          <w:fldChar w:fldCharType="end"/>
        </w:r>
        <w:r w:rsidRPr="003339CD">
          <w:rPr>
            <w:rStyle w:val="Hyperlink"/>
          </w:rPr>
          <w:fldChar w:fldCharType="end"/>
        </w:r>
      </w:ins>
    </w:p>
    <w:p w:rsidR="00753771" w:rsidRPr="007B261B" w:rsidRDefault="00753771">
      <w:pPr>
        <w:pStyle w:val="TOC3"/>
        <w:rPr>
          <w:ins w:id="123" w:author="Seabolt, Roy R.  (Harris)" w:date="2013-05-14T13:20:00Z"/>
          <w:rFonts w:ascii="Calibri" w:hAnsi="Calibri"/>
          <w:sz w:val="22"/>
          <w:szCs w:val="22"/>
        </w:rPr>
      </w:pPr>
      <w:ins w:id="124" w:author="Seabolt, Roy R.  (Harris)" w:date="2013-05-14T13:20:00Z">
        <w:r w:rsidRPr="003339CD">
          <w:rPr>
            <w:rStyle w:val="Hyperlink"/>
          </w:rPr>
          <w:fldChar w:fldCharType="begin"/>
        </w:r>
        <w:r w:rsidRPr="003339CD">
          <w:rPr>
            <w:rStyle w:val="Hyperlink"/>
          </w:rPr>
          <w:instrText xml:space="preserve"> </w:instrText>
        </w:r>
        <w:r>
          <w:instrText>HYPERLINK \l "_Toc356300962"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2.8.1</w:t>
        </w:r>
        <w:r w:rsidRPr="007B261B">
          <w:rPr>
            <w:rFonts w:ascii="Calibri" w:hAnsi="Calibri"/>
            <w:sz w:val="22"/>
            <w:szCs w:val="22"/>
          </w:rPr>
          <w:tab/>
        </w:r>
        <w:r w:rsidRPr="003339CD">
          <w:rPr>
            <w:rStyle w:val="Hyperlink"/>
          </w:rPr>
          <w:t>For an “initial” installation</w:t>
        </w:r>
        <w:r>
          <w:rPr>
            <w:webHidden/>
          </w:rPr>
          <w:tab/>
        </w:r>
        <w:r>
          <w:rPr>
            <w:webHidden/>
          </w:rPr>
          <w:fldChar w:fldCharType="begin"/>
        </w:r>
        <w:r>
          <w:rPr>
            <w:webHidden/>
          </w:rPr>
          <w:instrText xml:space="preserve"> PAGEREF _Toc356300962 \h </w:instrText>
        </w:r>
        <w:r>
          <w:rPr>
            <w:webHidden/>
          </w:rPr>
        </w:r>
      </w:ins>
      <w:r>
        <w:rPr>
          <w:webHidden/>
        </w:rPr>
        <w:fldChar w:fldCharType="separate"/>
      </w:r>
      <w:ins w:id="125" w:author="Seabolt, Roy R.  (Harris)" w:date="2013-05-14T13:20:00Z">
        <w:r>
          <w:rPr>
            <w:webHidden/>
          </w:rPr>
          <w:t>8</w:t>
        </w:r>
        <w:r>
          <w:rPr>
            <w:webHidden/>
          </w:rPr>
          <w:fldChar w:fldCharType="end"/>
        </w:r>
        <w:r w:rsidRPr="003339CD">
          <w:rPr>
            <w:rStyle w:val="Hyperlink"/>
          </w:rPr>
          <w:fldChar w:fldCharType="end"/>
        </w:r>
      </w:ins>
    </w:p>
    <w:p w:rsidR="00753771" w:rsidRPr="007B261B" w:rsidRDefault="00753771">
      <w:pPr>
        <w:pStyle w:val="TOC3"/>
        <w:rPr>
          <w:ins w:id="126" w:author="Seabolt, Roy R.  (Harris)" w:date="2013-05-14T13:20:00Z"/>
          <w:rFonts w:ascii="Calibri" w:hAnsi="Calibri"/>
          <w:sz w:val="22"/>
          <w:szCs w:val="22"/>
        </w:rPr>
      </w:pPr>
      <w:ins w:id="127" w:author="Seabolt, Roy R.  (Harris)" w:date="2013-05-14T13:20:00Z">
        <w:r w:rsidRPr="003339CD">
          <w:rPr>
            <w:rStyle w:val="Hyperlink"/>
          </w:rPr>
          <w:fldChar w:fldCharType="begin"/>
        </w:r>
        <w:r w:rsidRPr="003339CD">
          <w:rPr>
            <w:rStyle w:val="Hyperlink"/>
          </w:rPr>
          <w:instrText xml:space="preserve"> </w:instrText>
        </w:r>
        <w:r>
          <w:instrText>HYPERLINK \l "_Toc356300963"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2.8.2</w:t>
        </w:r>
        <w:r w:rsidRPr="007B261B">
          <w:rPr>
            <w:rFonts w:ascii="Calibri" w:hAnsi="Calibri"/>
            <w:sz w:val="22"/>
            <w:szCs w:val="22"/>
          </w:rPr>
          <w:tab/>
        </w:r>
        <w:r w:rsidRPr="003339CD">
          <w:rPr>
            <w:rStyle w:val="Hyperlink"/>
          </w:rPr>
          <w:t>For an “upgrade” installation</w:t>
        </w:r>
        <w:r>
          <w:rPr>
            <w:webHidden/>
          </w:rPr>
          <w:tab/>
        </w:r>
        <w:r>
          <w:rPr>
            <w:webHidden/>
          </w:rPr>
          <w:fldChar w:fldCharType="begin"/>
        </w:r>
        <w:r>
          <w:rPr>
            <w:webHidden/>
          </w:rPr>
          <w:instrText xml:space="preserve"> PAGEREF _Toc356300963 \h </w:instrText>
        </w:r>
        <w:r>
          <w:rPr>
            <w:webHidden/>
          </w:rPr>
        </w:r>
      </w:ins>
      <w:r>
        <w:rPr>
          <w:webHidden/>
        </w:rPr>
        <w:fldChar w:fldCharType="separate"/>
      </w:r>
      <w:ins w:id="128" w:author="Seabolt, Roy R.  (Harris)" w:date="2013-05-14T13:20:00Z">
        <w:r>
          <w:rPr>
            <w:webHidden/>
          </w:rPr>
          <w:t>8</w:t>
        </w:r>
        <w:r>
          <w:rPr>
            <w:webHidden/>
          </w:rPr>
          <w:fldChar w:fldCharType="end"/>
        </w:r>
        <w:r w:rsidRPr="003339CD">
          <w:rPr>
            <w:rStyle w:val="Hyperlink"/>
          </w:rPr>
          <w:fldChar w:fldCharType="end"/>
        </w:r>
      </w:ins>
    </w:p>
    <w:p w:rsidR="00753771" w:rsidRPr="007B261B" w:rsidRDefault="00753771">
      <w:pPr>
        <w:pStyle w:val="TOC3"/>
        <w:rPr>
          <w:ins w:id="129" w:author="Seabolt, Roy R.  (Harris)" w:date="2013-05-14T13:20:00Z"/>
          <w:rFonts w:ascii="Calibri" w:hAnsi="Calibri"/>
          <w:sz w:val="22"/>
          <w:szCs w:val="22"/>
        </w:rPr>
      </w:pPr>
      <w:ins w:id="130" w:author="Seabolt, Roy R.  (Harris)" w:date="2013-05-14T13:20:00Z">
        <w:r w:rsidRPr="003339CD">
          <w:rPr>
            <w:rStyle w:val="Hyperlink"/>
          </w:rPr>
          <w:fldChar w:fldCharType="begin"/>
        </w:r>
        <w:r w:rsidRPr="003339CD">
          <w:rPr>
            <w:rStyle w:val="Hyperlink"/>
          </w:rPr>
          <w:instrText xml:space="preserve"> </w:instrText>
        </w:r>
        <w:r>
          <w:instrText>HYPERLINK \l "_Toc356300964"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2.8.3</w:t>
        </w:r>
        <w:r w:rsidRPr="007B261B">
          <w:rPr>
            <w:rFonts w:ascii="Calibri" w:hAnsi="Calibri"/>
            <w:sz w:val="22"/>
            <w:szCs w:val="22"/>
          </w:rPr>
          <w:tab/>
        </w:r>
        <w:r w:rsidRPr="003339CD">
          <w:rPr>
            <w:rStyle w:val="Hyperlink"/>
          </w:rPr>
          <w:t>Software to be installed in the main VistA System</w:t>
        </w:r>
        <w:r>
          <w:rPr>
            <w:webHidden/>
          </w:rPr>
          <w:tab/>
        </w:r>
        <w:r>
          <w:rPr>
            <w:webHidden/>
          </w:rPr>
          <w:fldChar w:fldCharType="begin"/>
        </w:r>
        <w:r>
          <w:rPr>
            <w:webHidden/>
          </w:rPr>
          <w:instrText xml:space="preserve"> PAGEREF _Toc356300964 \h </w:instrText>
        </w:r>
        <w:r>
          <w:rPr>
            <w:webHidden/>
          </w:rPr>
        </w:r>
      </w:ins>
      <w:r>
        <w:rPr>
          <w:webHidden/>
        </w:rPr>
        <w:fldChar w:fldCharType="separate"/>
      </w:r>
      <w:ins w:id="131" w:author="Seabolt, Roy R.  (Harris)" w:date="2013-05-14T13:20:00Z">
        <w:r>
          <w:rPr>
            <w:webHidden/>
          </w:rPr>
          <w:t>9</w:t>
        </w:r>
        <w:r>
          <w:rPr>
            <w:webHidden/>
          </w:rPr>
          <w:fldChar w:fldCharType="end"/>
        </w:r>
        <w:r w:rsidRPr="003339CD">
          <w:rPr>
            <w:rStyle w:val="Hyperlink"/>
          </w:rPr>
          <w:fldChar w:fldCharType="end"/>
        </w:r>
      </w:ins>
    </w:p>
    <w:p w:rsidR="00753771" w:rsidRPr="007B261B" w:rsidRDefault="00753771">
      <w:pPr>
        <w:pStyle w:val="TOC1"/>
        <w:rPr>
          <w:ins w:id="132" w:author="Seabolt, Roy R.  (Harris)" w:date="2013-05-14T13:20:00Z"/>
          <w:rFonts w:ascii="Calibri" w:hAnsi="Calibri"/>
          <w:b w:val="0"/>
          <w:sz w:val="22"/>
          <w:szCs w:val="22"/>
        </w:rPr>
      </w:pPr>
      <w:ins w:id="133" w:author="Seabolt, Roy R.  (Harris)" w:date="2013-05-14T13:20:00Z">
        <w:r w:rsidRPr="003339CD">
          <w:rPr>
            <w:rStyle w:val="Hyperlink"/>
          </w:rPr>
          <w:fldChar w:fldCharType="begin"/>
        </w:r>
        <w:r w:rsidRPr="003339CD">
          <w:rPr>
            <w:rStyle w:val="Hyperlink"/>
          </w:rPr>
          <w:instrText xml:space="preserve"> </w:instrText>
        </w:r>
        <w:r>
          <w:instrText>HYPERLINK \l "_Toc356300965"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Chapter 3</w:t>
        </w:r>
        <w:r w:rsidRPr="007B261B">
          <w:rPr>
            <w:rFonts w:ascii="Calibri" w:hAnsi="Calibri"/>
            <w:b w:val="0"/>
            <w:sz w:val="22"/>
            <w:szCs w:val="22"/>
          </w:rPr>
          <w:tab/>
        </w:r>
        <w:r w:rsidRPr="003339CD">
          <w:rPr>
            <w:rStyle w:val="Hyperlink"/>
          </w:rPr>
          <w:t>Installing the VistA Imaging DICOM Gateway</w:t>
        </w:r>
        <w:r>
          <w:rPr>
            <w:webHidden/>
          </w:rPr>
          <w:tab/>
        </w:r>
        <w:r>
          <w:rPr>
            <w:webHidden/>
          </w:rPr>
          <w:fldChar w:fldCharType="begin"/>
        </w:r>
        <w:r>
          <w:rPr>
            <w:webHidden/>
          </w:rPr>
          <w:instrText xml:space="preserve"> PAGEREF _Toc356300965 \h </w:instrText>
        </w:r>
        <w:r>
          <w:rPr>
            <w:webHidden/>
          </w:rPr>
        </w:r>
      </w:ins>
      <w:r>
        <w:rPr>
          <w:webHidden/>
        </w:rPr>
        <w:fldChar w:fldCharType="separate"/>
      </w:r>
      <w:ins w:id="134" w:author="Seabolt, Roy R.  (Harris)" w:date="2013-05-14T13:20:00Z">
        <w:r>
          <w:rPr>
            <w:webHidden/>
          </w:rPr>
          <w:t>10</w:t>
        </w:r>
        <w:r>
          <w:rPr>
            <w:webHidden/>
          </w:rPr>
          <w:fldChar w:fldCharType="end"/>
        </w:r>
        <w:r w:rsidRPr="003339CD">
          <w:rPr>
            <w:rStyle w:val="Hyperlink"/>
          </w:rPr>
          <w:fldChar w:fldCharType="end"/>
        </w:r>
      </w:ins>
    </w:p>
    <w:p w:rsidR="00753771" w:rsidRPr="007B261B" w:rsidRDefault="00753771">
      <w:pPr>
        <w:pStyle w:val="TOC2"/>
        <w:rPr>
          <w:ins w:id="135" w:author="Seabolt, Roy R.  (Harris)" w:date="2013-05-14T13:20:00Z"/>
          <w:rFonts w:ascii="Calibri" w:hAnsi="Calibri"/>
          <w:sz w:val="22"/>
          <w:szCs w:val="22"/>
        </w:rPr>
      </w:pPr>
      <w:ins w:id="136" w:author="Seabolt, Roy R.  (Harris)" w:date="2013-05-14T13:20:00Z">
        <w:r w:rsidRPr="003339CD">
          <w:rPr>
            <w:rStyle w:val="Hyperlink"/>
          </w:rPr>
          <w:fldChar w:fldCharType="begin"/>
        </w:r>
        <w:r w:rsidRPr="003339CD">
          <w:rPr>
            <w:rStyle w:val="Hyperlink"/>
          </w:rPr>
          <w:instrText xml:space="preserve"> </w:instrText>
        </w:r>
        <w:r>
          <w:instrText>HYPERLINK \l "_Toc356300966"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3.1</w:t>
        </w:r>
        <w:r w:rsidRPr="007B261B">
          <w:rPr>
            <w:rFonts w:ascii="Calibri" w:hAnsi="Calibri"/>
            <w:sz w:val="22"/>
            <w:szCs w:val="22"/>
          </w:rPr>
          <w:tab/>
        </w:r>
        <w:r w:rsidRPr="003339CD">
          <w:rPr>
            <w:rStyle w:val="Hyperlink"/>
          </w:rPr>
          <w:t>Prerequisites for Getting Started</w:t>
        </w:r>
        <w:r>
          <w:rPr>
            <w:webHidden/>
          </w:rPr>
          <w:tab/>
        </w:r>
        <w:r>
          <w:rPr>
            <w:webHidden/>
          </w:rPr>
          <w:fldChar w:fldCharType="begin"/>
        </w:r>
        <w:r>
          <w:rPr>
            <w:webHidden/>
          </w:rPr>
          <w:instrText xml:space="preserve"> PAGEREF _Toc356300966 \h </w:instrText>
        </w:r>
        <w:r>
          <w:rPr>
            <w:webHidden/>
          </w:rPr>
        </w:r>
      </w:ins>
      <w:r>
        <w:rPr>
          <w:webHidden/>
        </w:rPr>
        <w:fldChar w:fldCharType="separate"/>
      </w:r>
      <w:ins w:id="137" w:author="Seabolt, Roy R.  (Harris)" w:date="2013-05-14T13:20:00Z">
        <w:r>
          <w:rPr>
            <w:webHidden/>
          </w:rPr>
          <w:t>10</w:t>
        </w:r>
        <w:r>
          <w:rPr>
            <w:webHidden/>
          </w:rPr>
          <w:fldChar w:fldCharType="end"/>
        </w:r>
        <w:r w:rsidRPr="003339CD">
          <w:rPr>
            <w:rStyle w:val="Hyperlink"/>
          </w:rPr>
          <w:fldChar w:fldCharType="end"/>
        </w:r>
      </w:ins>
    </w:p>
    <w:p w:rsidR="00753771" w:rsidRPr="007B261B" w:rsidRDefault="00753771">
      <w:pPr>
        <w:pStyle w:val="TOC2"/>
        <w:rPr>
          <w:ins w:id="138" w:author="Seabolt, Roy R.  (Harris)" w:date="2013-05-14T13:20:00Z"/>
          <w:rFonts w:ascii="Calibri" w:hAnsi="Calibri"/>
          <w:sz w:val="22"/>
          <w:szCs w:val="22"/>
        </w:rPr>
      </w:pPr>
      <w:ins w:id="139" w:author="Seabolt, Roy R.  (Harris)" w:date="2013-05-14T13:20:00Z">
        <w:r w:rsidRPr="003339CD">
          <w:rPr>
            <w:rStyle w:val="Hyperlink"/>
          </w:rPr>
          <w:fldChar w:fldCharType="begin"/>
        </w:r>
        <w:r w:rsidRPr="003339CD">
          <w:rPr>
            <w:rStyle w:val="Hyperlink"/>
          </w:rPr>
          <w:instrText xml:space="preserve"> </w:instrText>
        </w:r>
        <w:r>
          <w:instrText>HYPERLINK \l "_Toc356300967"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3.2</w:t>
        </w:r>
        <w:r w:rsidRPr="007B261B">
          <w:rPr>
            <w:rFonts w:ascii="Calibri" w:hAnsi="Calibri"/>
            <w:sz w:val="22"/>
            <w:szCs w:val="22"/>
          </w:rPr>
          <w:tab/>
        </w:r>
        <w:r w:rsidRPr="003339CD">
          <w:rPr>
            <w:rStyle w:val="Hyperlink"/>
          </w:rPr>
          <w:t>Setting Up the Operating Environment</w:t>
        </w:r>
        <w:r>
          <w:rPr>
            <w:webHidden/>
          </w:rPr>
          <w:tab/>
        </w:r>
        <w:r>
          <w:rPr>
            <w:webHidden/>
          </w:rPr>
          <w:fldChar w:fldCharType="begin"/>
        </w:r>
        <w:r>
          <w:rPr>
            <w:webHidden/>
          </w:rPr>
          <w:instrText xml:space="preserve"> PAGEREF _Toc356300967 \h </w:instrText>
        </w:r>
        <w:r>
          <w:rPr>
            <w:webHidden/>
          </w:rPr>
        </w:r>
      </w:ins>
      <w:r>
        <w:rPr>
          <w:webHidden/>
        </w:rPr>
        <w:fldChar w:fldCharType="separate"/>
      </w:r>
      <w:ins w:id="140" w:author="Seabolt, Roy R.  (Harris)" w:date="2013-05-14T13:20:00Z">
        <w:r>
          <w:rPr>
            <w:webHidden/>
          </w:rPr>
          <w:t>10</w:t>
        </w:r>
        <w:r>
          <w:rPr>
            <w:webHidden/>
          </w:rPr>
          <w:fldChar w:fldCharType="end"/>
        </w:r>
        <w:r w:rsidRPr="003339CD">
          <w:rPr>
            <w:rStyle w:val="Hyperlink"/>
          </w:rPr>
          <w:fldChar w:fldCharType="end"/>
        </w:r>
      </w:ins>
    </w:p>
    <w:p w:rsidR="00753771" w:rsidRPr="007B261B" w:rsidRDefault="00753771">
      <w:pPr>
        <w:pStyle w:val="TOC2"/>
        <w:rPr>
          <w:ins w:id="141" w:author="Seabolt, Roy R.  (Harris)" w:date="2013-05-14T13:20:00Z"/>
          <w:rFonts w:ascii="Calibri" w:hAnsi="Calibri"/>
          <w:sz w:val="22"/>
          <w:szCs w:val="22"/>
        </w:rPr>
      </w:pPr>
      <w:ins w:id="142" w:author="Seabolt, Roy R.  (Harris)" w:date="2013-05-14T13:20:00Z">
        <w:r w:rsidRPr="003339CD">
          <w:rPr>
            <w:rStyle w:val="Hyperlink"/>
          </w:rPr>
          <w:fldChar w:fldCharType="begin"/>
        </w:r>
        <w:r w:rsidRPr="003339CD">
          <w:rPr>
            <w:rStyle w:val="Hyperlink"/>
          </w:rPr>
          <w:instrText xml:space="preserve"> </w:instrText>
        </w:r>
        <w:r>
          <w:instrText>HYPERLINK \l "_Toc356300968"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3.3</w:t>
        </w:r>
        <w:r w:rsidRPr="007B261B">
          <w:rPr>
            <w:rFonts w:ascii="Calibri" w:hAnsi="Calibri"/>
            <w:sz w:val="22"/>
            <w:szCs w:val="22"/>
          </w:rPr>
          <w:tab/>
        </w:r>
        <w:r w:rsidRPr="003339CD">
          <w:rPr>
            <w:rStyle w:val="Hyperlink"/>
          </w:rPr>
          <w:t>Map a Network Drive for Dictionary Files</w:t>
        </w:r>
        <w:r>
          <w:rPr>
            <w:webHidden/>
          </w:rPr>
          <w:tab/>
        </w:r>
        <w:r>
          <w:rPr>
            <w:webHidden/>
          </w:rPr>
          <w:fldChar w:fldCharType="begin"/>
        </w:r>
        <w:r>
          <w:rPr>
            <w:webHidden/>
          </w:rPr>
          <w:instrText xml:space="preserve"> PAGEREF _Toc356300968 \h </w:instrText>
        </w:r>
        <w:r>
          <w:rPr>
            <w:webHidden/>
          </w:rPr>
        </w:r>
      </w:ins>
      <w:r>
        <w:rPr>
          <w:webHidden/>
        </w:rPr>
        <w:fldChar w:fldCharType="separate"/>
      </w:r>
      <w:ins w:id="143" w:author="Seabolt, Roy R.  (Harris)" w:date="2013-05-14T13:20:00Z">
        <w:r>
          <w:rPr>
            <w:webHidden/>
          </w:rPr>
          <w:t>11</w:t>
        </w:r>
        <w:r>
          <w:rPr>
            <w:webHidden/>
          </w:rPr>
          <w:fldChar w:fldCharType="end"/>
        </w:r>
        <w:r w:rsidRPr="003339CD">
          <w:rPr>
            <w:rStyle w:val="Hyperlink"/>
          </w:rPr>
          <w:fldChar w:fldCharType="end"/>
        </w:r>
      </w:ins>
    </w:p>
    <w:p w:rsidR="00753771" w:rsidRPr="007B261B" w:rsidRDefault="00753771">
      <w:pPr>
        <w:pStyle w:val="TOC2"/>
        <w:rPr>
          <w:ins w:id="144" w:author="Seabolt, Roy R.  (Harris)" w:date="2013-05-14T13:20:00Z"/>
          <w:rFonts w:ascii="Calibri" w:hAnsi="Calibri"/>
          <w:sz w:val="22"/>
          <w:szCs w:val="22"/>
        </w:rPr>
      </w:pPr>
      <w:ins w:id="145" w:author="Seabolt, Roy R.  (Harris)" w:date="2013-05-14T13:20:00Z">
        <w:r w:rsidRPr="003339CD">
          <w:rPr>
            <w:rStyle w:val="Hyperlink"/>
          </w:rPr>
          <w:fldChar w:fldCharType="begin"/>
        </w:r>
        <w:r w:rsidRPr="003339CD">
          <w:rPr>
            <w:rStyle w:val="Hyperlink"/>
          </w:rPr>
          <w:instrText xml:space="preserve"> </w:instrText>
        </w:r>
        <w:r>
          <w:instrText>HYPERLINK \l "_Toc356300969"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3.4</w:t>
        </w:r>
        <w:r w:rsidRPr="007B261B">
          <w:rPr>
            <w:rFonts w:ascii="Calibri" w:hAnsi="Calibri"/>
            <w:sz w:val="22"/>
            <w:szCs w:val="22"/>
          </w:rPr>
          <w:tab/>
        </w:r>
        <w:r w:rsidRPr="003339CD">
          <w:rPr>
            <w:rStyle w:val="Hyperlink"/>
          </w:rPr>
          <w:t>Installing the Software</w:t>
        </w:r>
        <w:r>
          <w:rPr>
            <w:webHidden/>
          </w:rPr>
          <w:tab/>
        </w:r>
        <w:r>
          <w:rPr>
            <w:webHidden/>
          </w:rPr>
          <w:fldChar w:fldCharType="begin"/>
        </w:r>
        <w:r>
          <w:rPr>
            <w:webHidden/>
          </w:rPr>
          <w:instrText xml:space="preserve"> PAGEREF _Toc356300969 \h </w:instrText>
        </w:r>
        <w:r>
          <w:rPr>
            <w:webHidden/>
          </w:rPr>
        </w:r>
      </w:ins>
      <w:r>
        <w:rPr>
          <w:webHidden/>
        </w:rPr>
        <w:fldChar w:fldCharType="separate"/>
      </w:r>
      <w:ins w:id="146" w:author="Seabolt, Roy R.  (Harris)" w:date="2013-05-14T13:20:00Z">
        <w:r>
          <w:rPr>
            <w:webHidden/>
          </w:rPr>
          <w:t>11</w:t>
        </w:r>
        <w:r>
          <w:rPr>
            <w:webHidden/>
          </w:rPr>
          <w:fldChar w:fldCharType="end"/>
        </w:r>
        <w:r w:rsidRPr="003339CD">
          <w:rPr>
            <w:rStyle w:val="Hyperlink"/>
          </w:rPr>
          <w:fldChar w:fldCharType="end"/>
        </w:r>
      </w:ins>
    </w:p>
    <w:p w:rsidR="00753771" w:rsidRPr="007B261B" w:rsidRDefault="00753771">
      <w:pPr>
        <w:pStyle w:val="TOC2"/>
        <w:rPr>
          <w:ins w:id="147" w:author="Seabolt, Roy R.  (Harris)" w:date="2013-05-14T13:20:00Z"/>
          <w:rFonts w:ascii="Calibri" w:hAnsi="Calibri"/>
          <w:sz w:val="22"/>
          <w:szCs w:val="22"/>
        </w:rPr>
      </w:pPr>
      <w:ins w:id="148" w:author="Seabolt, Roy R.  (Harris)" w:date="2013-05-14T13:20:00Z">
        <w:r w:rsidRPr="003339CD">
          <w:rPr>
            <w:rStyle w:val="Hyperlink"/>
          </w:rPr>
          <w:fldChar w:fldCharType="begin"/>
        </w:r>
        <w:r w:rsidRPr="003339CD">
          <w:rPr>
            <w:rStyle w:val="Hyperlink"/>
          </w:rPr>
          <w:instrText xml:space="preserve"> </w:instrText>
        </w:r>
        <w:r>
          <w:instrText>HYPERLINK \l "_Toc356300970"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3.5</w:t>
        </w:r>
        <w:r w:rsidRPr="007B261B">
          <w:rPr>
            <w:rFonts w:ascii="Calibri" w:hAnsi="Calibri"/>
            <w:sz w:val="22"/>
            <w:szCs w:val="22"/>
          </w:rPr>
          <w:tab/>
        </w:r>
        <w:r w:rsidRPr="003339CD">
          <w:rPr>
            <w:rStyle w:val="Hyperlink"/>
            <w:strike/>
          </w:rPr>
          <w:t>Modifying or Repairing an Existing Installation</w:t>
        </w:r>
        <w:r>
          <w:rPr>
            <w:webHidden/>
          </w:rPr>
          <w:tab/>
        </w:r>
        <w:r>
          <w:rPr>
            <w:webHidden/>
          </w:rPr>
          <w:fldChar w:fldCharType="begin"/>
        </w:r>
        <w:r>
          <w:rPr>
            <w:webHidden/>
          </w:rPr>
          <w:instrText xml:space="preserve"> PAGEREF _Toc356300970 \h </w:instrText>
        </w:r>
        <w:r>
          <w:rPr>
            <w:webHidden/>
          </w:rPr>
        </w:r>
      </w:ins>
      <w:r>
        <w:rPr>
          <w:webHidden/>
        </w:rPr>
        <w:fldChar w:fldCharType="separate"/>
      </w:r>
      <w:ins w:id="149" w:author="Seabolt, Roy R.  (Harris)" w:date="2013-05-14T13:20:00Z">
        <w:r>
          <w:rPr>
            <w:webHidden/>
          </w:rPr>
          <w:t>23</w:t>
        </w:r>
        <w:r>
          <w:rPr>
            <w:webHidden/>
          </w:rPr>
          <w:fldChar w:fldCharType="end"/>
        </w:r>
        <w:r w:rsidRPr="003339CD">
          <w:rPr>
            <w:rStyle w:val="Hyperlink"/>
          </w:rPr>
          <w:fldChar w:fldCharType="end"/>
        </w:r>
      </w:ins>
    </w:p>
    <w:p w:rsidR="00753771" w:rsidRPr="007B261B" w:rsidRDefault="00753771">
      <w:pPr>
        <w:pStyle w:val="TOC2"/>
        <w:rPr>
          <w:ins w:id="150" w:author="Seabolt, Roy R.  (Harris)" w:date="2013-05-14T13:20:00Z"/>
          <w:rFonts w:ascii="Calibri" w:hAnsi="Calibri"/>
          <w:sz w:val="22"/>
          <w:szCs w:val="22"/>
        </w:rPr>
      </w:pPr>
      <w:ins w:id="151" w:author="Seabolt, Roy R.  (Harris)" w:date="2013-05-14T13:20:00Z">
        <w:r w:rsidRPr="003339CD">
          <w:rPr>
            <w:rStyle w:val="Hyperlink"/>
          </w:rPr>
          <w:fldChar w:fldCharType="begin"/>
        </w:r>
        <w:r w:rsidRPr="003339CD">
          <w:rPr>
            <w:rStyle w:val="Hyperlink"/>
          </w:rPr>
          <w:instrText xml:space="preserve"> </w:instrText>
        </w:r>
        <w:r>
          <w:instrText>HYPERLINK \l "_Toc356300971"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3.6</w:t>
        </w:r>
        <w:r w:rsidRPr="007B261B">
          <w:rPr>
            <w:rFonts w:ascii="Calibri" w:hAnsi="Calibri"/>
            <w:sz w:val="22"/>
            <w:szCs w:val="22"/>
          </w:rPr>
          <w:tab/>
        </w:r>
        <w:r w:rsidRPr="003339CD">
          <w:rPr>
            <w:rStyle w:val="Hyperlink"/>
            <w:rFonts w:eastAsia="MS Mincho"/>
            <w:strike/>
          </w:rPr>
          <w:t>Running the Java Installer</w:t>
        </w:r>
        <w:r>
          <w:rPr>
            <w:webHidden/>
          </w:rPr>
          <w:tab/>
        </w:r>
        <w:r>
          <w:rPr>
            <w:webHidden/>
          </w:rPr>
          <w:fldChar w:fldCharType="begin"/>
        </w:r>
        <w:r>
          <w:rPr>
            <w:webHidden/>
          </w:rPr>
          <w:instrText xml:space="preserve"> PAGEREF _Toc356300971 \h </w:instrText>
        </w:r>
        <w:r>
          <w:rPr>
            <w:webHidden/>
          </w:rPr>
        </w:r>
      </w:ins>
      <w:r>
        <w:rPr>
          <w:webHidden/>
        </w:rPr>
        <w:fldChar w:fldCharType="separate"/>
      </w:r>
      <w:ins w:id="152" w:author="Seabolt, Roy R.  (Harris)" w:date="2013-05-14T13:20:00Z">
        <w:r>
          <w:rPr>
            <w:webHidden/>
          </w:rPr>
          <w:t>25</w:t>
        </w:r>
        <w:r>
          <w:rPr>
            <w:webHidden/>
          </w:rPr>
          <w:fldChar w:fldCharType="end"/>
        </w:r>
        <w:r w:rsidRPr="003339CD">
          <w:rPr>
            <w:rStyle w:val="Hyperlink"/>
          </w:rPr>
          <w:fldChar w:fldCharType="end"/>
        </w:r>
      </w:ins>
    </w:p>
    <w:p w:rsidR="00753771" w:rsidRPr="007B261B" w:rsidRDefault="00753771">
      <w:pPr>
        <w:pStyle w:val="TOC2"/>
        <w:rPr>
          <w:ins w:id="153" w:author="Seabolt, Roy R.  (Harris)" w:date="2013-05-14T13:20:00Z"/>
          <w:rFonts w:ascii="Calibri" w:hAnsi="Calibri"/>
          <w:sz w:val="22"/>
          <w:szCs w:val="22"/>
        </w:rPr>
      </w:pPr>
      <w:ins w:id="154" w:author="Seabolt, Roy R.  (Harris)" w:date="2013-05-14T13:20:00Z">
        <w:r w:rsidRPr="003339CD">
          <w:rPr>
            <w:rStyle w:val="Hyperlink"/>
          </w:rPr>
          <w:fldChar w:fldCharType="begin"/>
        </w:r>
        <w:r w:rsidRPr="003339CD">
          <w:rPr>
            <w:rStyle w:val="Hyperlink"/>
          </w:rPr>
          <w:instrText xml:space="preserve"> </w:instrText>
        </w:r>
        <w:r>
          <w:instrText>HYPERLINK \l "_Toc356300972"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3.6</w:t>
        </w:r>
        <w:r w:rsidRPr="007B261B">
          <w:rPr>
            <w:rFonts w:ascii="Calibri" w:hAnsi="Calibri"/>
            <w:sz w:val="22"/>
            <w:szCs w:val="22"/>
          </w:rPr>
          <w:tab/>
        </w:r>
        <w:r w:rsidRPr="003339CD">
          <w:rPr>
            <w:rStyle w:val="Hyperlink"/>
          </w:rPr>
          <w:t>Installing the MAG*3.0*123 DICOM Gateway (new)</w:t>
        </w:r>
        <w:r>
          <w:rPr>
            <w:webHidden/>
          </w:rPr>
          <w:tab/>
        </w:r>
        <w:r>
          <w:rPr>
            <w:webHidden/>
          </w:rPr>
          <w:fldChar w:fldCharType="begin"/>
        </w:r>
        <w:r>
          <w:rPr>
            <w:webHidden/>
          </w:rPr>
          <w:instrText xml:space="preserve"> PAGEREF _Toc356300972 \h </w:instrText>
        </w:r>
        <w:r>
          <w:rPr>
            <w:webHidden/>
          </w:rPr>
        </w:r>
      </w:ins>
      <w:r>
        <w:rPr>
          <w:webHidden/>
        </w:rPr>
        <w:fldChar w:fldCharType="separate"/>
      </w:r>
      <w:ins w:id="155" w:author="Seabolt, Roy R.  (Harris)" w:date="2013-05-14T13:20:00Z">
        <w:r>
          <w:rPr>
            <w:webHidden/>
          </w:rPr>
          <w:t>28</w:t>
        </w:r>
        <w:r>
          <w:rPr>
            <w:webHidden/>
          </w:rPr>
          <w:fldChar w:fldCharType="end"/>
        </w:r>
        <w:r w:rsidRPr="003339CD">
          <w:rPr>
            <w:rStyle w:val="Hyperlink"/>
          </w:rPr>
          <w:fldChar w:fldCharType="end"/>
        </w:r>
      </w:ins>
    </w:p>
    <w:p w:rsidR="00753771" w:rsidRPr="007B261B" w:rsidRDefault="00753771">
      <w:pPr>
        <w:pStyle w:val="TOC2"/>
        <w:rPr>
          <w:ins w:id="156" w:author="Seabolt, Roy R.  (Harris)" w:date="2013-05-14T13:20:00Z"/>
          <w:rFonts w:ascii="Calibri" w:hAnsi="Calibri"/>
          <w:sz w:val="22"/>
          <w:szCs w:val="22"/>
        </w:rPr>
      </w:pPr>
      <w:ins w:id="157" w:author="Seabolt, Roy R.  (Harris)" w:date="2013-05-14T13:20:00Z">
        <w:r w:rsidRPr="003339CD">
          <w:rPr>
            <w:rStyle w:val="Hyperlink"/>
          </w:rPr>
          <w:fldChar w:fldCharType="begin"/>
        </w:r>
        <w:r w:rsidRPr="003339CD">
          <w:rPr>
            <w:rStyle w:val="Hyperlink"/>
          </w:rPr>
          <w:instrText xml:space="preserve"> </w:instrText>
        </w:r>
        <w:r>
          <w:instrText>HYPERLINK \l "_Toc356300973"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3.7</w:t>
        </w:r>
        <w:r w:rsidRPr="007B261B">
          <w:rPr>
            <w:rFonts w:ascii="Calibri" w:hAnsi="Calibri"/>
            <w:sz w:val="22"/>
            <w:szCs w:val="22"/>
          </w:rPr>
          <w:tab/>
        </w:r>
        <w:r w:rsidRPr="003339CD">
          <w:rPr>
            <w:rStyle w:val="Hyperlink"/>
            <w:strike/>
          </w:rPr>
          <w:t>Laurel Bridge DICOM Server Runtime License Setup</w:t>
        </w:r>
        <w:r>
          <w:rPr>
            <w:webHidden/>
          </w:rPr>
          <w:tab/>
        </w:r>
        <w:r>
          <w:rPr>
            <w:webHidden/>
          </w:rPr>
          <w:fldChar w:fldCharType="begin"/>
        </w:r>
        <w:r>
          <w:rPr>
            <w:webHidden/>
          </w:rPr>
          <w:instrText xml:space="preserve"> PAGEREF _Toc356300973 \h </w:instrText>
        </w:r>
        <w:r>
          <w:rPr>
            <w:webHidden/>
          </w:rPr>
        </w:r>
      </w:ins>
      <w:r>
        <w:rPr>
          <w:webHidden/>
        </w:rPr>
        <w:fldChar w:fldCharType="separate"/>
      </w:r>
      <w:ins w:id="158" w:author="Seabolt, Roy R.  (Harris)" w:date="2013-05-14T13:20:00Z">
        <w:r>
          <w:rPr>
            <w:webHidden/>
          </w:rPr>
          <w:t>32</w:t>
        </w:r>
        <w:r>
          <w:rPr>
            <w:webHidden/>
          </w:rPr>
          <w:fldChar w:fldCharType="end"/>
        </w:r>
        <w:r w:rsidRPr="003339CD">
          <w:rPr>
            <w:rStyle w:val="Hyperlink"/>
          </w:rPr>
          <w:fldChar w:fldCharType="end"/>
        </w:r>
      </w:ins>
    </w:p>
    <w:p w:rsidR="00753771" w:rsidRPr="007B261B" w:rsidRDefault="00753771">
      <w:pPr>
        <w:pStyle w:val="TOC3"/>
        <w:rPr>
          <w:ins w:id="159" w:author="Seabolt, Roy R.  (Harris)" w:date="2013-05-14T13:20:00Z"/>
          <w:rFonts w:ascii="Calibri" w:hAnsi="Calibri"/>
          <w:sz w:val="22"/>
          <w:szCs w:val="22"/>
        </w:rPr>
      </w:pPr>
      <w:ins w:id="160" w:author="Seabolt, Roy R.  (Harris)" w:date="2013-05-14T13:20:00Z">
        <w:r w:rsidRPr="003339CD">
          <w:rPr>
            <w:rStyle w:val="Hyperlink"/>
          </w:rPr>
          <w:fldChar w:fldCharType="begin"/>
        </w:r>
        <w:r w:rsidRPr="003339CD">
          <w:rPr>
            <w:rStyle w:val="Hyperlink"/>
          </w:rPr>
          <w:instrText xml:space="preserve"> </w:instrText>
        </w:r>
        <w:r>
          <w:instrText>HYPERLINK \l "_Toc356300974"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3.7.1</w:t>
        </w:r>
        <w:r w:rsidRPr="007B261B">
          <w:rPr>
            <w:rFonts w:ascii="Calibri" w:hAnsi="Calibri"/>
            <w:sz w:val="22"/>
            <w:szCs w:val="22"/>
          </w:rPr>
          <w:tab/>
        </w:r>
        <w:r w:rsidRPr="003339CD">
          <w:rPr>
            <w:rStyle w:val="Hyperlink"/>
            <w:strike/>
          </w:rPr>
          <w:t>How the License Works</w:t>
        </w:r>
        <w:r>
          <w:rPr>
            <w:webHidden/>
          </w:rPr>
          <w:tab/>
        </w:r>
        <w:r>
          <w:rPr>
            <w:webHidden/>
          </w:rPr>
          <w:fldChar w:fldCharType="begin"/>
        </w:r>
        <w:r>
          <w:rPr>
            <w:webHidden/>
          </w:rPr>
          <w:instrText xml:space="preserve"> PAGEREF _Toc356300974 \h </w:instrText>
        </w:r>
        <w:r>
          <w:rPr>
            <w:webHidden/>
          </w:rPr>
        </w:r>
      </w:ins>
      <w:r>
        <w:rPr>
          <w:webHidden/>
        </w:rPr>
        <w:fldChar w:fldCharType="separate"/>
      </w:r>
      <w:ins w:id="161" w:author="Seabolt, Roy R.  (Harris)" w:date="2013-05-14T13:20:00Z">
        <w:r>
          <w:rPr>
            <w:webHidden/>
          </w:rPr>
          <w:t>32</w:t>
        </w:r>
        <w:r>
          <w:rPr>
            <w:webHidden/>
          </w:rPr>
          <w:fldChar w:fldCharType="end"/>
        </w:r>
        <w:r w:rsidRPr="003339CD">
          <w:rPr>
            <w:rStyle w:val="Hyperlink"/>
          </w:rPr>
          <w:fldChar w:fldCharType="end"/>
        </w:r>
      </w:ins>
    </w:p>
    <w:p w:rsidR="00753771" w:rsidRPr="007B261B" w:rsidRDefault="00753771">
      <w:pPr>
        <w:pStyle w:val="TOC3"/>
        <w:rPr>
          <w:ins w:id="162" w:author="Seabolt, Roy R.  (Harris)" w:date="2013-05-14T13:20:00Z"/>
          <w:rFonts w:ascii="Calibri" w:hAnsi="Calibri"/>
          <w:sz w:val="22"/>
          <w:szCs w:val="22"/>
        </w:rPr>
      </w:pPr>
      <w:ins w:id="163" w:author="Seabolt, Roy R.  (Harris)" w:date="2013-05-14T13:20:00Z">
        <w:r w:rsidRPr="003339CD">
          <w:rPr>
            <w:rStyle w:val="Hyperlink"/>
          </w:rPr>
          <w:fldChar w:fldCharType="begin"/>
        </w:r>
        <w:r w:rsidRPr="003339CD">
          <w:rPr>
            <w:rStyle w:val="Hyperlink"/>
          </w:rPr>
          <w:instrText xml:space="preserve"> </w:instrText>
        </w:r>
        <w:r>
          <w:instrText>HYPERLINK \l "_Toc356300975"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3.7.2</w:t>
        </w:r>
        <w:r w:rsidRPr="007B261B">
          <w:rPr>
            <w:rFonts w:ascii="Calibri" w:hAnsi="Calibri"/>
            <w:sz w:val="22"/>
            <w:szCs w:val="22"/>
          </w:rPr>
          <w:tab/>
        </w:r>
        <w:r w:rsidRPr="003339CD">
          <w:rPr>
            <w:rStyle w:val="Hyperlink"/>
            <w:strike/>
          </w:rPr>
          <w:t>Installing the License</w:t>
        </w:r>
        <w:r>
          <w:rPr>
            <w:webHidden/>
          </w:rPr>
          <w:tab/>
        </w:r>
        <w:r>
          <w:rPr>
            <w:webHidden/>
          </w:rPr>
          <w:fldChar w:fldCharType="begin"/>
        </w:r>
        <w:r>
          <w:rPr>
            <w:webHidden/>
          </w:rPr>
          <w:instrText xml:space="preserve"> PAGEREF _Toc356300975 \h </w:instrText>
        </w:r>
        <w:r>
          <w:rPr>
            <w:webHidden/>
          </w:rPr>
        </w:r>
      </w:ins>
      <w:r>
        <w:rPr>
          <w:webHidden/>
        </w:rPr>
        <w:fldChar w:fldCharType="separate"/>
      </w:r>
      <w:ins w:id="164" w:author="Seabolt, Roy R.  (Harris)" w:date="2013-05-14T13:20:00Z">
        <w:r>
          <w:rPr>
            <w:webHidden/>
          </w:rPr>
          <w:t>33</w:t>
        </w:r>
        <w:r>
          <w:rPr>
            <w:webHidden/>
          </w:rPr>
          <w:fldChar w:fldCharType="end"/>
        </w:r>
        <w:r w:rsidRPr="003339CD">
          <w:rPr>
            <w:rStyle w:val="Hyperlink"/>
          </w:rPr>
          <w:fldChar w:fldCharType="end"/>
        </w:r>
      </w:ins>
    </w:p>
    <w:p w:rsidR="00753771" w:rsidRPr="007B261B" w:rsidRDefault="00753771">
      <w:pPr>
        <w:pStyle w:val="TOC2"/>
        <w:rPr>
          <w:ins w:id="165" w:author="Seabolt, Roy R.  (Harris)" w:date="2013-05-14T13:20:00Z"/>
          <w:rFonts w:ascii="Calibri" w:hAnsi="Calibri"/>
          <w:sz w:val="22"/>
          <w:szCs w:val="22"/>
        </w:rPr>
      </w:pPr>
      <w:ins w:id="166" w:author="Seabolt, Roy R.  (Harris)" w:date="2013-05-14T13:20:00Z">
        <w:r w:rsidRPr="003339CD">
          <w:rPr>
            <w:rStyle w:val="Hyperlink"/>
          </w:rPr>
          <w:fldChar w:fldCharType="begin"/>
        </w:r>
        <w:r w:rsidRPr="003339CD">
          <w:rPr>
            <w:rStyle w:val="Hyperlink"/>
          </w:rPr>
          <w:instrText xml:space="preserve"> </w:instrText>
        </w:r>
        <w:r>
          <w:instrText>HYPERLINK \l "_Toc356300976"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3.8</w:t>
        </w:r>
        <w:r w:rsidRPr="007B261B">
          <w:rPr>
            <w:rFonts w:ascii="Calibri" w:hAnsi="Calibri"/>
            <w:sz w:val="22"/>
            <w:szCs w:val="22"/>
          </w:rPr>
          <w:tab/>
        </w:r>
        <w:r w:rsidRPr="003339CD">
          <w:rPr>
            <w:rStyle w:val="Hyperlink"/>
          </w:rPr>
          <w:t>Further Set-Up</w:t>
        </w:r>
        <w:r>
          <w:rPr>
            <w:webHidden/>
          </w:rPr>
          <w:tab/>
        </w:r>
        <w:r>
          <w:rPr>
            <w:webHidden/>
          </w:rPr>
          <w:fldChar w:fldCharType="begin"/>
        </w:r>
        <w:r>
          <w:rPr>
            <w:webHidden/>
          </w:rPr>
          <w:instrText xml:space="preserve"> PAGEREF _Toc356300976 \h </w:instrText>
        </w:r>
        <w:r>
          <w:rPr>
            <w:webHidden/>
          </w:rPr>
        </w:r>
      </w:ins>
      <w:r>
        <w:rPr>
          <w:webHidden/>
        </w:rPr>
        <w:fldChar w:fldCharType="separate"/>
      </w:r>
      <w:ins w:id="167" w:author="Seabolt, Roy R.  (Harris)" w:date="2013-05-14T13:20:00Z">
        <w:r>
          <w:rPr>
            <w:webHidden/>
          </w:rPr>
          <w:t>33</w:t>
        </w:r>
        <w:r>
          <w:rPr>
            <w:webHidden/>
          </w:rPr>
          <w:fldChar w:fldCharType="end"/>
        </w:r>
        <w:r w:rsidRPr="003339CD">
          <w:rPr>
            <w:rStyle w:val="Hyperlink"/>
          </w:rPr>
          <w:fldChar w:fldCharType="end"/>
        </w:r>
      </w:ins>
    </w:p>
    <w:p w:rsidR="00753771" w:rsidRPr="007B261B" w:rsidRDefault="00753771">
      <w:pPr>
        <w:pStyle w:val="TOC3"/>
        <w:rPr>
          <w:ins w:id="168" w:author="Seabolt, Roy R.  (Harris)" w:date="2013-05-14T13:20:00Z"/>
          <w:rFonts w:ascii="Calibri" w:hAnsi="Calibri"/>
          <w:sz w:val="22"/>
          <w:szCs w:val="22"/>
        </w:rPr>
      </w:pPr>
      <w:ins w:id="169" w:author="Seabolt, Roy R.  (Harris)" w:date="2013-05-14T13:20:00Z">
        <w:r w:rsidRPr="003339CD">
          <w:rPr>
            <w:rStyle w:val="Hyperlink"/>
          </w:rPr>
          <w:fldChar w:fldCharType="begin"/>
        </w:r>
        <w:r w:rsidRPr="003339CD">
          <w:rPr>
            <w:rStyle w:val="Hyperlink"/>
          </w:rPr>
          <w:instrText xml:space="preserve"> </w:instrText>
        </w:r>
        <w:r>
          <w:instrText>HYPERLINK \l "_Toc356300977"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3.8.1</w:t>
        </w:r>
        <w:r w:rsidRPr="007B261B">
          <w:rPr>
            <w:rFonts w:ascii="Calibri" w:hAnsi="Calibri"/>
            <w:sz w:val="22"/>
            <w:szCs w:val="22"/>
          </w:rPr>
          <w:tab/>
        </w:r>
        <w:r w:rsidRPr="003339CD">
          <w:rPr>
            <w:rStyle w:val="Hyperlink"/>
          </w:rPr>
          <w:t>Configuring the Caché System</w:t>
        </w:r>
        <w:r>
          <w:rPr>
            <w:webHidden/>
          </w:rPr>
          <w:tab/>
        </w:r>
        <w:r>
          <w:rPr>
            <w:webHidden/>
          </w:rPr>
          <w:fldChar w:fldCharType="begin"/>
        </w:r>
        <w:r>
          <w:rPr>
            <w:webHidden/>
          </w:rPr>
          <w:instrText xml:space="preserve"> PAGEREF _Toc356300977 \h </w:instrText>
        </w:r>
        <w:r>
          <w:rPr>
            <w:webHidden/>
          </w:rPr>
        </w:r>
      </w:ins>
      <w:r>
        <w:rPr>
          <w:webHidden/>
        </w:rPr>
        <w:fldChar w:fldCharType="separate"/>
      </w:r>
      <w:ins w:id="170" w:author="Seabolt, Roy R.  (Harris)" w:date="2013-05-14T13:20:00Z">
        <w:r>
          <w:rPr>
            <w:webHidden/>
          </w:rPr>
          <w:t>34</w:t>
        </w:r>
        <w:r>
          <w:rPr>
            <w:webHidden/>
          </w:rPr>
          <w:fldChar w:fldCharType="end"/>
        </w:r>
        <w:r w:rsidRPr="003339CD">
          <w:rPr>
            <w:rStyle w:val="Hyperlink"/>
          </w:rPr>
          <w:fldChar w:fldCharType="end"/>
        </w:r>
      </w:ins>
    </w:p>
    <w:p w:rsidR="00753771" w:rsidRPr="007B261B" w:rsidRDefault="00753771">
      <w:pPr>
        <w:pStyle w:val="TOC3"/>
        <w:rPr>
          <w:ins w:id="171" w:author="Seabolt, Roy R.  (Harris)" w:date="2013-05-14T13:20:00Z"/>
          <w:rFonts w:ascii="Calibri" w:hAnsi="Calibri"/>
          <w:sz w:val="22"/>
          <w:szCs w:val="22"/>
        </w:rPr>
      </w:pPr>
      <w:ins w:id="172" w:author="Seabolt, Roy R.  (Harris)" w:date="2013-05-14T13:20:00Z">
        <w:r w:rsidRPr="003339CD">
          <w:rPr>
            <w:rStyle w:val="Hyperlink"/>
          </w:rPr>
          <w:fldChar w:fldCharType="begin"/>
        </w:r>
        <w:r w:rsidRPr="003339CD">
          <w:rPr>
            <w:rStyle w:val="Hyperlink"/>
          </w:rPr>
          <w:instrText xml:space="preserve"> </w:instrText>
        </w:r>
        <w:r>
          <w:instrText>HYPERLINK \l "_Toc356300978"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3.8.2</w:t>
        </w:r>
        <w:r w:rsidRPr="007B261B">
          <w:rPr>
            <w:rFonts w:ascii="Calibri" w:hAnsi="Calibri"/>
            <w:sz w:val="22"/>
            <w:szCs w:val="22"/>
          </w:rPr>
          <w:tab/>
        </w:r>
        <w:r w:rsidRPr="003339CD">
          <w:rPr>
            <w:rStyle w:val="Hyperlink"/>
          </w:rPr>
          <w:t>Configuration of the VistA Imaging DICOM Gateway Application</w:t>
        </w:r>
        <w:r>
          <w:rPr>
            <w:webHidden/>
          </w:rPr>
          <w:tab/>
        </w:r>
        <w:r>
          <w:rPr>
            <w:webHidden/>
          </w:rPr>
          <w:fldChar w:fldCharType="begin"/>
        </w:r>
        <w:r>
          <w:rPr>
            <w:webHidden/>
          </w:rPr>
          <w:instrText xml:space="preserve"> PAGEREF _Toc356300978 \h </w:instrText>
        </w:r>
        <w:r>
          <w:rPr>
            <w:webHidden/>
          </w:rPr>
        </w:r>
      </w:ins>
      <w:r>
        <w:rPr>
          <w:webHidden/>
        </w:rPr>
        <w:fldChar w:fldCharType="separate"/>
      </w:r>
      <w:ins w:id="173" w:author="Seabolt, Roy R.  (Harris)" w:date="2013-05-14T13:20:00Z">
        <w:r>
          <w:rPr>
            <w:webHidden/>
          </w:rPr>
          <w:t>35</w:t>
        </w:r>
        <w:r>
          <w:rPr>
            <w:webHidden/>
          </w:rPr>
          <w:fldChar w:fldCharType="end"/>
        </w:r>
        <w:r w:rsidRPr="003339CD">
          <w:rPr>
            <w:rStyle w:val="Hyperlink"/>
          </w:rPr>
          <w:fldChar w:fldCharType="end"/>
        </w:r>
      </w:ins>
    </w:p>
    <w:p w:rsidR="00753771" w:rsidRPr="007B261B" w:rsidRDefault="00753771">
      <w:pPr>
        <w:pStyle w:val="TOC2"/>
        <w:rPr>
          <w:ins w:id="174" w:author="Seabolt, Roy R.  (Harris)" w:date="2013-05-14T13:20:00Z"/>
          <w:rFonts w:ascii="Calibri" w:hAnsi="Calibri"/>
          <w:sz w:val="22"/>
          <w:szCs w:val="22"/>
        </w:rPr>
      </w:pPr>
      <w:ins w:id="175" w:author="Seabolt, Roy R.  (Harris)" w:date="2013-05-14T13:20:00Z">
        <w:r w:rsidRPr="003339CD">
          <w:rPr>
            <w:rStyle w:val="Hyperlink"/>
          </w:rPr>
          <w:fldChar w:fldCharType="begin"/>
        </w:r>
        <w:r w:rsidRPr="003339CD">
          <w:rPr>
            <w:rStyle w:val="Hyperlink"/>
          </w:rPr>
          <w:instrText xml:space="preserve"> </w:instrText>
        </w:r>
        <w:r>
          <w:instrText>HYPERLINK \l "_Toc356300979"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3.9</w:t>
        </w:r>
        <w:r w:rsidRPr="007B261B">
          <w:rPr>
            <w:rFonts w:ascii="Calibri" w:hAnsi="Calibri"/>
            <w:sz w:val="22"/>
            <w:szCs w:val="22"/>
          </w:rPr>
          <w:tab/>
        </w:r>
        <w:r w:rsidRPr="003339CD">
          <w:rPr>
            <w:rStyle w:val="Hyperlink"/>
          </w:rPr>
          <w:t>Creating a Caché License</w:t>
        </w:r>
        <w:r>
          <w:rPr>
            <w:webHidden/>
          </w:rPr>
          <w:tab/>
        </w:r>
        <w:r>
          <w:rPr>
            <w:webHidden/>
          </w:rPr>
          <w:fldChar w:fldCharType="begin"/>
        </w:r>
        <w:r>
          <w:rPr>
            <w:webHidden/>
          </w:rPr>
          <w:instrText xml:space="preserve"> PAGEREF _Toc356300979 \h </w:instrText>
        </w:r>
        <w:r>
          <w:rPr>
            <w:webHidden/>
          </w:rPr>
        </w:r>
      </w:ins>
      <w:r>
        <w:rPr>
          <w:webHidden/>
        </w:rPr>
        <w:fldChar w:fldCharType="separate"/>
      </w:r>
      <w:ins w:id="176" w:author="Seabolt, Roy R.  (Harris)" w:date="2013-05-14T13:20:00Z">
        <w:r>
          <w:rPr>
            <w:webHidden/>
          </w:rPr>
          <w:t>35</w:t>
        </w:r>
        <w:r>
          <w:rPr>
            <w:webHidden/>
          </w:rPr>
          <w:fldChar w:fldCharType="end"/>
        </w:r>
        <w:r w:rsidRPr="003339CD">
          <w:rPr>
            <w:rStyle w:val="Hyperlink"/>
          </w:rPr>
          <w:fldChar w:fldCharType="end"/>
        </w:r>
      </w:ins>
    </w:p>
    <w:p w:rsidR="00753771" w:rsidRPr="007B261B" w:rsidRDefault="00753771">
      <w:pPr>
        <w:pStyle w:val="TOC2"/>
        <w:rPr>
          <w:ins w:id="177" w:author="Seabolt, Roy R.  (Harris)" w:date="2013-05-14T13:20:00Z"/>
          <w:rFonts w:ascii="Calibri" w:hAnsi="Calibri"/>
          <w:sz w:val="22"/>
          <w:szCs w:val="22"/>
        </w:rPr>
      </w:pPr>
      <w:ins w:id="178" w:author="Seabolt, Roy R.  (Harris)" w:date="2013-05-14T13:20:00Z">
        <w:r w:rsidRPr="003339CD">
          <w:rPr>
            <w:rStyle w:val="Hyperlink"/>
          </w:rPr>
          <w:fldChar w:fldCharType="begin"/>
        </w:r>
        <w:r w:rsidRPr="003339CD">
          <w:rPr>
            <w:rStyle w:val="Hyperlink"/>
          </w:rPr>
          <w:instrText xml:space="preserve"> </w:instrText>
        </w:r>
        <w:r>
          <w:instrText>HYPERLINK \l "_Toc356300980"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3.10</w:t>
        </w:r>
        <w:r w:rsidRPr="007B261B">
          <w:rPr>
            <w:rFonts w:ascii="Calibri" w:hAnsi="Calibri"/>
            <w:sz w:val="22"/>
            <w:szCs w:val="22"/>
          </w:rPr>
          <w:tab/>
        </w:r>
        <w:r w:rsidRPr="003339CD">
          <w:rPr>
            <w:rStyle w:val="Hyperlink"/>
          </w:rPr>
          <w:t>Security Issues</w:t>
        </w:r>
        <w:r>
          <w:rPr>
            <w:webHidden/>
          </w:rPr>
          <w:tab/>
        </w:r>
        <w:r>
          <w:rPr>
            <w:webHidden/>
          </w:rPr>
          <w:fldChar w:fldCharType="begin"/>
        </w:r>
        <w:r>
          <w:rPr>
            <w:webHidden/>
          </w:rPr>
          <w:instrText xml:space="preserve"> PAGEREF _Toc356300980 \h </w:instrText>
        </w:r>
        <w:r>
          <w:rPr>
            <w:webHidden/>
          </w:rPr>
        </w:r>
      </w:ins>
      <w:r>
        <w:rPr>
          <w:webHidden/>
        </w:rPr>
        <w:fldChar w:fldCharType="separate"/>
      </w:r>
      <w:ins w:id="179" w:author="Seabolt, Roy R.  (Harris)" w:date="2013-05-14T13:20:00Z">
        <w:r>
          <w:rPr>
            <w:webHidden/>
          </w:rPr>
          <w:t>37</w:t>
        </w:r>
        <w:r>
          <w:rPr>
            <w:webHidden/>
          </w:rPr>
          <w:fldChar w:fldCharType="end"/>
        </w:r>
        <w:r w:rsidRPr="003339CD">
          <w:rPr>
            <w:rStyle w:val="Hyperlink"/>
          </w:rPr>
          <w:fldChar w:fldCharType="end"/>
        </w:r>
      </w:ins>
    </w:p>
    <w:p w:rsidR="00753771" w:rsidRPr="007B261B" w:rsidRDefault="00753771">
      <w:pPr>
        <w:pStyle w:val="TOC3"/>
        <w:rPr>
          <w:ins w:id="180" w:author="Seabolt, Roy R.  (Harris)" w:date="2013-05-14T13:20:00Z"/>
          <w:rFonts w:ascii="Calibri" w:hAnsi="Calibri"/>
          <w:sz w:val="22"/>
          <w:szCs w:val="22"/>
        </w:rPr>
      </w:pPr>
      <w:ins w:id="181" w:author="Seabolt, Roy R.  (Harris)" w:date="2013-05-14T13:20:00Z">
        <w:r w:rsidRPr="003339CD">
          <w:rPr>
            <w:rStyle w:val="Hyperlink"/>
          </w:rPr>
          <w:fldChar w:fldCharType="begin"/>
        </w:r>
        <w:r w:rsidRPr="003339CD">
          <w:rPr>
            <w:rStyle w:val="Hyperlink"/>
          </w:rPr>
          <w:instrText xml:space="preserve"> </w:instrText>
        </w:r>
        <w:r>
          <w:instrText>HYPERLINK \l "_Toc356300981"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3.10.1</w:t>
        </w:r>
        <w:r w:rsidRPr="007B261B">
          <w:rPr>
            <w:rFonts w:ascii="Calibri" w:hAnsi="Calibri"/>
            <w:sz w:val="22"/>
            <w:szCs w:val="22"/>
          </w:rPr>
          <w:tab/>
        </w:r>
        <w:r w:rsidRPr="003339CD">
          <w:rPr>
            <w:rStyle w:val="Hyperlink"/>
          </w:rPr>
          <w:t>Application-Related Passwords</w:t>
        </w:r>
        <w:r>
          <w:rPr>
            <w:webHidden/>
          </w:rPr>
          <w:tab/>
        </w:r>
        <w:r>
          <w:rPr>
            <w:webHidden/>
          </w:rPr>
          <w:fldChar w:fldCharType="begin"/>
        </w:r>
        <w:r>
          <w:rPr>
            <w:webHidden/>
          </w:rPr>
          <w:instrText xml:space="preserve"> PAGEREF _Toc356300981 \h </w:instrText>
        </w:r>
        <w:r>
          <w:rPr>
            <w:webHidden/>
          </w:rPr>
        </w:r>
      </w:ins>
      <w:r>
        <w:rPr>
          <w:webHidden/>
        </w:rPr>
        <w:fldChar w:fldCharType="separate"/>
      </w:r>
      <w:ins w:id="182" w:author="Seabolt, Roy R.  (Harris)" w:date="2013-05-14T13:20:00Z">
        <w:r>
          <w:rPr>
            <w:webHidden/>
          </w:rPr>
          <w:t>38</w:t>
        </w:r>
        <w:r>
          <w:rPr>
            <w:webHidden/>
          </w:rPr>
          <w:fldChar w:fldCharType="end"/>
        </w:r>
        <w:r w:rsidRPr="003339CD">
          <w:rPr>
            <w:rStyle w:val="Hyperlink"/>
          </w:rPr>
          <w:fldChar w:fldCharType="end"/>
        </w:r>
      </w:ins>
    </w:p>
    <w:p w:rsidR="00753771" w:rsidRPr="007B261B" w:rsidRDefault="00753771">
      <w:pPr>
        <w:pStyle w:val="TOC3"/>
        <w:rPr>
          <w:ins w:id="183" w:author="Seabolt, Roy R.  (Harris)" w:date="2013-05-14T13:20:00Z"/>
          <w:rFonts w:ascii="Calibri" w:hAnsi="Calibri"/>
          <w:sz w:val="22"/>
          <w:szCs w:val="22"/>
        </w:rPr>
      </w:pPr>
      <w:ins w:id="184" w:author="Seabolt, Roy R.  (Harris)" w:date="2013-05-14T13:20:00Z">
        <w:r w:rsidRPr="003339CD">
          <w:rPr>
            <w:rStyle w:val="Hyperlink"/>
          </w:rPr>
          <w:fldChar w:fldCharType="begin"/>
        </w:r>
        <w:r w:rsidRPr="003339CD">
          <w:rPr>
            <w:rStyle w:val="Hyperlink"/>
          </w:rPr>
          <w:instrText xml:space="preserve"> </w:instrText>
        </w:r>
        <w:r>
          <w:instrText>HYPERLINK \l "_Toc356300982"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3.10.2</w:t>
        </w:r>
        <w:r w:rsidRPr="007B261B">
          <w:rPr>
            <w:rFonts w:ascii="Calibri" w:hAnsi="Calibri"/>
            <w:sz w:val="22"/>
            <w:szCs w:val="22"/>
          </w:rPr>
          <w:tab/>
        </w:r>
        <w:r w:rsidRPr="003339CD">
          <w:rPr>
            <w:rStyle w:val="Hyperlink"/>
          </w:rPr>
          <w:t>Access to Networked Disk Drives</w:t>
        </w:r>
        <w:r>
          <w:rPr>
            <w:webHidden/>
          </w:rPr>
          <w:tab/>
        </w:r>
        <w:r>
          <w:rPr>
            <w:webHidden/>
          </w:rPr>
          <w:fldChar w:fldCharType="begin"/>
        </w:r>
        <w:r>
          <w:rPr>
            <w:webHidden/>
          </w:rPr>
          <w:instrText xml:space="preserve"> PAGEREF _Toc356300982 \h </w:instrText>
        </w:r>
        <w:r>
          <w:rPr>
            <w:webHidden/>
          </w:rPr>
        </w:r>
      </w:ins>
      <w:r>
        <w:rPr>
          <w:webHidden/>
        </w:rPr>
        <w:fldChar w:fldCharType="separate"/>
      </w:r>
      <w:ins w:id="185" w:author="Seabolt, Roy R.  (Harris)" w:date="2013-05-14T13:20:00Z">
        <w:r>
          <w:rPr>
            <w:webHidden/>
          </w:rPr>
          <w:t>39</w:t>
        </w:r>
        <w:r>
          <w:rPr>
            <w:webHidden/>
          </w:rPr>
          <w:fldChar w:fldCharType="end"/>
        </w:r>
        <w:r w:rsidRPr="003339CD">
          <w:rPr>
            <w:rStyle w:val="Hyperlink"/>
          </w:rPr>
          <w:fldChar w:fldCharType="end"/>
        </w:r>
      </w:ins>
    </w:p>
    <w:p w:rsidR="00753771" w:rsidRPr="007B261B" w:rsidRDefault="00753771">
      <w:pPr>
        <w:pStyle w:val="TOC4"/>
        <w:rPr>
          <w:ins w:id="186" w:author="Seabolt, Roy R.  (Harris)" w:date="2013-05-14T13:20:00Z"/>
          <w:rFonts w:ascii="Calibri" w:hAnsi="Calibri"/>
          <w:noProof/>
          <w:sz w:val="22"/>
          <w:szCs w:val="22"/>
        </w:rPr>
      </w:pPr>
      <w:ins w:id="187" w:author="Seabolt, Roy R.  (Harris)" w:date="2013-05-14T13:20:00Z">
        <w:r w:rsidRPr="003339CD">
          <w:rPr>
            <w:rStyle w:val="Hyperlink"/>
            <w:noProof/>
          </w:rPr>
          <w:lastRenderedPageBreak/>
          <w:fldChar w:fldCharType="begin"/>
        </w:r>
        <w:r w:rsidRPr="003339CD">
          <w:rPr>
            <w:rStyle w:val="Hyperlink"/>
            <w:noProof/>
          </w:rPr>
          <w:instrText xml:space="preserve"> </w:instrText>
        </w:r>
        <w:r>
          <w:rPr>
            <w:noProof/>
          </w:rPr>
          <w:instrText>HYPERLINK \l "_Toc356300983"</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3.10.2.1</w:t>
        </w:r>
        <w:r w:rsidRPr="007B261B">
          <w:rPr>
            <w:rFonts w:ascii="Calibri" w:hAnsi="Calibri"/>
            <w:noProof/>
            <w:sz w:val="22"/>
            <w:szCs w:val="22"/>
          </w:rPr>
          <w:tab/>
        </w:r>
        <w:r w:rsidRPr="003339CD">
          <w:rPr>
            <w:rStyle w:val="Hyperlink"/>
            <w:noProof/>
          </w:rPr>
          <w:t>Credentials for Caché 5.0</w:t>
        </w:r>
        <w:r>
          <w:rPr>
            <w:noProof/>
            <w:webHidden/>
          </w:rPr>
          <w:tab/>
        </w:r>
        <w:r>
          <w:rPr>
            <w:noProof/>
            <w:webHidden/>
          </w:rPr>
          <w:fldChar w:fldCharType="begin"/>
        </w:r>
        <w:r>
          <w:rPr>
            <w:noProof/>
            <w:webHidden/>
          </w:rPr>
          <w:instrText xml:space="preserve"> PAGEREF _Toc356300983 \h </w:instrText>
        </w:r>
        <w:r>
          <w:rPr>
            <w:noProof/>
            <w:webHidden/>
          </w:rPr>
        </w:r>
      </w:ins>
      <w:r>
        <w:rPr>
          <w:noProof/>
          <w:webHidden/>
        </w:rPr>
        <w:fldChar w:fldCharType="separate"/>
      </w:r>
      <w:ins w:id="188" w:author="Seabolt, Roy R.  (Harris)" w:date="2013-05-14T13:20:00Z">
        <w:r>
          <w:rPr>
            <w:noProof/>
            <w:webHidden/>
          </w:rPr>
          <w:t>39</w:t>
        </w:r>
        <w:r>
          <w:rPr>
            <w:noProof/>
            <w:webHidden/>
          </w:rPr>
          <w:fldChar w:fldCharType="end"/>
        </w:r>
        <w:r w:rsidRPr="003339CD">
          <w:rPr>
            <w:rStyle w:val="Hyperlink"/>
            <w:noProof/>
          </w:rPr>
          <w:fldChar w:fldCharType="end"/>
        </w:r>
      </w:ins>
    </w:p>
    <w:p w:rsidR="00753771" w:rsidRPr="007B261B" w:rsidRDefault="00753771">
      <w:pPr>
        <w:pStyle w:val="TOC4"/>
        <w:rPr>
          <w:ins w:id="189" w:author="Seabolt, Roy R.  (Harris)" w:date="2013-05-14T13:20:00Z"/>
          <w:rFonts w:ascii="Calibri" w:hAnsi="Calibri"/>
          <w:noProof/>
          <w:sz w:val="22"/>
          <w:szCs w:val="22"/>
        </w:rPr>
      </w:pPr>
      <w:ins w:id="190"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"_Toc356300984"</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3.10.2.2</w:t>
        </w:r>
        <w:r w:rsidRPr="007B261B">
          <w:rPr>
            <w:rFonts w:ascii="Calibri" w:hAnsi="Calibri"/>
            <w:noProof/>
            <w:sz w:val="22"/>
            <w:szCs w:val="22"/>
          </w:rPr>
          <w:tab/>
        </w:r>
        <w:r w:rsidRPr="003339CD">
          <w:rPr>
            <w:rStyle w:val="Hyperlink"/>
            <w:noProof/>
          </w:rPr>
          <w:t>More Privileges</w:t>
        </w:r>
        <w:r>
          <w:rPr>
            <w:noProof/>
            <w:webHidden/>
          </w:rPr>
          <w:tab/>
        </w:r>
        <w:r>
          <w:rPr>
            <w:noProof/>
            <w:webHidden/>
          </w:rPr>
          <w:fldChar w:fldCharType="begin"/>
        </w:r>
        <w:r>
          <w:rPr>
            <w:noProof/>
            <w:webHidden/>
          </w:rPr>
          <w:instrText xml:space="preserve"> PAGEREF _Toc356300984 \h </w:instrText>
        </w:r>
        <w:r>
          <w:rPr>
            <w:noProof/>
            <w:webHidden/>
          </w:rPr>
        </w:r>
      </w:ins>
      <w:r>
        <w:rPr>
          <w:noProof/>
          <w:webHidden/>
        </w:rPr>
        <w:fldChar w:fldCharType="separate"/>
      </w:r>
      <w:ins w:id="191" w:author="Seabolt, Roy R.  (Harris)" w:date="2013-05-14T13:20:00Z">
        <w:r>
          <w:rPr>
            <w:noProof/>
            <w:webHidden/>
          </w:rPr>
          <w:t>42</w:t>
        </w:r>
        <w:r>
          <w:rPr>
            <w:noProof/>
            <w:webHidden/>
          </w:rPr>
          <w:fldChar w:fldCharType="end"/>
        </w:r>
        <w:r w:rsidRPr="003339CD">
          <w:rPr>
            <w:rStyle w:val="Hyperlink"/>
            <w:noProof/>
          </w:rPr>
          <w:fldChar w:fldCharType="end"/>
        </w:r>
      </w:ins>
    </w:p>
    <w:p w:rsidR="00753771" w:rsidRPr="007B261B" w:rsidRDefault="00753771">
      <w:pPr>
        <w:pStyle w:val="TOC2"/>
        <w:rPr>
          <w:ins w:id="192" w:author="Seabolt, Roy R.  (Harris)" w:date="2013-05-14T13:20:00Z"/>
          <w:rFonts w:ascii="Calibri" w:hAnsi="Calibri"/>
          <w:sz w:val="22"/>
          <w:szCs w:val="22"/>
        </w:rPr>
      </w:pPr>
      <w:ins w:id="193" w:author="Seabolt, Roy R.  (Harris)" w:date="2013-05-14T13:20:00Z">
        <w:r w:rsidRPr="003339CD">
          <w:rPr>
            <w:rStyle w:val="Hyperlink"/>
          </w:rPr>
          <w:fldChar w:fldCharType="begin"/>
        </w:r>
        <w:r w:rsidRPr="003339CD">
          <w:rPr>
            <w:rStyle w:val="Hyperlink"/>
          </w:rPr>
          <w:instrText xml:space="preserve"> </w:instrText>
        </w:r>
        <w:r>
          <w:instrText>HYPERLINK \l "_Toc356300985"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3.11</w:t>
        </w:r>
        <w:r w:rsidRPr="007B261B">
          <w:rPr>
            <w:rFonts w:ascii="Calibri" w:hAnsi="Calibri"/>
            <w:sz w:val="22"/>
            <w:szCs w:val="22"/>
          </w:rPr>
          <w:tab/>
        </w:r>
        <w:r w:rsidRPr="003339CD">
          <w:rPr>
            <w:rStyle w:val="Hyperlink"/>
            <w:strike/>
          </w:rPr>
          <w:t>Starting Application Routines</w:t>
        </w:r>
        <w:r>
          <w:rPr>
            <w:webHidden/>
          </w:rPr>
          <w:tab/>
        </w:r>
        <w:r>
          <w:rPr>
            <w:webHidden/>
          </w:rPr>
          <w:fldChar w:fldCharType="begin"/>
        </w:r>
        <w:r>
          <w:rPr>
            <w:webHidden/>
          </w:rPr>
          <w:instrText xml:space="preserve"> PAGEREF _Toc356300985 \h </w:instrText>
        </w:r>
        <w:r>
          <w:rPr>
            <w:webHidden/>
          </w:rPr>
        </w:r>
      </w:ins>
      <w:r>
        <w:rPr>
          <w:webHidden/>
        </w:rPr>
        <w:fldChar w:fldCharType="separate"/>
      </w:r>
      <w:ins w:id="194" w:author="Seabolt, Roy R.  (Harris)" w:date="2013-05-14T13:20:00Z">
        <w:r>
          <w:rPr>
            <w:webHidden/>
          </w:rPr>
          <w:t>45</w:t>
        </w:r>
        <w:r>
          <w:rPr>
            <w:webHidden/>
          </w:rPr>
          <w:fldChar w:fldCharType="end"/>
        </w:r>
        <w:r w:rsidRPr="003339CD">
          <w:rPr>
            <w:rStyle w:val="Hyperlink"/>
          </w:rPr>
          <w:fldChar w:fldCharType="end"/>
        </w:r>
      </w:ins>
    </w:p>
    <w:p w:rsidR="00753771" w:rsidRPr="007B261B" w:rsidRDefault="00753771">
      <w:pPr>
        <w:pStyle w:val="TOC2"/>
        <w:rPr>
          <w:ins w:id="195" w:author="Seabolt, Roy R.  (Harris)" w:date="2013-05-14T13:20:00Z"/>
          <w:rFonts w:ascii="Calibri" w:hAnsi="Calibri"/>
          <w:sz w:val="22"/>
          <w:szCs w:val="22"/>
        </w:rPr>
      </w:pPr>
      <w:ins w:id="196" w:author="Seabolt, Roy R.  (Harris)" w:date="2013-05-14T13:20:00Z">
        <w:r w:rsidRPr="003339CD">
          <w:rPr>
            <w:rStyle w:val="Hyperlink"/>
          </w:rPr>
          <w:fldChar w:fldCharType="begin"/>
        </w:r>
        <w:r w:rsidRPr="003339CD">
          <w:rPr>
            <w:rStyle w:val="Hyperlink"/>
          </w:rPr>
          <w:instrText xml:space="preserve"> </w:instrText>
        </w:r>
        <w:r>
          <w:instrText>HYPERLINK \l "_Toc356300986"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3.12</w:t>
        </w:r>
        <w:r w:rsidRPr="007B261B">
          <w:rPr>
            <w:rFonts w:ascii="Calibri" w:hAnsi="Calibri"/>
            <w:sz w:val="22"/>
            <w:szCs w:val="22"/>
          </w:rPr>
          <w:tab/>
        </w:r>
        <w:r w:rsidRPr="003339CD">
          <w:rPr>
            <w:rStyle w:val="Hyperlink"/>
          </w:rPr>
          <w:t>Installation Error Messages</w:t>
        </w:r>
        <w:r>
          <w:rPr>
            <w:webHidden/>
          </w:rPr>
          <w:tab/>
        </w:r>
        <w:r>
          <w:rPr>
            <w:webHidden/>
          </w:rPr>
          <w:fldChar w:fldCharType="begin"/>
        </w:r>
        <w:r>
          <w:rPr>
            <w:webHidden/>
          </w:rPr>
          <w:instrText xml:space="preserve"> PAGEREF _Toc356300986 \h </w:instrText>
        </w:r>
        <w:r>
          <w:rPr>
            <w:webHidden/>
          </w:rPr>
        </w:r>
      </w:ins>
      <w:r>
        <w:rPr>
          <w:webHidden/>
        </w:rPr>
        <w:fldChar w:fldCharType="separate"/>
      </w:r>
      <w:ins w:id="197" w:author="Seabolt, Roy R.  (Harris)" w:date="2013-05-14T13:20:00Z">
        <w:r>
          <w:rPr>
            <w:webHidden/>
          </w:rPr>
          <w:t>45</w:t>
        </w:r>
        <w:r>
          <w:rPr>
            <w:webHidden/>
          </w:rPr>
          <w:fldChar w:fldCharType="end"/>
        </w:r>
        <w:r w:rsidRPr="003339CD">
          <w:rPr>
            <w:rStyle w:val="Hyperlink"/>
          </w:rPr>
          <w:fldChar w:fldCharType="end"/>
        </w:r>
      </w:ins>
    </w:p>
    <w:p w:rsidR="00753771" w:rsidRPr="007B261B" w:rsidRDefault="00753771">
      <w:pPr>
        <w:pStyle w:val="TOC2"/>
        <w:rPr>
          <w:ins w:id="198" w:author="Seabolt, Roy R.  (Harris)" w:date="2013-05-14T13:20:00Z"/>
          <w:rFonts w:ascii="Calibri" w:hAnsi="Calibri"/>
          <w:sz w:val="22"/>
          <w:szCs w:val="22"/>
        </w:rPr>
      </w:pPr>
      <w:ins w:id="199" w:author="Seabolt, Roy R.  (Harris)" w:date="2013-05-14T13:20:00Z">
        <w:r w:rsidRPr="003339CD">
          <w:rPr>
            <w:rStyle w:val="Hyperlink"/>
          </w:rPr>
          <w:fldChar w:fldCharType="begin"/>
        </w:r>
        <w:r w:rsidRPr="003339CD">
          <w:rPr>
            <w:rStyle w:val="Hyperlink"/>
          </w:rPr>
          <w:instrText xml:space="preserve"> </w:instrText>
        </w:r>
        <w:r>
          <w:instrText>HYPERLINK \l "_Toc356300987"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3.13</w:t>
        </w:r>
        <w:r w:rsidRPr="007B261B">
          <w:rPr>
            <w:rFonts w:ascii="Calibri" w:hAnsi="Calibri"/>
            <w:sz w:val="22"/>
            <w:szCs w:val="22"/>
          </w:rPr>
          <w:tab/>
        </w:r>
        <w:r w:rsidRPr="003339CD">
          <w:rPr>
            <w:rStyle w:val="Hyperlink"/>
          </w:rPr>
          <w:t>End of First Phase of Installation</w:t>
        </w:r>
        <w:r>
          <w:rPr>
            <w:webHidden/>
          </w:rPr>
          <w:tab/>
        </w:r>
        <w:r>
          <w:rPr>
            <w:webHidden/>
          </w:rPr>
          <w:fldChar w:fldCharType="begin"/>
        </w:r>
        <w:r>
          <w:rPr>
            <w:webHidden/>
          </w:rPr>
          <w:instrText xml:space="preserve"> PAGEREF _Toc356300987 \h </w:instrText>
        </w:r>
        <w:r>
          <w:rPr>
            <w:webHidden/>
          </w:rPr>
        </w:r>
      </w:ins>
      <w:r>
        <w:rPr>
          <w:webHidden/>
        </w:rPr>
        <w:fldChar w:fldCharType="separate"/>
      </w:r>
      <w:ins w:id="200" w:author="Seabolt, Roy R.  (Harris)" w:date="2013-05-14T13:20:00Z">
        <w:r>
          <w:rPr>
            <w:webHidden/>
          </w:rPr>
          <w:t>47</w:t>
        </w:r>
        <w:r>
          <w:rPr>
            <w:webHidden/>
          </w:rPr>
          <w:fldChar w:fldCharType="end"/>
        </w:r>
        <w:r w:rsidRPr="003339CD">
          <w:rPr>
            <w:rStyle w:val="Hyperlink"/>
          </w:rPr>
          <w:fldChar w:fldCharType="end"/>
        </w:r>
      </w:ins>
    </w:p>
    <w:p w:rsidR="00753771" w:rsidRPr="007B261B" w:rsidRDefault="00753771">
      <w:pPr>
        <w:pStyle w:val="TOC1"/>
        <w:rPr>
          <w:ins w:id="201" w:author="Seabolt, Roy R.  (Harris)" w:date="2013-05-14T13:20:00Z"/>
          <w:rFonts w:ascii="Calibri" w:hAnsi="Calibri"/>
          <w:b w:val="0"/>
          <w:sz w:val="22"/>
          <w:szCs w:val="22"/>
        </w:rPr>
      </w:pPr>
      <w:ins w:id="202" w:author="Seabolt, Roy R.  (Harris)" w:date="2013-05-14T13:20:00Z">
        <w:r w:rsidRPr="003339CD">
          <w:rPr>
            <w:rStyle w:val="Hyperlink"/>
          </w:rPr>
          <w:fldChar w:fldCharType="begin"/>
        </w:r>
        <w:r w:rsidRPr="003339CD">
          <w:rPr>
            <w:rStyle w:val="Hyperlink"/>
          </w:rPr>
          <w:instrText xml:space="preserve"> </w:instrText>
        </w:r>
        <w:r>
          <w:instrText>HYPERLINK \l "_Toc356300988"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Chapter 4</w:t>
        </w:r>
        <w:r w:rsidRPr="007B261B">
          <w:rPr>
            <w:rFonts w:ascii="Calibri" w:hAnsi="Calibri"/>
            <w:b w:val="0"/>
            <w:sz w:val="22"/>
            <w:szCs w:val="22"/>
          </w:rPr>
          <w:tab/>
        </w:r>
        <w:r w:rsidRPr="003339CD">
          <w:rPr>
            <w:rStyle w:val="Hyperlink"/>
          </w:rPr>
          <w:t>Site-Specific Set-Up</w:t>
        </w:r>
        <w:r>
          <w:rPr>
            <w:webHidden/>
          </w:rPr>
          <w:tab/>
        </w:r>
        <w:r>
          <w:rPr>
            <w:webHidden/>
          </w:rPr>
          <w:fldChar w:fldCharType="begin"/>
        </w:r>
        <w:r>
          <w:rPr>
            <w:webHidden/>
          </w:rPr>
          <w:instrText xml:space="preserve"> PAGEREF _Toc356300988 \h </w:instrText>
        </w:r>
        <w:r>
          <w:rPr>
            <w:webHidden/>
          </w:rPr>
        </w:r>
      </w:ins>
      <w:r>
        <w:rPr>
          <w:webHidden/>
        </w:rPr>
        <w:fldChar w:fldCharType="separate"/>
      </w:r>
      <w:ins w:id="203" w:author="Seabolt, Roy R.  (Harris)" w:date="2013-05-14T13:20:00Z">
        <w:r>
          <w:rPr>
            <w:webHidden/>
          </w:rPr>
          <w:t>49</w:t>
        </w:r>
        <w:r>
          <w:rPr>
            <w:webHidden/>
          </w:rPr>
          <w:fldChar w:fldCharType="end"/>
        </w:r>
        <w:r w:rsidRPr="003339CD">
          <w:rPr>
            <w:rStyle w:val="Hyperlink"/>
          </w:rPr>
          <w:fldChar w:fldCharType="end"/>
        </w:r>
      </w:ins>
    </w:p>
    <w:p w:rsidR="00753771" w:rsidRPr="007B261B" w:rsidRDefault="00753771">
      <w:pPr>
        <w:pStyle w:val="TOC2"/>
        <w:rPr>
          <w:ins w:id="204" w:author="Seabolt, Roy R.  (Harris)" w:date="2013-05-14T13:20:00Z"/>
          <w:rFonts w:ascii="Calibri" w:hAnsi="Calibri"/>
          <w:sz w:val="22"/>
          <w:szCs w:val="22"/>
        </w:rPr>
      </w:pPr>
      <w:ins w:id="205" w:author="Seabolt, Roy R.  (Harris)" w:date="2013-05-14T13:20:00Z">
        <w:r w:rsidRPr="003339CD">
          <w:rPr>
            <w:rStyle w:val="Hyperlink"/>
          </w:rPr>
          <w:fldChar w:fldCharType="begin"/>
        </w:r>
        <w:r w:rsidRPr="003339CD">
          <w:rPr>
            <w:rStyle w:val="Hyperlink"/>
          </w:rPr>
          <w:instrText xml:space="preserve"> </w:instrText>
        </w:r>
        <w:r>
          <w:instrText>HYPERLINK \l "_Toc356300989"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4.1</w:t>
        </w:r>
        <w:r w:rsidRPr="007B261B">
          <w:rPr>
            <w:rFonts w:ascii="Calibri" w:hAnsi="Calibri"/>
            <w:sz w:val="22"/>
            <w:szCs w:val="22"/>
          </w:rPr>
          <w:tab/>
        </w:r>
        <w:r w:rsidRPr="003339CD">
          <w:rPr>
            <w:rStyle w:val="Hyperlink"/>
          </w:rPr>
          <w:t>Site-Specific Parameters</w:t>
        </w:r>
        <w:r>
          <w:rPr>
            <w:webHidden/>
          </w:rPr>
          <w:tab/>
        </w:r>
        <w:r>
          <w:rPr>
            <w:webHidden/>
          </w:rPr>
          <w:fldChar w:fldCharType="begin"/>
        </w:r>
        <w:r>
          <w:rPr>
            <w:webHidden/>
          </w:rPr>
          <w:instrText xml:space="preserve"> PAGEREF _Toc356300989 \h </w:instrText>
        </w:r>
        <w:r>
          <w:rPr>
            <w:webHidden/>
          </w:rPr>
        </w:r>
      </w:ins>
      <w:r>
        <w:rPr>
          <w:webHidden/>
        </w:rPr>
        <w:fldChar w:fldCharType="separate"/>
      </w:r>
      <w:ins w:id="206" w:author="Seabolt, Roy R.  (Harris)" w:date="2013-05-14T13:20:00Z">
        <w:r>
          <w:rPr>
            <w:webHidden/>
          </w:rPr>
          <w:t>49</w:t>
        </w:r>
        <w:r>
          <w:rPr>
            <w:webHidden/>
          </w:rPr>
          <w:fldChar w:fldCharType="end"/>
        </w:r>
        <w:r w:rsidRPr="003339CD">
          <w:rPr>
            <w:rStyle w:val="Hyperlink"/>
          </w:rPr>
          <w:fldChar w:fldCharType="end"/>
        </w:r>
      </w:ins>
    </w:p>
    <w:p w:rsidR="00753771" w:rsidRPr="007B261B" w:rsidRDefault="00753771">
      <w:pPr>
        <w:pStyle w:val="TOC2"/>
        <w:rPr>
          <w:ins w:id="207" w:author="Seabolt, Roy R.  (Harris)" w:date="2013-05-14T13:20:00Z"/>
          <w:rFonts w:ascii="Calibri" w:hAnsi="Calibri"/>
          <w:sz w:val="22"/>
          <w:szCs w:val="22"/>
        </w:rPr>
      </w:pPr>
      <w:ins w:id="208" w:author="Seabolt, Roy R.  (Harris)" w:date="2013-05-14T13:20:00Z">
        <w:r w:rsidRPr="003339CD">
          <w:rPr>
            <w:rStyle w:val="Hyperlink"/>
          </w:rPr>
          <w:fldChar w:fldCharType="begin"/>
        </w:r>
        <w:r w:rsidRPr="003339CD">
          <w:rPr>
            <w:rStyle w:val="Hyperlink"/>
          </w:rPr>
          <w:instrText xml:space="preserve"> </w:instrText>
        </w:r>
        <w:r>
          <w:instrText>HYPERLINK \l "_Toc356300990"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4.2</w:t>
        </w:r>
        <w:r w:rsidRPr="007B261B">
          <w:rPr>
            <w:rFonts w:ascii="Calibri" w:hAnsi="Calibri"/>
            <w:sz w:val="22"/>
            <w:szCs w:val="22"/>
          </w:rPr>
          <w:tab/>
        </w:r>
        <w:r w:rsidRPr="003339CD">
          <w:rPr>
            <w:rStyle w:val="Hyperlink"/>
          </w:rPr>
          <w:t>Local Modifications</w:t>
        </w:r>
        <w:r>
          <w:rPr>
            <w:webHidden/>
          </w:rPr>
          <w:tab/>
        </w:r>
        <w:r>
          <w:rPr>
            <w:webHidden/>
          </w:rPr>
          <w:fldChar w:fldCharType="begin"/>
        </w:r>
        <w:r>
          <w:rPr>
            <w:webHidden/>
          </w:rPr>
          <w:instrText xml:space="preserve"> PAGEREF _Toc356300990 \h </w:instrText>
        </w:r>
        <w:r>
          <w:rPr>
            <w:webHidden/>
          </w:rPr>
        </w:r>
      </w:ins>
      <w:r>
        <w:rPr>
          <w:webHidden/>
        </w:rPr>
        <w:fldChar w:fldCharType="separate"/>
      </w:r>
      <w:ins w:id="209" w:author="Seabolt, Roy R.  (Harris)" w:date="2013-05-14T13:20:00Z">
        <w:r>
          <w:rPr>
            <w:webHidden/>
          </w:rPr>
          <w:t>49</w:t>
        </w:r>
        <w:r>
          <w:rPr>
            <w:webHidden/>
          </w:rPr>
          <w:fldChar w:fldCharType="end"/>
        </w:r>
        <w:r w:rsidRPr="003339CD">
          <w:rPr>
            <w:rStyle w:val="Hyperlink"/>
          </w:rPr>
          <w:fldChar w:fldCharType="end"/>
        </w:r>
      </w:ins>
    </w:p>
    <w:p w:rsidR="00753771" w:rsidRPr="007B261B" w:rsidRDefault="00753771">
      <w:pPr>
        <w:pStyle w:val="TOC2"/>
        <w:rPr>
          <w:ins w:id="210" w:author="Seabolt, Roy R.  (Harris)" w:date="2013-05-14T13:20:00Z"/>
          <w:rFonts w:ascii="Calibri" w:hAnsi="Calibri"/>
          <w:sz w:val="22"/>
          <w:szCs w:val="22"/>
        </w:rPr>
      </w:pPr>
      <w:ins w:id="211" w:author="Seabolt, Roy R.  (Harris)" w:date="2013-05-14T13:20:00Z">
        <w:r w:rsidRPr="003339CD">
          <w:rPr>
            <w:rStyle w:val="Hyperlink"/>
          </w:rPr>
          <w:fldChar w:fldCharType="begin"/>
        </w:r>
        <w:r w:rsidRPr="003339CD">
          <w:rPr>
            <w:rStyle w:val="Hyperlink"/>
          </w:rPr>
          <w:instrText xml:space="preserve"> </w:instrText>
        </w:r>
        <w:r>
          <w:instrText>HYPERLINK \l "_Toc356300991"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w:t>
        </w:r>
        <w:r w:rsidRPr="007B261B">
          <w:rPr>
            <w:rFonts w:ascii="Calibri" w:hAnsi="Calibri"/>
            <w:sz w:val="22"/>
            <w:szCs w:val="22"/>
          </w:rPr>
          <w:tab/>
        </w:r>
        <w:r w:rsidRPr="003339CD">
          <w:rPr>
            <w:rStyle w:val="Hyperlink"/>
          </w:rPr>
          <w:t>Configure the Legacy DICOM Gateway and Load the DICOM Dictionaries</w:t>
        </w:r>
        <w:r>
          <w:rPr>
            <w:webHidden/>
          </w:rPr>
          <w:tab/>
        </w:r>
        <w:r>
          <w:rPr>
            <w:webHidden/>
          </w:rPr>
          <w:fldChar w:fldCharType="begin"/>
        </w:r>
        <w:r>
          <w:rPr>
            <w:webHidden/>
          </w:rPr>
          <w:instrText xml:space="preserve"> PAGEREF _Toc356300991 \h </w:instrText>
        </w:r>
        <w:r>
          <w:rPr>
            <w:webHidden/>
          </w:rPr>
        </w:r>
      </w:ins>
      <w:r>
        <w:rPr>
          <w:webHidden/>
        </w:rPr>
        <w:fldChar w:fldCharType="separate"/>
      </w:r>
      <w:ins w:id="212" w:author="Seabolt, Roy R.  (Harris)" w:date="2013-05-14T13:20:00Z">
        <w:r>
          <w:rPr>
            <w:webHidden/>
          </w:rPr>
          <w:t>49</w:t>
        </w:r>
        <w:r>
          <w:rPr>
            <w:webHidden/>
          </w:rPr>
          <w:fldChar w:fldCharType="end"/>
        </w:r>
        <w:r w:rsidRPr="003339CD">
          <w:rPr>
            <w:rStyle w:val="Hyperlink"/>
          </w:rPr>
          <w:fldChar w:fldCharType="end"/>
        </w:r>
      </w:ins>
    </w:p>
    <w:p w:rsidR="00753771" w:rsidRPr="007B261B" w:rsidRDefault="00753771">
      <w:pPr>
        <w:pStyle w:val="TOC3"/>
        <w:rPr>
          <w:ins w:id="213" w:author="Seabolt, Roy R.  (Harris)" w:date="2013-05-14T13:20:00Z"/>
          <w:rFonts w:ascii="Calibri" w:hAnsi="Calibri"/>
          <w:sz w:val="22"/>
          <w:szCs w:val="22"/>
        </w:rPr>
      </w:pPr>
      <w:ins w:id="214" w:author="Seabolt, Roy R.  (Harris)" w:date="2013-05-14T13:20:00Z">
        <w:r w:rsidRPr="003339CD">
          <w:rPr>
            <w:rStyle w:val="Hyperlink"/>
          </w:rPr>
          <w:fldChar w:fldCharType="begin"/>
        </w:r>
        <w:r w:rsidRPr="003339CD">
          <w:rPr>
            <w:rStyle w:val="Hyperlink"/>
          </w:rPr>
          <w:instrText xml:space="preserve"> </w:instrText>
        </w:r>
        <w:r>
          <w:instrText>HYPERLINK \l "_Toc356300992"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w:t>
        </w:r>
        <w:r w:rsidRPr="007B261B">
          <w:rPr>
            <w:rFonts w:ascii="Calibri" w:hAnsi="Calibri"/>
            <w:sz w:val="22"/>
            <w:szCs w:val="22"/>
          </w:rPr>
          <w:tab/>
        </w:r>
        <w:r w:rsidRPr="003339CD">
          <w:rPr>
            <w:rStyle w:val="Hyperlink"/>
          </w:rPr>
          <w:t>Name of System</w:t>
        </w:r>
        <w:r>
          <w:rPr>
            <w:webHidden/>
          </w:rPr>
          <w:tab/>
        </w:r>
        <w:r>
          <w:rPr>
            <w:webHidden/>
          </w:rPr>
          <w:fldChar w:fldCharType="begin"/>
        </w:r>
        <w:r>
          <w:rPr>
            <w:webHidden/>
          </w:rPr>
          <w:instrText xml:space="preserve"> PAGEREF _Toc356300992 \h </w:instrText>
        </w:r>
        <w:r>
          <w:rPr>
            <w:webHidden/>
          </w:rPr>
        </w:r>
      </w:ins>
      <w:r>
        <w:rPr>
          <w:webHidden/>
        </w:rPr>
        <w:fldChar w:fldCharType="separate"/>
      </w:r>
      <w:ins w:id="215" w:author="Seabolt, Roy R.  (Harris)" w:date="2013-05-14T13:20:00Z">
        <w:r>
          <w:rPr>
            <w:webHidden/>
          </w:rPr>
          <w:t>50</w:t>
        </w:r>
        <w:r>
          <w:rPr>
            <w:webHidden/>
          </w:rPr>
          <w:fldChar w:fldCharType="end"/>
        </w:r>
        <w:r w:rsidRPr="003339CD">
          <w:rPr>
            <w:rStyle w:val="Hyperlink"/>
          </w:rPr>
          <w:fldChar w:fldCharType="end"/>
        </w:r>
      </w:ins>
    </w:p>
    <w:p w:rsidR="00753771" w:rsidRPr="007B261B" w:rsidRDefault="00753771">
      <w:pPr>
        <w:pStyle w:val="TOC3"/>
        <w:rPr>
          <w:ins w:id="216" w:author="Seabolt, Roy R.  (Harris)" w:date="2013-05-14T13:20:00Z"/>
          <w:rFonts w:ascii="Calibri" w:hAnsi="Calibri"/>
          <w:sz w:val="22"/>
          <w:szCs w:val="22"/>
        </w:rPr>
      </w:pPr>
      <w:ins w:id="217" w:author="Seabolt, Roy R.  (Harris)" w:date="2013-05-14T13:20:00Z">
        <w:r w:rsidRPr="003339CD">
          <w:rPr>
            <w:rStyle w:val="Hyperlink"/>
          </w:rPr>
          <w:fldChar w:fldCharType="begin"/>
        </w:r>
        <w:r w:rsidRPr="003339CD">
          <w:rPr>
            <w:rStyle w:val="Hyperlink"/>
          </w:rPr>
          <w:instrText xml:space="preserve"> </w:instrText>
        </w:r>
        <w:r>
          <w:instrText>HYPERLINK \l "_Toc356300993"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w:t>
        </w:r>
        <w:r w:rsidRPr="007B261B">
          <w:rPr>
            <w:rFonts w:ascii="Calibri" w:hAnsi="Calibri"/>
            <w:sz w:val="22"/>
            <w:szCs w:val="22"/>
          </w:rPr>
          <w:tab/>
        </w:r>
        <w:r w:rsidRPr="003339CD">
          <w:rPr>
            <w:rStyle w:val="Hyperlink"/>
          </w:rPr>
          <w:t>Location of DICOM Gateway</w:t>
        </w:r>
        <w:r>
          <w:rPr>
            <w:webHidden/>
          </w:rPr>
          <w:tab/>
        </w:r>
        <w:r>
          <w:rPr>
            <w:webHidden/>
          </w:rPr>
          <w:fldChar w:fldCharType="begin"/>
        </w:r>
        <w:r>
          <w:rPr>
            <w:webHidden/>
          </w:rPr>
          <w:instrText xml:space="preserve"> PAGEREF _Toc356300993 \h </w:instrText>
        </w:r>
        <w:r>
          <w:rPr>
            <w:webHidden/>
          </w:rPr>
        </w:r>
      </w:ins>
      <w:r>
        <w:rPr>
          <w:webHidden/>
        </w:rPr>
        <w:fldChar w:fldCharType="separate"/>
      </w:r>
      <w:ins w:id="218" w:author="Seabolt, Roy R.  (Harris)" w:date="2013-05-14T13:20:00Z">
        <w:r>
          <w:rPr>
            <w:webHidden/>
          </w:rPr>
          <w:t>51</w:t>
        </w:r>
        <w:r>
          <w:rPr>
            <w:webHidden/>
          </w:rPr>
          <w:fldChar w:fldCharType="end"/>
        </w:r>
        <w:r w:rsidRPr="003339CD">
          <w:rPr>
            <w:rStyle w:val="Hyperlink"/>
          </w:rPr>
          <w:fldChar w:fldCharType="end"/>
        </w:r>
      </w:ins>
    </w:p>
    <w:p w:rsidR="00753771" w:rsidRPr="007B261B" w:rsidRDefault="00753771">
      <w:pPr>
        <w:pStyle w:val="TOC3"/>
        <w:rPr>
          <w:ins w:id="219" w:author="Seabolt, Roy R.  (Harris)" w:date="2013-05-14T13:20:00Z"/>
          <w:rFonts w:ascii="Calibri" w:hAnsi="Calibri"/>
          <w:sz w:val="22"/>
          <w:szCs w:val="22"/>
        </w:rPr>
      </w:pPr>
      <w:ins w:id="220" w:author="Seabolt, Roy R.  (Harris)" w:date="2013-05-14T13:20:00Z">
        <w:r w:rsidRPr="003339CD">
          <w:rPr>
            <w:rStyle w:val="Hyperlink"/>
          </w:rPr>
          <w:fldChar w:fldCharType="begin"/>
        </w:r>
        <w:r w:rsidRPr="003339CD">
          <w:rPr>
            <w:rStyle w:val="Hyperlink"/>
          </w:rPr>
          <w:instrText xml:space="preserve"> </w:instrText>
        </w:r>
        <w:r>
          <w:instrText>HYPERLINK \l "_Toc356300994"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4.3.3</w:t>
        </w:r>
        <w:r w:rsidRPr="007B261B">
          <w:rPr>
            <w:rFonts w:ascii="Calibri" w:hAnsi="Calibri"/>
            <w:sz w:val="22"/>
            <w:szCs w:val="22"/>
          </w:rPr>
          <w:tab/>
        </w:r>
        <w:r w:rsidRPr="003339CD">
          <w:rPr>
            <w:rStyle w:val="Hyperlink"/>
          </w:rPr>
          <w:t>DICOM Data Directories</w:t>
        </w:r>
        <w:r>
          <w:rPr>
            <w:webHidden/>
          </w:rPr>
          <w:tab/>
        </w:r>
        <w:r>
          <w:rPr>
            <w:webHidden/>
          </w:rPr>
          <w:fldChar w:fldCharType="begin"/>
        </w:r>
        <w:r>
          <w:rPr>
            <w:webHidden/>
          </w:rPr>
          <w:instrText xml:space="preserve"> PAGEREF _Toc356300994 \h </w:instrText>
        </w:r>
        <w:r>
          <w:rPr>
            <w:webHidden/>
          </w:rPr>
        </w:r>
      </w:ins>
      <w:r>
        <w:rPr>
          <w:webHidden/>
        </w:rPr>
        <w:fldChar w:fldCharType="separate"/>
      </w:r>
      <w:ins w:id="221" w:author="Seabolt, Roy R.  (Harris)" w:date="2013-05-14T13:20:00Z">
        <w:r>
          <w:rPr>
            <w:webHidden/>
          </w:rPr>
          <w:t>51</w:t>
        </w:r>
        <w:r>
          <w:rPr>
            <w:webHidden/>
          </w:rPr>
          <w:fldChar w:fldCharType="end"/>
        </w:r>
        <w:r w:rsidRPr="003339CD">
          <w:rPr>
            <w:rStyle w:val="Hyperlink"/>
          </w:rPr>
          <w:fldChar w:fldCharType="end"/>
        </w:r>
      </w:ins>
    </w:p>
    <w:p w:rsidR="00753771" w:rsidRPr="007B261B" w:rsidRDefault="00753771">
      <w:pPr>
        <w:pStyle w:val="TOC3"/>
        <w:rPr>
          <w:ins w:id="222" w:author="Seabolt, Roy R.  (Harris)" w:date="2013-05-14T13:20:00Z"/>
          <w:rFonts w:ascii="Calibri" w:hAnsi="Calibri"/>
          <w:sz w:val="22"/>
          <w:szCs w:val="22"/>
        </w:rPr>
      </w:pPr>
      <w:ins w:id="223" w:author="Seabolt, Roy R.  (Harris)" w:date="2013-05-14T13:20:00Z">
        <w:r w:rsidRPr="003339CD">
          <w:rPr>
            <w:rStyle w:val="Hyperlink"/>
          </w:rPr>
          <w:fldChar w:fldCharType="begin"/>
        </w:r>
        <w:r w:rsidRPr="003339CD">
          <w:rPr>
            <w:rStyle w:val="Hyperlink"/>
          </w:rPr>
          <w:instrText xml:space="preserve"> </w:instrText>
        </w:r>
        <w:r>
          <w:instrText>HYPERLINK \l "_Toc356300995"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4.3.4</w:t>
        </w:r>
        <w:r w:rsidRPr="007B261B">
          <w:rPr>
            <w:rFonts w:ascii="Calibri" w:hAnsi="Calibri"/>
            <w:sz w:val="22"/>
            <w:szCs w:val="22"/>
          </w:rPr>
          <w:tab/>
        </w:r>
        <w:r w:rsidRPr="003339CD">
          <w:rPr>
            <w:rStyle w:val="Hyperlink"/>
          </w:rPr>
          <w:t>Percentage of Free Disk Space</w:t>
        </w:r>
        <w:r>
          <w:rPr>
            <w:webHidden/>
          </w:rPr>
          <w:tab/>
        </w:r>
        <w:r>
          <w:rPr>
            <w:webHidden/>
          </w:rPr>
          <w:fldChar w:fldCharType="begin"/>
        </w:r>
        <w:r>
          <w:rPr>
            <w:webHidden/>
          </w:rPr>
          <w:instrText xml:space="preserve"> PAGEREF _Toc356300995 \h </w:instrText>
        </w:r>
        <w:r>
          <w:rPr>
            <w:webHidden/>
          </w:rPr>
        </w:r>
      </w:ins>
      <w:r>
        <w:rPr>
          <w:webHidden/>
        </w:rPr>
        <w:fldChar w:fldCharType="separate"/>
      </w:r>
      <w:ins w:id="224" w:author="Seabolt, Roy R.  (Harris)" w:date="2013-05-14T13:20:00Z">
        <w:r>
          <w:rPr>
            <w:webHidden/>
          </w:rPr>
          <w:t>51</w:t>
        </w:r>
        <w:r>
          <w:rPr>
            <w:webHidden/>
          </w:rPr>
          <w:fldChar w:fldCharType="end"/>
        </w:r>
        <w:r w:rsidRPr="003339CD">
          <w:rPr>
            <w:rStyle w:val="Hyperlink"/>
          </w:rPr>
          <w:fldChar w:fldCharType="end"/>
        </w:r>
      </w:ins>
    </w:p>
    <w:p w:rsidR="00753771" w:rsidRPr="007B261B" w:rsidRDefault="00753771">
      <w:pPr>
        <w:pStyle w:val="TOC3"/>
        <w:rPr>
          <w:ins w:id="225" w:author="Seabolt, Roy R.  (Harris)" w:date="2013-05-14T13:20:00Z"/>
          <w:rFonts w:ascii="Calibri" w:hAnsi="Calibri"/>
          <w:sz w:val="22"/>
          <w:szCs w:val="22"/>
        </w:rPr>
      </w:pPr>
      <w:ins w:id="226" w:author="Seabolt, Roy R.  (Harris)" w:date="2013-05-14T13:20:00Z">
        <w:r w:rsidRPr="003339CD">
          <w:rPr>
            <w:rStyle w:val="Hyperlink"/>
          </w:rPr>
          <w:fldChar w:fldCharType="begin"/>
        </w:r>
        <w:r w:rsidRPr="003339CD">
          <w:rPr>
            <w:rStyle w:val="Hyperlink"/>
          </w:rPr>
          <w:instrText xml:space="preserve"> </w:instrText>
        </w:r>
        <w:r>
          <w:instrText>HYPERLINK \l "_Toc356300996"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4.3.5</w:t>
        </w:r>
        <w:r w:rsidRPr="007B261B">
          <w:rPr>
            <w:rFonts w:ascii="Calibri" w:hAnsi="Calibri"/>
            <w:sz w:val="22"/>
            <w:szCs w:val="22"/>
          </w:rPr>
          <w:tab/>
        </w:r>
        <w:r w:rsidRPr="003339CD">
          <w:rPr>
            <w:rStyle w:val="Hyperlink"/>
          </w:rPr>
          <w:t>DICOM Dictionary Directory</w:t>
        </w:r>
        <w:r>
          <w:rPr>
            <w:webHidden/>
          </w:rPr>
          <w:tab/>
        </w:r>
        <w:r>
          <w:rPr>
            <w:webHidden/>
          </w:rPr>
          <w:fldChar w:fldCharType="begin"/>
        </w:r>
        <w:r>
          <w:rPr>
            <w:webHidden/>
          </w:rPr>
          <w:instrText xml:space="preserve"> PAGEREF _Toc356300996 \h </w:instrText>
        </w:r>
        <w:r>
          <w:rPr>
            <w:webHidden/>
          </w:rPr>
        </w:r>
      </w:ins>
      <w:r>
        <w:rPr>
          <w:webHidden/>
        </w:rPr>
        <w:fldChar w:fldCharType="separate"/>
      </w:r>
      <w:ins w:id="227" w:author="Seabolt, Roy R.  (Harris)" w:date="2013-05-14T13:20:00Z">
        <w:r>
          <w:rPr>
            <w:webHidden/>
          </w:rPr>
          <w:t>51</w:t>
        </w:r>
        <w:r>
          <w:rPr>
            <w:webHidden/>
          </w:rPr>
          <w:fldChar w:fldCharType="end"/>
        </w:r>
        <w:r w:rsidRPr="003339CD">
          <w:rPr>
            <w:rStyle w:val="Hyperlink"/>
          </w:rPr>
          <w:fldChar w:fldCharType="end"/>
        </w:r>
      </w:ins>
    </w:p>
    <w:p w:rsidR="00753771" w:rsidRPr="007B261B" w:rsidRDefault="00753771">
      <w:pPr>
        <w:pStyle w:val="TOC3"/>
        <w:rPr>
          <w:ins w:id="228" w:author="Seabolt, Roy R.  (Harris)" w:date="2013-05-14T13:20:00Z"/>
          <w:rFonts w:ascii="Calibri" w:hAnsi="Calibri"/>
          <w:sz w:val="22"/>
          <w:szCs w:val="22"/>
        </w:rPr>
      </w:pPr>
      <w:ins w:id="229" w:author="Seabolt, Roy R.  (Harris)" w:date="2013-05-14T13:20:00Z">
        <w:r w:rsidRPr="003339CD">
          <w:rPr>
            <w:rStyle w:val="Hyperlink"/>
          </w:rPr>
          <w:fldChar w:fldCharType="begin"/>
        </w:r>
        <w:r w:rsidRPr="003339CD">
          <w:rPr>
            <w:rStyle w:val="Hyperlink"/>
          </w:rPr>
          <w:instrText xml:space="preserve"> </w:instrText>
        </w:r>
        <w:r>
          <w:instrText>HYPERLINK \l "_Toc356300997"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4.3.6</w:t>
        </w:r>
        <w:r w:rsidRPr="007B261B">
          <w:rPr>
            <w:rFonts w:ascii="Calibri" w:hAnsi="Calibri"/>
            <w:sz w:val="22"/>
            <w:szCs w:val="22"/>
          </w:rPr>
          <w:tab/>
        </w:r>
        <w:r w:rsidRPr="003339CD">
          <w:rPr>
            <w:rStyle w:val="Hyperlink"/>
          </w:rPr>
          <w:t>Communication Channels</w:t>
        </w:r>
        <w:r>
          <w:rPr>
            <w:webHidden/>
          </w:rPr>
          <w:tab/>
        </w:r>
        <w:r>
          <w:rPr>
            <w:webHidden/>
          </w:rPr>
          <w:fldChar w:fldCharType="begin"/>
        </w:r>
        <w:r>
          <w:rPr>
            <w:webHidden/>
          </w:rPr>
          <w:instrText xml:space="preserve"> PAGEREF _Toc356300997 \h </w:instrText>
        </w:r>
        <w:r>
          <w:rPr>
            <w:webHidden/>
          </w:rPr>
        </w:r>
      </w:ins>
      <w:r>
        <w:rPr>
          <w:webHidden/>
        </w:rPr>
        <w:fldChar w:fldCharType="separate"/>
      </w:r>
      <w:ins w:id="230" w:author="Seabolt, Roy R.  (Harris)" w:date="2013-05-14T13:20:00Z">
        <w:r>
          <w:rPr>
            <w:webHidden/>
          </w:rPr>
          <w:t>51</w:t>
        </w:r>
        <w:r>
          <w:rPr>
            <w:webHidden/>
          </w:rPr>
          <w:fldChar w:fldCharType="end"/>
        </w:r>
        <w:r w:rsidRPr="003339CD">
          <w:rPr>
            <w:rStyle w:val="Hyperlink"/>
          </w:rPr>
          <w:fldChar w:fldCharType="end"/>
        </w:r>
      </w:ins>
    </w:p>
    <w:p w:rsidR="00753771" w:rsidRPr="007B261B" w:rsidRDefault="00753771">
      <w:pPr>
        <w:pStyle w:val="TOC3"/>
        <w:rPr>
          <w:ins w:id="231" w:author="Seabolt, Roy R.  (Harris)" w:date="2013-05-14T13:20:00Z"/>
          <w:rFonts w:ascii="Calibri" w:hAnsi="Calibri"/>
          <w:sz w:val="22"/>
          <w:szCs w:val="22"/>
        </w:rPr>
      </w:pPr>
      <w:ins w:id="232" w:author="Seabolt, Roy R.  (Harris)" w:date="2013-05-14T13:20:00Z">
        <w:r w:rsidRPr="003339CD">
          <w:rPr>
            <w:rStyle w:val="Hyperlink"/>
          </w:rPr>
          <w:fldChar w:fldCharType="begin"/>
        </w:r>
        <w:r w:rsidRPr="003339CD">
          <w:rPr>
            <w:rStyle w:val="Hyperlink"/>
          </w:rPr>
          <w:instrText xml:space="preserve"> </w:instrText>
        </w:r>
        <w:r>
          <w:instrText>HYPERLINK \l "_Toc356300998"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4.3.7</w:t>
        </w:r>
        <w:r w:rsidRPr="007B261B">
          <w:rPr>
            <w:rFonts w:ascii="Calibri" w:hAnsi="Calibri"/>
            <w:sz w:val="22"/>
            <w:szCs w:val="22"/>
          </w:rPr>
          <w:tab/>
        </w:r>
        <w:r w:rsidRPr="003339CD">
          <w:rPr>
            <w:rStyle w:val="Hyperlink"/>
          </w:rPr>
          <w:t>DICOM Image Gateway</w:t>
        </w:r>
        <w:r>
          <w:rPr>
            <w:webHidden/>
          </w:rPr>
          <w:tab/>
        </w:r>
        <w:r>
          <w:rPr>
            <w:webHidden/>
          </w:rPr>
          <w:fldChar w:fldCharType="begin"/>
        </w:r>
        <w:r>
          <w:rPr>
            <w:webHidden/>
          </w:rPr>
          <w:instrText xml:space="preserve"> PAGEREF _Toc356300998 \h </w:instrText>
        </w:r>
        <w:r>
          <w:rPr>
            <w:webHidden/>
          </w:rPr>
        </w:r>
      </w:ins>
      <w:r>
        <w:rPr>
          <w:webHidden/>
        </w:rPr>
        <w:fldChar w:fldCharType="separate"/>
      </w:r>
      <w:ins w:id="233" w:author="Seabolt, Roy R.  (Harris)" w:date="2013-05-14T13:20:00Z">
        <w:r>
          <w:rPr>
            <w:webHidden/>
          </w:rPr>
          <w:t>52</w:t>
        </w:r>
        <w:r>
          <w:rPr>
            <w:webHidden/>
          </w:rPr>
          <w:fldChar w:fldCharType="end"/>
        </w:r>
        <w:r w:rsidRPr="003339CD">
          <w:rPr>
            <w:rStyle w:val="Hyperlink"/>
          </w:rPr>
          <w:fldChar w:fldCharType="end"/>
        </w:r>
      </w:ins>
    </w:p>
    <w:p w:rsidR="00753771" w:rsidRPr="007B261B" w:rsidRDefault="00753771">
      <w:pPr>
        <w:pStyle w:val="TOC3"/>
        <w:rPr>
          <w:ins w:id="234" w:author="Seabolt, Roy R.  (Harris)" w:date="2013-05-14T13:20:00Z"/>
          <w:rFonts w:ascii="Calibri" w:hAnsi="Calibri"/>
          <w:sz w:val="22"/>
          <w:szCs w:val="22"/>
        </w:rPr>
      </w:pPr>
      <w:ins w:id="235" w:author="Seabolt, Roy R.  (Harris)" w:date="2013-05-14T13:20:00Z">
        <w:r w:rsidRPr="003339CD">
          <w:rPr>
            <w:rStyle w:val="Hyperlink"/>
          </w:rPr>
          <w:fldChar w:fldCharType="begin"/>
        </w:r>
        <w:r w:rsidRPr="003339CD">
          <w:rPr>
            <w:rStyle w:val="Hyperlink"/>
          </w:rPr>
          <w:instrText xml:space="preserve"> </w:instrText>
        </w:r>
        <w:r>
          <w:instrText>HYPERLINK \l "_Toc356300999"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4.3.8</w:t>
        </w:r>
        <w:r w:rsidRPr="007B261B">
          <w:rPr>
            <w:rFonts w:ascii="Calibri" w:hAnsi="Calibri"/>
            <w:sz w:val="22"/>
            <w:szCs w:val="22"/>
          </w:rPr>
          <w:tab/>
        </w:r>
        <w:r w:rsidRPr="003339CD">
          <w:rPr>
            <w:rStyle w:val="Hyperlink"/>
          </w:rPr>
          <w:t>DICOM Text Gateway</w:t>
        </w:r>
        <w:r>
          <w:rPr>
            <w:webHidden/>
          </w:rPr>
          <w:tab/>
        </w:r>
        <w:r>
          <w:rPr>
            <w:webHidden/>
          </w:rPr>
          <w:fldChar w:fldCharType="begin"/>
        </w:r>
        <w:r>
          <w:rPr>
            <w:webHidden/>
          </w:rPr>
          <w:instrText xml:space="preserve"> PAGEREF _Toc356300999 \h </w:instrText>
        </w:r>
        <w:r>
          <w:rPr>
            <w:webHidden/>
          </w:rPr>
        </w:r>
      </w:ins>
      <w:r>
        <w:rPr>
          <w:webHidden/>
        </w:rPr>
        <w:fldChar w:fldCharType="separate"/>
      </w:r>
      <w:ins w:id="236" w:author="Seabolt, Roy R.  (Harris)" w:date="2013-05-14T13:20:00Z">
        <w:r>
          <w:rPr>
            <w:webHidden/>
          </w:rPr>
          <w:t>52</w:t>
        </w:r>
        <w:r>
          <w:rPr>
            <w:webHidden/>
          </w:rPr>
          <w:fldChar w:fldCharType="end"/>
        </w:r>
        <w:r w:rsidRPr="003339CD">
          <w:rPr>
            <w:rStyle w:val="Hyperlink"/>
          </w:rPr>
          <w:fldChar w:fldCharType="end"/>
        </w:r>
      </w:ins>
    </w:p>
    <w:p w:rsidR="00753771" w:rsidRPr="007B261B" w:rsidRDefault="00753771">
      <w:pPr>
        <w:pStyle w:val="TOC3"/>
        <w:rPr>
          <w:ins w:id="237" w:author="Seabolt, Roy R.  (Harris)" w:date="2013-05-14T13:20:00Z"/>
          <w:rFonts w:ascii="Calibri" w:hAnsi="Calibri"/>
          <w:sz w:val="22"/>
          <w:szCs w:val="22"/>
        </w:rPr>
      </w:pPr>
      <w:ins w:id="238" w:author="Seabolt, Roy R.  (Harris)" w:date="2013-05-14T13:20:00Z">
        <w:r w:rsidRPr="003339CD">
          <w:rPr>
            <w:rStyle w:val="Hyperlink"/>
          </w:rPr>
          <w:fldChar w:fldCharType="begin"/>
        </w:r>
        <w:r w:rsidRPr="003339CD">
          <w:rPr>
            <w:rStyle w:val="Hyperlink"/>
          </w:rPr>
          <w:instrText xml:space="preserve"> </w:instrText>
        </w:r>
        <w:r>
          <w:instrText>HYPERLINK \l "_Toc356301000"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4.3.9</w:t>
        </w:r>
        <w:r w:rsidRPr="007B261B">
          <w:rPr>
            <w:rFonts w:ascii="Calibri" w:hAnsi="Calibri"/>
            <w:sz w:val="22"/>
            <w:szCs w:val="22"/>
          </w:rPr>
          <w:tab/>
        </w:r>
        <w:r w:rsidRPr="003339CD">
          <w:rPr>
            <w:rStyle w:val="Hyperlink"/>
          </w:rPr>
          <w:t>DICOM Routing Processor</w:t>
        </w:r>
        <w:r>
          <w:rPr>
            <w:webHidden/>
          </w:rPr>
          <w:tab/>
        </w:r>
        <w:r>
          <w:rPr>
            <w:webHidden/>
          </w:rPr>
          <w:fldChar w:fldCharType="begin"/>
        </w:r>
        <w:r>
          <w:rPr>
            <w:webHidden/>
          </w:rPr>
          <w:instrText xml:space="preserve"> PAGEREF _Toc356301000 \h </w:instrText>
        </w:r>
        <w:r>
          <w:rPr>
            <w:webHidden/>
          </w:rPr>
        </w:r>
      </w:ins>
      <w:r>
        <w:rPr>
          <w:webHidden/>
        </w:rPr>
        <w:fldChar w:fldCharType="separate"/>
      </w:r>
      <w:ins w:id="239" w:author="Seabolt, Roy R.  (Harris)" w:date="2013-05-14T13:20:00Z">
        <w:r>
          <w:rPr>
            <w:webHidden/>
          </w:rPr>
          <w:t>52</w:t>
        </w:r>
        <w:r>
          <w:rPr>
            <w:webHidden/>
          </w:rPr>
          <w:fldChar w:fldCharType="end"/>
        </w:r>
        <w:r w:rsidRPr="003339CD">
          <w:rPr>
            <w:rStyle w:val="Hyperlink"/>
          </w:rPr>
          <w:fldChar w:fldCharType="end"/>
        </w:r>
      </w:ins>
    </w:p>
    <w:p w:rsidR="00753771" w:rsidRPr="007B261B" w:rsidRDefault="00753771">
      <w:pPr>
        <w:pStyle w:val="TOC3"/>
        <w:rPr>
          <w:ins w:id="240" w:author="Seabolt, Roy R.  (Harris)" w:date="2013-05-14T13:20:00Z"/>
          <w:rFonts w:ascii="Calibri" w:hAnsi="Calibri"/>
          <w:sz w:val="22"/>
          <w:szCs w:val="22"/>
        </w:rPr>
      </w:pPr>
      <w:ins w:id="241" w:author="Seabolt, Roy R.  (Harris)" w:date="2013-05-14T13:20:00Z">
        <w:r w:rsidRPr="003339CD">
          <w:rPr>
            <w:rStyle w:val="Hyperlink"/>
          </w:rPr>
          <w:fldChar w:fldCharType="begin"/>
        </w:r>
        <w:r w:rsidRPr="003339CD">
          <w:rPr>
            <w:rStyle w:val="Hyperlink"/>
          </w:rPr>
          <w:instrText xml:space="preserve"> </w:instrText>
        </w:r>
        <w:r>
          <w:instrText>HYPERLINK \l "_Toc356301001"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4.3.10</w:t>
        </w:r>
        <w:r w:rsidRPr="007B261B">
          <w:rPr>
            <w:rFonts w:ascii="Calibri" w:hAnsi="Calibri"/>
            <w:sz w:val="22"/>
            <w:szCs w:val="22"/>
          </w:rPr>
          <w:tab/>
        </w:r>
        <w:r w:rsidRPr="003339CD">
          <w:rPr>
            <w:rStyle w:val="Hyperlink"/>
          </w:rPr>
          <w:t>Auto-Routing Active</w:t>
        </w:r>
        <w:r>
          <w:rPr>
            <w:webHidden/>
          </w:rPr>
          <w:tab/>
        </w:r>
        <w:r>
          <w:rPr>
            <w:webHidden/>
          </w:rPr>
          <w:fldChar w:fldCharType="begin"/>
        </w:r>
        <w:r>
          <w:rPr>
            <w:webHidden/>
          </w:rPr>
          <w:instrText xml:space="preserve"> PAGEREF _Toc356301001 \h </w:instrText>
        </w:r>
        <w:r>
          <w:rPr>
            <w:webHidden/>
          </w:rPr>
        </w:r>
      </w:ins>
      <w:r>
        <w:rPr>
          <w:webHidden/>
        </w:rPr>
        <w:fldChar w:fldCharType="separate"/>
      </w:r>
      <w:ins w:id="242" w:author="Seabolt, Roy R.  (Harris)" w:date="2013-05-14T13:20:00Z">
        <w:r>
          <w:rPr>
            <w:webHidden/>
          </w:rPr>
          <w:t>52</w:t>
        </w:r>
        <w:r>
          <w:rPr>
            <w:webHidden/>
          </w:rPr>
          <w:fldChar w:fldCharType="end"/>
        </w:r>
        <w:r w:rsidRPr="003339CD">
          <w:rPr>
            <w:rStyle w:val="Hyperlink"/>
          </w:rPr>
          <w:fldChar w:fldCharType="end"/>
        </w:r>
      </w:ins>
    </w:p>
    <w:p w:rsidR="00753771" w:rsidRPr="007B261B" w:rsidRDefault="00753771">
      <w:pPr>
        <w:pStyle w:val="TOC3"/>
        <w:rPr>
          <w:ins w:id="243" w:author="Seabolt, Roy R.  (Harris)" w:date="2013-05-14T13:20:00Z"/>
          <w:rFonts w:ascii="Calibri" w:hAnsi="Calibri"/>
          <w:sz w:val="22"/>
          <w:szCs w:val="22"/>
        </w:rPr>
      </w:pPr>
      <w:ins w:id="244" w:author="Seabolt, Roy R.  (Harris)" w:date="2013-05-14T13:20:00Z">
        <w:r w:rsidRPr="003339CD">
          <w:rPr>
            <w:rStyle w:val="Hyperlink"/>
          </w:rPr>
          <w:fldChar w:fldCharType="begin"/>
        </w:r>
        <w:r w:rsidRPr="003339CD">
          <w:rPr>
            <w:rStyle w:val="Hyperlink"/>
          </w:rPr>
          <w:instrText xml:space="preserve"> </w:instrText>
        </w:r>
        <w:r>
          <w:instrText>HYPERLINK \l "_Toc356301002"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4.3.11</w:t>
        </w:r>
        <w:r w:rsidRPr="007B261B">
          <w:rPr>
            <w:rFonts w:ascii="Calibri" w:hAnsi="Calibri"/>
            <w:sz w:val="22"/>
            <w:szCs w:val="22"/>
          </w:rPr>
          <w:tab/>
        </w:r>
        <w:r w:rsidRPr="003339CD">
          <w:rPr>
            <w:rStyle w:val="Hyperlink"/>
          </w:rPr>
          <w:t>Radiology</w:t>
        </w:r>
        <w:r>
          <w:rPr>
            <w:webHidden/>
          </w:rPr>
          <w:tab/>
        </w:r>
        <w:r>
          <w:rPr>
            <w:webHidden/>
          </w:rPr>
          <w:fldChar w:fldCharType="begin"/>
        </w:r>
        <w:r>
          <w:rPr>
            <w:webHidden/>
          </w:rPr>
          <w:instrText xml:space="preserve"> PAGEREF _Toc356301002 \h </w:instrText>
        </w:r>
        <w:r>
          <w:rPr>
            <w:webHidden/>
          </w:rPr>
        </w:r>
      </w:ins>
      <w:r>
        <w:rPr>
          <w:webHidden/>
        </w:rPr>
        <w:fldChar w:fldCharType="separate"/>
      </w:r>
      <w:ins w:id="245" w:author="Seabolt, Roy R.  (Harris)" w:date="2013-05-14T13:20:00Z">
        <w:r>
          <w:rPr>
            <w:webHidden/>
          </w:rPr>
          <w:t>53</w:t>
        </w:r>
        <w:r>
          <w:rPr>
            <w:webHidden/>
          </w:rPr>
          <w:fldChar w:fldCharType="end"/>
        </w:r>
        <w:r w:rsidRPr="003339CD">
          <w:rPr>
            <w:rStyle w:val="Hyperlink"/>
          </w:rPr>
          <w:fldChar w:fldCharType="end"/>
        </w:r>
      </w:ins>
    </w:p>
    <w:p w:rsidR="00753771" w:rsidRPr="007B261B" w:rsidRDefault="00753771">
      <w:pPr>
        <w:pStyle w:val="TOC3"/>
        <w:rPr>
          <w:ins w:id="246" w:author="Seabolt, Roy R.  (Harris)" w:date="2013-05-14T13:20:00Z"/>
          <w:rFonts w:ascii="Calibri" w:hAnsi="Calibri"/>
          <w:sz w:val="22"/>
          <w:szCs w:val="22"/>
        </w:rPr>
      </w:pPr>
      <w:ins w:id="247" w:author="Seabolt, Roy R.  (Harris)" w:date="2013-05-14T13:20:00Z">
        <w:r w:rsidRPr="003339CD">
          <w:rPr>
            <w:rStyle w:val="Hyperlink"/>
          </w:rPr>
          <w:fldChar w:fldCharType="begin"/>
        </w:r>
        <w:r w:rsidRPr="003339CD">
          <w:rPr>
            <w:rStyle w:val="Hyperlink"/>
          </w:rPr>
          <w:instrText xml:space="preserve"> </w:instrText>
        </w:r>
        <w:r>
          <w:instrText>HYPERLINK \l "_Toc356301003"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4.3.12</w:t>
        </w:r>
        <w:r w:rsidRPr="007B261B">
          <w:rPr>
            <w:rFonts w:ascii="Calibri" w:hAnsi="Calibri"/>
            <w:sz w:val="22"/>
            <w:szCs w:val="22"/>
          </w:rPr>
          <w:tab/>
        </w:r>
        <w:r w:rsidRPr="003339CD">
          <w:rPr>
            <w:rStyle w:val="Hyperlink"/>
          </w:rPr>
          <w:t>Consults</w:t>
        </w:r>
        <w:r>
          <w:rPr>
            <w:webHidden/>
          </w:rPr>
          <w:tab/>
        </w:r>
        <w:r>
          <w:rPr>
            <w:webHidden/>
          </w:rPr>
          <w:fldChar w:fldCharType="begin"/>
        </w:r>
        <w:r>
          <w:rPr>
            <w:webHidden/>
          </w:rPr>
          <w:instrText xml:space="preserve"> PAGEREF _Toc356301003 \h </w:instrText>
        </w:r>
        <w:r>
          <w:rPr>
            <w:webHidden/>
          </w:rPr>
        </w:r>
      </w:ins>
      <w:r>
        <w:rPr>
          <w:webHidden/>
        </w:rPr>
        <w:fldChar w:fldCharType="separate"/>
      </w:r>
      <w:ins w:id="248" w:author="Seabolt, Roy R.  (Harris)" w:date="2013-05-14T13:20:00Z">
        <w:r>
          <w:rPr>
            <w:webHidden/>
          </w:rPr>
          <w:t>53</w:t>
        </w:r>
        <w:r>
          <w:rPr>
            <w:webHidden/>
          </w:rPr>
          <w:fldChar w:fldCharType="end"/>
        </w:r>
        <w:r w:rsidRPr="003339CD">
          <w:rPr>
            <w:rStyle w:val="Hyperlink"/>
          </w:rPr>
          <w:fldChar w:fldCharType="end"/>
        </w:r>
      </w:ins>
    </w:p>
    <w:p w:rsidR="00753771" w:rsidRPr="007B261B" w:rsidRDefault="00753771">
      <w:pPr>
        <w:pStyle w:val="TOC3"/>
        <w:rPr>
          <w:ins w:id="249" w:author="Seabolt, Roy R.  (Harris)" w:date="2013-05-14T13:20:00Z"/>
          <w:rFonts w:ascii="Calibri" w:hAnsi="Calibri"/>
          <w:sz w:val="22"/>
          <w:szCs w:val="22"/>
        </w:rPr>
      </w:pPr>
      <w:ins w:id="250" w:author="Seabolt, Roy R.  (Harris)" w:date="2013-05-14T13:20:00Z">
        <w:r w:rsidRPr="003339CD">
          <w:rPr>
            <w:rStyle w:val="Hyperlink"/>
          </w:rPr>
          <w:fldChar w:fldCharType="begin"/>
        </w:r>
        <w:r w:rsidRPr="003339CD">
          <w:rPr>
            <w:rStyle w:val="Hyperlink"/>
          </w:rPr>
          <w:instrText xml:space="preserve"> </w:instrText>
        </w:r>
        <w:r>
          <w:instrText>HYPERLINK \l "_Toc356301004"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4.3.13</w:t>
        </w:r>
        <w:r w:rsidRPr="007B261B">
          <w:rPr>
            <w:rFonts w:ascii="Calibri" w:hAnsi="Calibri"/>
            <w:sz w:val="22"/>
            <w:szCs w:val="22"/>
          </w:rPr>
          <w:tab/>
        </w:r>
        <w:r w:rsidRPr="003339CD">
          <w:rPr>
            <w:rStyle w:val="Hyperlink"/>
          </w:rPr>
          <w:t>Send Text to commercial PACS</w:t>
        </w:r>
        <w:r>
          <w:rPr>
            <w:webHidden/>
          </w:rPr>
          <w:tab/>
        </w:r>
        <w:r>
          <w:rPr>
            <w:webHidden/>
          </w:rPr>
          <w:fldChar w:fldCharType="begin"/>
        </w:r>
        <w:r>
          <w:rPr>
            <w:webHidden/>
          </w:rPr>
          <w:instrText xml:space="preserve"> PAGEREF _Toc356301004 \h </w:instrText>
        </w:r>
        <w:r>
          <w:rPr>
            <w:webHidden/>
          </w:rPr>
        </w:r>
      </w:ins>
      <w:r>
        <w:rPr>
          <w:webHidden/>
        </w:rPr>
        <w:fldChar w:fldCharType="separate"/>
      </w:r>
      <w:ins w:id="251" w:author="Seabolt, Roy R.  (Harris)" w:date="2013-05-14T13:20:00Z">
        <w:r>
          <w:rPr>
            <w:webHidden/>
          </w:rPr>
          <w:t>53</w:t>
        </w:r>
        <w:r>
          <w:rPr>
            <w:webHidden/>
          </w:rPr>
          <w:fldChar w:fldCharType="end"/>
        </w:r>
        <w:r w:rsidRPr="003339CD">
          <w:rPr>
            <w:rStyle w:val="Hyperlink"/>
          </w:rPr>
          <w:fldChar w:fldCharType="end"/>
        </w:r>
      </w:ins>
    </w:p>
    <w:p w:rsidR="00753771" w:rsidRPr="007B261B" w:rsidRDefault="00753771">
      <w:pPr>
        <w:pStyle w:val="TOC3"/>
        <w:rPr>
          <w:ins w:id="252" w:author="Seabolt, Roy R.  (Harris)" w:date="2013-05-14T13:20:00Z"/>
          <w:rFonts w:ascii="Calibri" w:hAnsi="Calibri"/>
          <w:sz w:val="22"/>
          <w:szCs w:val="22"/>
        </w:rPr>
      </w:pPr>
      <w:ins w:id="253" w:author="Seabolt, Roy R.  (Harris)" w:date="2013-05-14T13:20:00Z">
        <w:r w:rsidRPr="003339CD">
          <w:rPr>
            <w:rStyle w:val="Hyperlink"/>
          </w:rPr>
          <w:fldChar w:fldCharType="begin"/>
        </w:r>
        <w:r w:rsidRPr="003339CD">
          <w:rPr>
            <w:rStyle w:val="Hyperlink"/>
          </w:rPr>
          <w:instrText xml:space="preserve"> </w:instrText>
        </w:r>
        <w:r>
          <w:instrText>HYPERLINK \l "_Toc356301005"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4.3.14</w:t>
        </w:r>
        <w:r w:rsidRPr="007B261B">
          <w:rPr>
            <w:rFonts w:ascii="Calibri" w:hAnsi="Calibri"/>
            <w:sz w:val="22"/>
            <w:szCs w:val="22"/>
          </w:rPr>
          <w:tab/>
        </w:r>
        <w:r w:rsidRPr="003339CD">
          <w:rPr>
            <w:rStyle w:val="Hyperlink"/>
          </w:rPr>
          <w:t>Receive EXAM COMPLETE Message from commercial PACS</w:t>
        </w:r>
        <w:r>
          <w:rPr>
            <w:webHidden/>
          </w:rPr>
          <w:tab/>
        </w:r>
        <w:r>
          <w:rPr>
            <w:webHidden/>
          </w:rPr>
          <w:fldChar w:fldCharType="begin"/>
        </w:r>
        <w:r>
          <w:rPr>
            <w:webHidden/>
          </w:rPr>
          <w:instrText xml:space="preserve"> PAGEREF _Toc356301005 \h </w:instrText>
        </w:r>
        <w:r>
          <w:rPr>
            <w:webHidden/>
          </w:rPr>
        </w:r>
      </w:ins>
      <w:r>
        <w:rPr>
          <w:webHidden/>
        </w:rPr>
        <w:fldChar w:fldCharType="separate"/>
      </w:r>
      <w:ins w:id="254" w:author="Seabolt, Roy R.  (Harris)" w:date="2013-05-14T13:20:00Z">
        <w:r>
          <w:rPr>
            <w:webHidden/>
          </w:rPr>
          <w:t>53</w:t>
        </w:r>
        <w:r>
          <w:rPr>
            <w:webHidden/>
          </w:rPr>
          <w:fldChar w:fldCharType="end"/>
        </w:r>
        <w:r w:rsidRPr="003339CD">
          <w:rPr>
            <w:rStyle w:val="Hyperlink"/>
          </w:rPr>
          <w:fldChar w:fldCharType="end"/>
        </w:r>
      </w:ins>
    </w:p>
    <w:p w:rsidR="00753771" w:rsidRPr="007B261B" w:rsidRDefault="00753771">
      <w:pPr>
        <w:pStyle w:val="TOC3"/>
        <w:rPr>
          <w:ins w:id="255" w:author="Seabolt, Roy R.  (Harris)" w:date="2013-05-14T13:20:00Z"/>
          <w:rFonts w:ascii="Calibri" w:hAnsi="Calibri"/>
          <w:sz w:val="22"/>
          <w:szCs w:val="22"/>
        </w:rPr>
      </w:pPr>
      <w:ins w:id="256" w:author="Seabolt, Roy R.  (Harris)" w:date="2013-05-14T13:20:00Z">
        <w:r w:rsidRPr="003339CD">
          <w:rPr>
            <w:rStyle w:val="Hyperlink"/>
          </w:rPr>
          <w:fldChar w:fldCharType="begin"/>
        </w:r>
        <w:r w:rsidRPr="003339CD">
          <w:rPr>
            <w:rStyle w:val="Hyperlink"/>
          </w:rPr>
          <w:instrText xml:space="preserve"> </w:instrText>
        </w:r>
        <w:r>
          <w:instrText>HYPERLINK \l "_Toc356301006"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4.3.15</w:t>
        </w:r>
        <w:r w:rsidRPr="007B261B">
          <w:rPr>
            <w:rFonts w:ascii="Calibri" w:hAnsi="Calibri"/>
            <w:sz w:val="22"/>
            <w:szCs w:val="22"/>
          </w:rPr>
          <w:tab/>
        </w:r>
        <w:r w:rsidRPr="003339CD">
          <w:rPr>
            <w:rStyle w:val="Hyperlink"/>
          </w:rPr>
          <w:t>Kind of PACS</w:t>
        </w:r>
        <w:r>
          <w:rPr>
            <w:webHidden/>
          </w:rPr>
          <w:tab/>
        </w:r>
        <w:r>
          <w:rPr>
            <w:webHidden/>
          </w:rPr>
          <w:fldChar w:fldCharType="begin"/>
        </w:r>
        <w:r>
          <w:rPr>
            <w:webHidden/>
          </w:rPr>
          <w:instrText xml:space="preserve"> PAGEREF _Toc356301006 \h </w:instrText>
        </w:r>
        <w:r>
          <w:rPr>
            <w:webHidden/>
          </w:rPr>
        </w:r>
      </w:ins>
      <w:r>
        <w:rPr>
          <w:webHidden/>
        </w:rPr>
        <w:fldChar w:fldCharType="separate"/>
      </w:r>
      <w:ins w:id="257" w:author="Seabolt, Roy R.  (Harris)" w:date="2013-05-14T13:20:00Z">
        <w:r>
          <w:rPr>
            <w:webHidden/>
          </w:rPr>
          <w:t>53</w:t>
        </w:r>
        <w:r>
          <w:rPr>
            <w:webHidden/>
          </w:rPr>
          <w:fldChar w:fldCharType="end"/>
        </w:r>
        <w:r w:rsidRPr="003339CD">
          <w:rPr>
            <w:rStyle w:val="Hyperlink"/>
          </w:rPr>
          <w:fldChar w:fldCharType="end"/>
        </w:r>
      </w:ins>
    </w:p>
    <w:p w:rsidR="00753771" w:rsidRPr="007B261B" w:rsidRDefault="00753771">
      <w:pPr>
        <w:pStyle w:val="TOC3"/>
        <w:rPr>
          <w:ins w:id="258" w:author="Seabolt, Roy R.  (Harris)" w:date="2013-05-14T13:20:00Z"/>
          <w:rFonts w:ascii="Calibri" w:hAnsi="Calibri"/>
          <w:sz w:val="22"/>
          <w:szCs w:val="22"/>
        </w:rPr>
      </w:pPr>
      <w:ins w:id="259" w:author="Seabolt, Roy R.  (Harris)" w:date="2013-05-14T13:20:00Z">
        <w:r w:rsidRPr="003339CD">
          <w:rPr>
            <w:rStyle w:val="Hyperlink"/>
          </w:rPr>
          <w:fldChar w:fldCharType="begin"/>
        </w:r>
        <w:r w:rsidRPr="003339CD">
          <w:rPr>
            <w:rStyle w:val="Hyperlink"/>
          </w:rPr>
          <w:instrText xml:space="preserve"> </w:instrText>
        </w:r>
        <w:r>
          <w:instrText>HYPERLINK \l "_Toc356301007"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4.3.16</w:t>
        </w:r>
        <w:r w:rsidRPr="007B261B">
          <w:rPr>
            <w:rFonts w:ascii="Calibri" w:hAnsi="Calibri"/>
            <w:sz w:val="22"/>
            <w:szCs w:val="22"/>
          </w:rPr>
          <w:tab/>
        </w:r>
        <w:r w:rsidRPr="003339CD">
          <w:rPr>
            <w:rStyle w:val="Hyperlink"/>
          </w:rPr>
          <w:t>Modality Worklist Provider</w:t>
        </w:r>
        <w:r>
          <w:rPr>
            <w:webHidden/>
          </w:rPr>
          <w:tab/>
        </w:r>
        <w:r>
          <w:rPr>
            <w:webHidden/>
          </w:rPr>
          <w:fldChar w:fldCharType="begin"/>
        </w:r>
        <w:r>
          <w:rPr>
            <w:webHidden/>
          </w:rPr>
          <w:instrText xml:space="preserve"> PAGEREF _Toc356301007 \h </w:instrText>
        </w:r>
        <w:r>
          <w:rPr>
            <w:webHidden/>
          </w:rPr>
        </w:r>
      </w:ins>
      <w:r>
        <w:rPr>
          <w:webHidden/>
        </w:rPr>
        <w:fldChar w:fldCharType="separate"/>
      </w:r>
      <w:ins w:id="260" w:author="Seabolt, Roy R.  (Harris)" w:date="2013-05-14T13:20:00Z">
        <w:r>
          <w:rPr>
            <w:webHidden/>
          </w:rPr>
          <w:t>54</w:t>
        </w:r>
        <w:r>
          <w:rPr>
            <w:webHidden/>
          </w:rPr>
          <w:fldChar w:fldCharType="end"/>
        </w:r>
        <w:r w:rsidRPr="003339CD">
          <w:rPr>
            <w:rStyle w:val="Hyperlink"/>
          </w:rPr>
          <w:fldChar w:fldCharType="end"/>
        </w:r>
      </w:ins>
    </w:p>
    <w:p w:rsidR="00753771" w:rsidRPr="007B261B" w:rsidRDefault="00753771">
      <w:pPr>
        <w:pStyle w:val="TOC3"/>
        <w:rPr>
          <w:ins w:id="261" w:author="Seabolt, Roy R.  (Harris)" w:date="2013-05-14T13:20:00Z"/>
          <w:rFonts w:ascii="Calibri" w:hAnsi="Calibri"/>
          <w:sz w:val="22"/>
          <w:szCs w:val="22"/>
        </w:rPr>
      </w:pPr>
      <w:ins w:id="262" w:author="Seabolt, Roy R.  (Harris)" w:date="2013-05-14T13:20:00Z">
        <w:r w:rsidRPr="003339CD">
          <w:rPr>
            <w:rStyle w:val="Hyperlink"/>
          </w:rPr>
          <w:fldChar w:fldCharType="begin"/>
        </w:r>
        <w:r w:rsidRPr="003339CD">
          <w:rPr>
            <w:rStyle w:val="Hyperlink"/>
          </w:rPr>
          <w:instrText xml:space="preserve"> </w:instrText>
        </w:r>
        <w:r>
          <w:instrText>HYPERLINK \l "_Toc356301008"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4.3.17</w:t>
        </w:r>
        <w:r w:rsidRPr="007B261B">
          <w:rPr>
            <w:rFonts w:ascii="Calibri" w:hAnsi="Calibri"/>
            <w:sz w:val="22"/>
            <w:szCs w:val="22"/>
          </w:rPr>
          <w:tab/>
        </w:r>
        <w:r w:rsidRPr="003339CD">
          <w:rPr>
            <w:rStyle w:val="Hyperlink"/>
          </w:rPr>
          <w:t>Send CPT Modifiers</w:t>
        </w:r>
        <w:r>
          <w:rPr>
            <w:webHidden/>
          </w:rPr>
          <w:tab/>
        </w:r>
        <w:r>
          <w:rPr>
            <w:webHidden/>
          </w:rPr>
          <w:fldChar w:fldCharType="begin"/>
        </w:r>
        <w:r>
          <w:rPr>
            <w:webHidden/>
          </w:rPr>
          <w:instrText xml:space="preserve"> PAGEREF _Toc356301008 \h </w:instrText>
        </w:r>
        <w:r>
          <w:rPr>
            <w:webHidden/>
          </w:rPr>
        </w:r>
      </w:ins>
      <w:r>
        <w:rPr>
          <w:webHidden/>
        </w:rPr>
        <w:fldChar w:fldCharType="separate"/>
      </w:r>
      <w:ins w:id="263" w:author="Seabolt, Roy R.  (Harris)" w:date="2013-05-14T13:20:00Z">
        <w:r>
          <w:rPr>
            <w:webHidden/>
          </w:rPr>
          <w:t>54</w:t>
        </w:r>
        <w:r>
          <w:rPr>
            <w:webHidden/>
          </w:rPr>
          <w:fldChar w:fldCharType="end"/>
        </w:r>
        <w:r w:rsidRPr="003339CD">
          <w:rPr>
            <w:rStyle w:val="Hyperlink"/>
          </w:rPr>
          <w:fldChar w:fldCharType="end"/>
        </w:r>
      </w:ins>
    </w:p>
    <w:p w:rsidR="00753771" w:rsidRPr="007B261B" w:rsidRDefault="00753771">
      <w:pPr>
        <w:pStyle w:val="TOC3"/>
        <w:rPr>
          <w:ins w:id="264" w:author="Seabolt, Roy R.  (Harris)" w:date="2013-05-14T13:20:00Z"/>
          <w:rFonts w:ascii="Calibri" w:hAnsi="Calibri"/>
          <w:sz w:val="22"/>
          <w:szCs w:val="22"/>
        </w:rPr>
      </w:pPr>
      <w:ins w:id="265" w:author="Seabolt, Roy R.  (Harris)" w:date="2013-05-14T13:20:00Z">
        <w:r w:rsidRPr="003339CD">
          <w:rPr>
            <w:rStyle w:val="Hyperlink"/>
          </w:rPr>
          <w:fldChar w:fldCharType="begin"/>
        </w:r>
        <w:r w:rsidRPr="003339CD">
          <w:rPr>
            <w:rStyle w:val="Hyperlink"/>
          </w:rPr>
          <w:instrText xml:space="preserve"> </w:instrText>
        </w:r>
        <w:r>
          <w:instrText>HYPERLINK \l "_Toc356301009"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4.3.18</w:t>
        </w:r>
        <w:r w:rsidRPr="007B261B">
          <w:rPr>
            <w:rFonts w:ascii="Calibri" w:hAnsi="Calibri"/>
            <w:sz w:val="22"/>
            <w:szCs w:val="22"/>
          </w:rPr>
          <w:tab/>
        </w:r>
        <w:r w:rsidRPr="003339CD">
          <w:rPr>
            <w:rStyle w:val="Hyperlink"/>
          </w:rPr>
          <w:t>Dashes in SSN sent to PACS</w:t>
        </w:r>
        <w:r>
          <w:rPr>
            <w:webHidden/>
          </w:rPr>
          <w:tab/>
        </w:r>
        <w:r>
          <w:rPr>
            <w:webHidden/>
          </w:rPr>
          <w:fldChar w:fldCharType="begin"/>
        </w:r>
        <w:r>
          <w:rPr>
            <w:webHidden/>
          </w:rPr>
          <w:instrText xml:space="preserve"> PAGEREF _Toc356301009 \h </w:instrText>
        </w:r>
        <w:r>
          <w:rPr>
            <w:webHidden/>
          </w:rPr>
        </w:r>
      </w:ins>
      <w:r>
        <w:rPr>
          <w:webHidden/>
        </w:rPr>
        <w:fldChar w:fldCharType="separate"/>
      </w:r>
      <w:ins w:id="266" w:author="Seabolt, Roy R.  (Harris)" w:date="2013-05-14T13:20:00Z">
        <w:r>
          <w:rPr>
            <w:webHidden/>
          </w:rPr>
          <w:t>54</w:t>
        </w:r>
        <w:r>
          <w:rPr>
            <w:webHidden/>
          </w:rPr>
          <w:fldChar w:fldCharType="end"/>
        </w:r>
        <w:r w:rsidRPr="003339CD">
          <w:rPr>
            <w:rStyle w:val="Hyperlink"/>
          </w:rPr>
          <w:fldChar w:fldCharType="end"/>
        </w:r>
      </w:ins>
    </w:p>
    <w:p w:rsidR="00753771" w:rsidRPr="007B261B" w:rsidRDefault="00753771">
      <w:pPr>
        <w:pStyle w:val="TOC3"/>
        <w:rPr>
          <w:ins w:id="267" w:author="Seabolt, Roy R.  (Harris)" w:date="2013-05-14T13:20:00Z"/>
          <w:rFonts w:ascii="Calibri" w:hAnsi="Calibri"/>
          <w:sz w:val="22"/>
          <w:szCs w:val="22"/>
        </w:rPr>
      </w:pPr>
      <w:ins w:id="268" w:author="Seabolt, Roy R.  (Harris)" w:date="2013-05-14T13:20:00Z">
        <w:r w:rsidRPr="003339CD">
          <w:rPr>
            <w:rStyle w:val="Hyperlink"/>
          </w:rPr>
          <w:fldChar w:fldCharType="begin"/>
        </w:r>
        <w:r w:rsidRPr="003339CD">
          <w:rPr>
            <w:rStyle w:val="Hyperlink"/>
          </w:rPr>
          <w:instrText xml:space="preserve"> </w:instrText>
        </w:r>
        <w:r>
          <w:instrText>HYPERLINK \l "_Toc356301010"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4.3.19</w:t>
        </w:r>
        <w:r w:rsidRPr="007B261B">
          <w:rPr>
            <w:rFonts w:ascii="Calibri" w:hAnsi="Calibri"/>
            <w:sz w:val="22"/>
            <w:szCs w:val="22"/>
          </w:rPr>
          <w:tab/>
        </w:r>
        <w:r w:rsidRPr="003339CD">
          <w:rPr>
            <w:rStyle w:val="Hyperlink"/>
          </w:rPr>
          <w:t>TCP/IP Address for VistA</w:t>
        </w:r>
        <w:r>
          <w:rPr>
            <w:webHidden/>
          </w:rPr>
          <w:tab/>
        </w:r>
        <w:r>
          <w:rPr>
            <w:webHidden/>
          </w:rPr>
          <w:fldChar w:fldCharType="begin"/>
        </w:r>
        <w:r>
          <w:rPr>
            <w:webHidden/>
          </w:rPr>
          <w:instrText xml:space="preserve"> PAGEREF _Toc356301010 \h </w:instrText>
        </w:r>
        <w:r>
          <w:rPr>
            <w:webHidden/>
          </w:rPr>
        </w:r>
      </w:ins>
      <w:r>
        <w:rPr>
          <w:webHidden/>
        </w:rPr>
        <w:fldChar w:fldCharType="separate"/>
      </w:r>
      <w:ins w:id="269" w:author="Seabolt, Roy R.  (Harris)" w:date="2013-05-14T13:20:00Z">
        <w:r>
          <w:rPr>
            <w:webHidden/>
          </w:rPr>
          <w:t>54</w:t>
        </w:r>
        <w:r>
          <w:rPr>
            <w:webHidden/>
          </w:rPr>
          <w:fldChar w:fldCharType="end"/>
        </w:r>
        <w:r w:rsidRPr="003339CD">
          <w:rPr>
            <w:rStyle w:val="Hyperlink"/>
          </w:rPr>
          <w:fldChar w:fldCharType="end"/>
        </w:r>
      </w:ins>
    </w:p>
    <w:p w:rsidR="00753771" w:rsidRPr="007B261B" w:rsidRDefault="00753771">
      <w:pPr>
        <w:pStyle w:val="TOC3"/>
        <w:rPr>
          <w:ins w:id="270" w:author="Seabolt, Roy R.  (Harris)" w:date="2013-05-14T13:20:00Z"/>
          <w:rFonts w:ascii="Calibri" w:hAnsi="Calibri"/>
          <w:sz w:val="22"/>
          <w:szCs w:val="22"/>
        </w:rPr>
      </w:pPr>
      <w:ins w:id="271" w:author="Seabolt, Roy R.  (Harris)" w:date="2013-05-14T13:20:00Z">
        <w:r w:rsidRPr="003339CD">
          <w:rPr>
            <w:rStyle w:val="Hyperlink"/>
          </w:rPr>
          <w:fldChar w:fldCharType="begin"/>
        </w:r>
        <w:r w:rsidRPr="003339CD">
          <w:rPr>
            <w:rStyle w:val="Hyperlink"/>
          </w:rPr>
          <w:instrText xml:space="preserve"> </w:instrText>
        </w:r>
        <w:r>
          <w:instrText>HYPERLINK \l "_Toc356301011"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4.3.20</w:t>
        </w:r>
        <w:r w:rsidRPr="007B261B">
          <w:rPr>
            <w:rFonts w:ascii="Calibri" w:hAnsi="Calibri"/>
            <w:sz w:val="22"/>
            <w:szCs w:val="22"/>
          </w:rPr>
          <w:tab/>
        </w:r>
        <w:r w:rsidRPr="003339CD">
          <w:rPr>
            <w:rStyle w:val="Hyperlink"/>
          </w:rPr>
          <w:t>TCP/IP Port for MUMPS-to-MUMPS Broker</w:t>
        </w:r>
        <w:r>
          <w:rPr>
            <w:webHidden/>
          </w:rPr>
          <w:tab/>
        </w:r>
        <w:r>
          <w:rPr>
            <w:webHidden/>
          </w:rPr>
          <w:fldChar w:fldCharType="begin"/>
        </w:r>
        <w:r>
          <w:rPr>
            <w:webHidden/>
          </w:rPr>
          <w:instrText xml:space="preserve"> PAGEREF _Toc356301011 \h </w:instrText>
        </w:r>
        <w:r>
          <w:rPr>
            <w:webHidden/>
          </w:rPr>
        </w:r>
      </w:ins>
      <w:r>
        <w:rPr>
          <w:webHidden/>
        </w:rPr>
        <w:fldChar w:fldCharType="separate"/>
      </w:r>
      <w:ins w:id="272" w:author="Seabolt, Roy R.  (Harris)" w:date="2013-05-14T13:20:00Z">
        <w:r>
          <w:rPr>
            <w:webHidden/>
          </w:rPr>
          <w:t>54</w:t>
        </w:r>
        <w:r>
          <w:rPr>
            <w:webHidden/>
          </w:rPr>
          <w:fldChar w:fldCharType="end"/>
        </w:r>
        <w:r w:rsidRPr="003339CD">
          <w:rPr>
            <w:rStyle w:val="Hyperlink"/>
          </w:rPr>
          <w:fldChar w:fldCharType="end"/>
        </w:r>
      </w:ins>
    </w:p>
    <w:p w:rsidR="00753771" w:rsidRPr="007B261B" w:rsidRDefault="00753771">
      <w:pPr>
        <w:pStyle w:val="TOC3"/>
        <w:rPr>
          <w:ins w:id="273" w:author="Seabolt, Roy R.  (Harris)" w:date="2013-05-14T13:20:00Z"/>
          <w:rFonts w:ascii="Calibri" w:hAnsi="Calibri"/>
          <w:sz w:val="22"/>
          <w:szCs w:val="22"/>
        </w:rPr>
      </w:pPr>
      <w:ins w:id="274" w:author="Seabolt, Roy R.  (Harris)" w:date="2013-05-14T13:20:00Z">
        <w:r w:rsidRPr="003339CD">
          <w:rPr>
            <w:rStyle w:val="Hyperlink"/>
          </w:rPr>
          <w:fldChar w:fldCharType="begin"/>
        </w:r>
        <w:r w:rsidRPr="003339CD">
          <w:rPr>
            <w:rStyle w:val="Hyperlink"/>
          </w:rPr>
          <w:instrText xml:space="preserve"> </w:instrText>
        </w:r>
        <w:r>
          <w:instrText>HYPERLINK \l "_Toc356301012"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4.3.21</w:t>
        </w:r>
        <w:r w:rsidRPr="007B261B">
          <w:rPr>
            <w:rFonts w:ascii="Calibri" w:hAnsi="Calibri"/>
            <w:sz w:val="22"/>
            <w:szCs w:val="22"/>
          </w:rPr>
          <w:tab/>
        </w:r>
        <w:r w:rsidRPr="003339CD">
          <w:rPr>
            <w:rStyle w:val="Hyperlink"/>
          </w:rPr>
          <w:t>Mail Group</w:t>
        </w:r>
        <w:r>
          <w:rPr>
            <w:webHidden/>
          </w:rPr>
          <w:tab/>
        </w:r>
        <w:r>
          <w:rPr>
            <w:webHidden/>
          </w:rPr>
          <w:fldChar w:fldCharType="begin"/>
        </w:r>
        <w:r>
          <w:rPr>
            <w:webHidden/>
          </w:rPr>
          <w:instrText xml:space="preserve"> PAGEREF _Toc356301012 \h </w:instrText>
        </w:r>
        <w:r>
          <w:rPr>
            <w:webHidden/>
          </w:rPr>
        </w:r>
      </w:ins>
      <w:r>
        <w:rPr>
          <w:webHidden/>
        </w:rPr>
        <w:fldChar w:fldCharType="separate"/>
      </w:r>
      <w:ins w:id="275" w:author="Seabolt, Roy R.  (Harris)" w:date="2013-05-14T13:20:00Z">
        <w:r>
          <w:rPr>
            <w:webHidden/>
          </w:rPr>
          <w:t>55</w:t>
        </w:r>
        <w:r>
          <w:rPr>
            <w:webHidden/>
          </w:rPr>
          <w:fldChar w:fldCharType="end"/>
        </w:r>
        <w:r w:rsidRPr="003339CD">
          <w:rPr>
            <w:rStyle w:val="Hyperlink"/>
          </w:rPr>
          <w:fldChar w:fldCharType="end"/>
        </w:r>
      </w:ins>
    </w:p>
    <w:p w:rsidR="00753771" w:rsidRPr="007B261B" w:rsidRDefault="00753771">
      <w:pPr>
        <w:pStyle w:val="TOC3"/>
        <w:rPr>
          <w:ins w:id="276" w:author="Seabolt, Roy R.  (Harris)" w:date="2013-05-14T13:20:00Z"/>
          <w:rFonts w:ascii="Calibri" w:hAnsi="Calibri"/>
          <w:sz w:val="22"/>
          <w:szCs w:val="22"/>
        </w:rPr>
      </w:pPr>
      <w:ins w:id="277" w:author="Seabolt, Roy R.  (Harris)" w:date="2013-05-14T13:20:00Z">
        <w:r w:rsidRPr="003339CD">
          <w:rPr>
            <w:rStyle w:val="Hyperlink"/>
          </w:rPr>
          <w:fldChar w:fldCharType="begin"/>
        </w:r>
        <w:r w:rsidRPr="003339CD">
          <w:rPr>
            <w:rStyle w:val="Hyperlink"/>
          </w:rPr>
          <w:instrText xml:space="preserve"> </w:instrText>
        </w:r>
        <w:r>
          <w:instrText>HYPERLINK \l "_Toc356301013"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4.3.22</w:t>
        </w:r>
        <w:r w:rsidRPr="007B261B">
          <w:rPr>
            <w:rFonts w:ascii="Calibri" w:hAnsi="Calibri"/>
            <w:sz w:val="22"/>
            <w:szCs w:val="22"/>
          </w:rPr>
          <w:tab/>
        </w:r>
        <w:r w:rsidRPr="003339CD">
          <w:rPr>
            <w:rStyle w:val="Hyperlink"/>
          </w:rPr>
          <w:t>Display Patient Name</w:t>
        </w:r>
        <w:r>
          <w:rPr>
            <w:webHidden/>
          </w:rPr>
          <w:tab/>
        </w:r>
        <w:r>
          <w:rPr>
            <w:webHidden/>
          </w:rPr>
          <w:fldChar w:fldCharType="begin"/>
        </w:r>
        <w:r>
          <w:rPr>
            <w:webHidden/>
          </w:rPr>
          <w:instrText xml:space="preserve"> PAGEREF _Toc356301013 \h </w:instrText>
        </w:r>
        <w:r>
          <w:rPr>
            <w:webHidden/>
          </w:rPr>
        </w:r>
      </w:ins>
      <w:r>
        <w:rPr>
          <w:webHidden/>
        </w:rPr>
        <w:fldChar w:fldCharType="separate"/>
      </w:r>
      <w:ins w:id="278" w:author="Seabolt, Roy R.  (Harris)" w:date="2013-05-14T13:20:00Z">
        <w:r>
          <w:rPr>
            <w:webHidden/>
          </w:rPr>
          <w:t>55</w:t>
        </w:r>
        <w:r>
          <w:rPr>
            <w:webHidden/>
          </w:rPr>
          <w:fldChar w:fldCharType="end"/>
        </w:r>
        <w:r w:rsidRPr="003339CD">
          <w:rPr>
            <w:rStyle w:val="Hyperlink"/>
          </w:rPr>
          <w:fldChar w:fldCharType="end"/>
        </w:r>
      </w:ins>
    </w:p>
    <w:p w:rsidR="00753771" w:rsidRPr="007B261B" w:rsidRDefault="00753771">
      <w:pPr>
        <w:pStyle w:val="TOC3"/>
        <w:rPr>
          <w:ins w:id="279" w:author="Seabolt, Roy R.  (Harris)" w:date="2013-05-14T13:20:00Z"/>
          <w:rFonts w:ascii="Calibri" w:hAnsi="Calibri"/>
          <w:sz w:val="22"/>
          <w:szCs w:val="22"/>
        </w:rPr>
      </w:pPr>
      <w:ins w:id="280" w:author="Seabolt, Roy R.  (Harris)" w:date="2013-05-14T13:20:00Z">
        <w:r w:rsidRPr="003339CD">
          <w:rPr>
            <w:rStyle w:val="Hyperlink"/>
          </w:rPr>
          <w:fldChar w:fldCharType="begin"/>
        </w:r>
        <w:r w:rsidRPr="003339CD">
          <w:rPr>
            <w:rStyle w:val="Hyperlink"/>
          </w:rPr>
          <w:instrText xml:space="preserve"> </w:instrText>
        </w:r>
        <w:r>
          <w:instrText>HYPERLINK \l "_Toc356301014"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4.3.23</w:t>
        </w:r>
        <w:r w:rsidRPr="007B261B">
          <w:rPr>
            <w:rFonts w:ascii="Calibri" w:hAnsi="Calibri"/>
            <w:sz w:val="22"/>
            <w:szCs w:val="22"/>
          </w:rPr>
          <w:tab/>
        </w:r>
        <w:r w:rsidRPr="003339CD">
          <w:rPr>
            <w:rStyle w:val="Hyperlink"/>
          </w:rPr>
          <w:t>Access Code for Modality Worklist</w:t>
        </w:r>
        <w:r>
          <w:rPr>
            <w:webHidden/>
          </w:rPr>
          <w:tab/>
        </w:r>
        <w:r>
          <w:rPr>
            <w:webHidden/>
          </w:rPr>
          <w:fldChar w:fldCharType="begin"/>
        </w:r>
        <w:r>
          <w:rPr>
            <w:webHidden/>
          </w:rPr>
          <w:instrText xml:space="preserve"> PAGEREF _Toc356301014 \h </w:instrText>
        </w:r>
        <w:r>
          <w:rPr>
            <w:webHidden/>
          </w:rPr>
        </w:r>
      </w:ins>
      <w:r>
        <w:rPr>
          <w:webHidden/>
        </w:rPr>
        <w:fldChar w:fldCharType="separate"/>
      </w:r>
      <w:ins w:id="281" w:author="Seabolt, Roy R.  (Harris)" w:date="2013-05-14T13:20:00Z">
        <w:r>
          <w:rPr>
            <w:webHidden/>
          </w:rPr>
          <w:t>55</w:t>
        </w:r>
        <w:r>
          <w:rPr>
            <w:webHidden/>
          </w:rPr>
          <w:fldChar w:fldCharType="end"/>
        </w:r>
        <w:r w:rsidRPr="003339CD">
          <w:rPr>
            <w:rStyle w:val="Hyperlink"/>
          </w:rPr>
          <w:fldChar w:fldCharType="end"/>
        </w:r>
      </w:ins>
    </w:p>
    <w:p w:rsidR="00753771" w:rsidRPr="007B261B" w:rsidRDefault="00753771">
      <w:pPr>
        <w:pStyle w:val="TOC3"/>
        <w:rPr>
          <w:ins w:id="282" w:author="Seabolt, Roy R.  (Harris)" w:date="2013-05-14T13:20:00Z"/>
          <w:rFonts w:ascii="Calibri" w:hAnsi="Calibri"/>
          <w:sz w:val="22"/>
          <w:szCs w:val="22"/>
        </w:rPr>
      </w:pPr>
      <w:ins w:id="283" w:author="Seabolt, Roy R.  (Harris)" w:date="2013-05-14T13:20:00Z">
        <w:r w:rsidRPr="003339CD">
          <w:rPr>
            <w:rStyle w:val="Hyperlink"/>
          </w:rPr>
          <w:fldChar w:fldCharType="begin"/>
        </w:r>
        <w:r w:rsidRPr="003339CD">
          <w:rPr>
            <w:rStyle w:val="Hyperlink"/>
          </w:rPr>
          <w:instrText xml:space="preserve"> </w:instrText>
        </w:r>
        <w:r>
          <w:instrText>HYPERLINK \l "_Toc356301015"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4.3.24</w:t>
        </w:r>
        <w:r w:rsidRPr="007B261B">
          <w:rPr>
            <w:rFonts w:ascii="Calibri" w:hAnsi="Calibri"/>
            <w:sz w:val="22"/>
            <w:szCs w:val="22"/>
          </w:rPr>
          <w:tab/>
        </w:r>
        <w:r w:rsidRPr="003339CD">
          <w:rPr>
            <w:rStyle w:val="Hyperlink"/>
          </w:rPr>
          <w:t>Verify Code for Modality Worklist</w:t>
        </w:r>
        <w:r>
          <w:rPr>
            <w:webHidden/>
          </w:rPr>
          <w:tab/>
        </w:r>
        <w:r>
          <w:rPr>
            <w:webHidden/>
          </w:rPr>
          <w:fldChar w:fldCharType="begin"/>
        </w:r>
        <w:r>
          <w:rPr>
            <w:webHidden/>
          </w:rPr>
          <w:instrText xml:space="preserve"> PAGEREF _Toc356301015 \h </w:instrText>
        </w:r>
        <w:r>
          <w:rPr>
            <w:webHidden/>
          </w:rPr>
        </w:r>
      </w:ins>
      <w:r>
        <w:rPr>
          <w:webHidden/>
        </w:rPr>
        <w:fldChar w:fldCharType="separate"/>
      </w:r>
      <w:ins w:id="284" w:author="Seabolt, Roy R.  (Harris)" w:date="2013-05-14T13:20:00Z">
        <w:r>
          <w:rPr>
            <w:webHidden/>
          </w:rPr>
          <w:t>55</w:t>
        </w:r>
        <w:r>
          <w:rPr>
            <w:webHidden/>
          </w:rPr>
          <w:fldChar w:fldCharType="end"/>
        </w:r>
        <w:r w:rsidRPr="003339CD">
          <w:rPr>
            <w:rStyle w:val="Hyperlink"/>
          </w:rPr>
          <w:fldChar w:fldCharType="end"/>
        </w:r>
      </w:ins>
    </w:p>
    <w:p w:rsidR="00753771" w:rsidRPr="007B261B" w:rsidRDefault="00753771">
      <w:pPr>
        <w:pStyle w:val="TOC3"/>
        <w:rPr>
          <w:ins w:id="285" w:author="Seabolt, Roy R.  (Harris)" w:date="2013-05-14T13:20:00Z"/>
          <w:rFonts w:ascii="Calibri" w:hAnsi="Calibri"/>
          <w:sz w:val="22"/>
          <w:szCs w:val="22"/>
        </w:rPr>
      </w:pPr>
      <w:ins w:id="286" w:author="Seabolt, Roy R.  (Harris)" w:date="2013-05-14T13:20:00Z">
        <w:r w:rsidRPr="003339CD">
          <w:rPr>
            <w:rStyle w:val="Hyperlink"/>
          </w:rPr>
          <w:fldChar w:fldCharType="begin"/>
        </w:r>
        <w:r w:rsidRPr="003339CD">
          <w:rPr>
            <w:rStyle w:val="Hyperlink"/>
          </w:rPr>
          <w:instrText xml:space="preserve"> </w:instrText>
        </w:r>
        <w:r>
          <w:instrText>HYPERLINK \l "_Toc356301016"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4.3.25</w:t>
        </w:r>
        <w:r w:rsidRPr="007B261B">
          <w:rPr>
            <w:rFonts w:ascii="Calibri" w:hAnsi="Calibri"/>
            <w:sz w:val="22"/>
            <w:szCs w:val="22"/>
          </w:rPr>
          <w:tab/>
        </w:r>
        <w:r w:rsidRPr="003339CD">
          <w:rPr>
            <w:rStyle w:val="Hyperlink"/>
          </w:rPr>
          <w:t>Modality Worklist Port Numbers</w:t>
        </w:r>
        <w:r>
          <w:rPr>
            <w:webHidden/>
          </w:rPr>
          <w:tab/>
        </w:r>
        <w:r>
          <w:rPr>
            <w:webHidden/>
          </w:rPr>
          <w:fldChar w:fldCharType="begin"/>
        </w:r>
        <w:r>
          <w:rPr>
            <w:webHidden/>
          </w:rPr>
          <w:instrText xml:space="preserve"> PAGEREF _Toc356301016 \h </w:instrText>
        </w:r>
        <w:r>
          <w:rPr>
            <w:webHidden/>
          </w:rPr>
        </w:r>
      </w:ins>
      <w:r>
        <w:rPr>
          <w:webHidden/>
        </w:rPr>
        <w:fldChar w:fldCharType="separate"/>
      </w:r>
      <w:ins w:id="287" w:author="Seabolt, Roy R.  (Harris)" w:date="2013-05-14T13:20:00Z">
        <w:r>
          <w:rPr>
            <w:webHidden/>
          </w:rPr>
          <w:t>56</w:t>
        </w:r>
        <w:r>
          <w:rPr>
            <w:webHidden/>
          </w:rPr>
          <w:fldChar w:fldCharType="end"/>
        </w:r>
        <w:r w:rsidRPr="003339CD">
          <w:rPr>
            <w:rStyle w:val="Hyperlink"/>
          </w:rPr>
          <w:fldChar w:fldCharType="end"/>
        </w:r>
      </w:ins>
    </w:p>
    <w:p w:rsidR="00753771" w:rsidRPr="007B261B" w:rsidRDefault="00753771">
      <w:pPr>
        <w:pStyle w:val="TOC3"/>
        <w:rPr>
          <w:ins w:id="288" w:author="Seabolt, Roy R.  (Harris)" w:date="2013-05-14T13:20:00Z"/>
          <w:rFonts w:ascii="Calibri" w:hAnsi="Calibri"/>
          <w:sz w:val="22"/>
          <w:szCs w:val="22"/>
        </w:rPr>
      </w:pPr>
      <w:ins w:id="289" w:author="Seabolt, Roy R.  (Harris)" w:date="2013-05-14T13:20:00Z">
        <w:r w:rsidRPr="003339CD">
          <w:rPr>
            <w:rStyle w:val="Hyperlink"/>
          </w:rPr>
          <w:fldChar w:fldCharType="begin"/>
        </w:r>
        <w:r w:rsidRPr="003339CD">
          <w:rPr>
            <w:rStyle w:val="Hyperlink"/>
          </w:rPr>
          <w:instrText xml:space="preserve"> </w:instrText>
        </w:r>
        <w:r>
          <w:instrText>HYPERLINK \l "_Toc356301017"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4.3.26</w:t>
        </w:r>
        <w:r w:rsidRPr="007B261B">
          <w:rPr>
            <w:rFonts w:ascii="Calibri" w:hAnsi="Calibri"/>
            <w:sz w:val="22"/>
            <w:szCs w:val="22"/>
          </w:rPr>
          <w:tab/>
        </w:r>
        <w:r w:rsidRPr="003339CD">
          <w:rPr>
            <w:rStyle w:val="Hyperlink"/>
          </w:rPr>
          <w:t>E-Mail Post Office</w:t>
        </w:r>
        <w:r>
          <w:rPr>
            <w:webHidden/>
          </w:rPr>
          <w:tab/>
        </w:r>
        <w:r>
          <w:rPr>
            <w:webHidden/>
          </w:rPr>
          <w:fldChar w:fldCharType="begin"/>
        </w:r>
        <w:r>
          <w:rPr>
            <w:webHidden/>
          </w:rPr>
          <w:instrText xml:space="preserve"> PAGEREF _Toc356301017 \h </w:instrText>
        </w:r>
        <w:r>
          <w:rPr>
            <w:webHidden/>
          </w:rPr>
        </w:r>
      </w:ins>
      <w:r>
        <w:rPr>
          <w:webHidden/>
        </w:rPr>
        <w:fldChar w:fldCharType="separate"/>
      </w:r>
      <w:ins w:id="290" w:author="Seabolt, Roy R.  (Harris)" w:date="2013-05-14T13:20:00Z">
        <w:r>
          <w:rPr>
            <w:webHidden/>
          </w:rPr>
          <w:t>56</w:t>
        </w:r>
        <w:r>
          <w:rPr>
            <w:webHidden/>
          </w:rPr>
          <w:fldChar w:fldCharType="end"/>
        </w:r>
        <w:r w:rsidRPr="003339CD">
          <w:rPr>
            <w:rStyle w:val="Hyperlink"/>
          </w:rPr>
          <w:fldChar w:fldCharType="end"/>
        </w:r>
      </w:ins>
    </w:p>
    <w:p w:rsidR="00753771" w:rsidRPr="007B261B" w:rsidRDefault="00753771">
      <w:pPr>
        <w:pStyle w:val="TOC3"/>
        <w:rPr>
          <w:ins w:id="291" w:author="Seabolt, Roy R.  (Harris)" w:date="2013-05-14T13:20:00Z"/>
          <w:rFonts w:ascii="Calibri" w:hAnsi="Calibri"/>
          <w:sz w:val="22"/>
          <w:szCs w:val="22"/>
        </w:rPr>
      </w:pPr>
      <w:ins w:id="292" w:author="Seabolt, Roy R.  (Harris)" w:date="2013-05-14T13:20:00Z">
        <w:r w:rsidRPr="003339CD">
          <w:rPr>
            <w:rStyle w:val="Hyperlink"/>
          </w:rPr>
          <w:fldChar w:fldCharType="begin"/>
        </w:r>
        <w:r w:rsidRPr="003339CD">
          <w:rPr>
            <w:rStyle w:val="Hyperlink"/>
          </w:rPr>
          <w:instrText xml:space="preserve"> </w:instrText>
        </w:r>
        <w:r>
          <w:instrText>HYPERLINK \l "_Toc356301018"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4.3.27</w:t>
        </w:r>
        <w:r w:rsidRPr="007B261B">
          <w:rPr>
            <w:rFonts w:ascii="Calibri" w:hAnsi="Calibri"/>
            <w:sz w:val="22"/>
            <w:szCs w:val="22"/>
          </w:rPr>
          <w:tab/>
        </w:r>
        <w:r w:rsidRPr="003339CD">
          <w:rPr>
            <w:rStyle w:val="Hyperlink"/>
          </w:rPr>
          <w:t>E-Mail Post Office Port Number</w:t>
        </w:r>
        <w:r>
          <w:rPr>
            <w:webHidden/>
          </w:rPr>
          <w:tab/>
        </w:r>
        <w:r>
          <w:rPr>
            <w:webHidden/>
          </w:rPr>
          <w:fldChar w:fldCharType="begin"/>
        </w:r>
        <w:r>
          <w:rPr>
            <w:webHidden/>
          </w:rPr>
          <w:instrText xml:space="preserve"> PAGEREF _Toc356301018 \h </w:instrText>
        </w:r>
        <w:r>
          <w:rPr>
            <w:webHidden/>
          </w:rPr>
        </w:r>
      </w:ins>
      <w:r>
        <w:rPr>
          <w:webHidden/>
        </w:rPr>
        <w:fldChar w:fldCharType="separate"/>
      </w:r>
      <w:ins w:id="293" w:author="Seabolt, Roy R.  (Harris)" w:date="2013-05-14T13:20:00Z">
        <w:r>
          <w:rPr>
            <w:webHidden/>
          </w:rPr>
          <w:t>57</w:t>
        </w:r>
        <w:r>
          <w:rPr>
            <w:webHidden/>
          </w:rPr>
          <w:fldChar w:fldCharType="end"/>
        </w:r>
        <w:r w:rsidRPr="003339CD">
          <w:rPr>
            <w:rStyle w:val="Hyperlink"/>
          </w:rPr>
          <w:fldChar w:fldCharType="end"/>
        </w:r>
      </w:ins>
    </w:p>
    <w:p w:rsidR="00753771" w:rsidRPr="007B261B" w:rsidRDefault="00753771">
      <w:pPr>
        <w:pStyle w:val="TOC3"/>
        <w:rPr>
          <w:ins w:id="294" w:author="Seabolt, Roy R.  (Harris)" w:date="2013-05-14T13:20:00Z"/>
          <w:rFonts w:ascii="Calibri" w:hAnsi="Calibri"/>
          <w:sz w:val="22"/>
          <w:szCs w:val="22"/>
        </w:rPr>
      </w:pPr>
      <w:ins w:id="295" w:author="Seabolt, Roy R.  (Harris)" w:date="2013-05-14T13:20:00Z">
        <w:r w:rsidRPr="003339CD">
          <w:rPr>
            <w:rStyle w:val="Hyperlink"/>
          </w:rPr>
          <w:fldChar w:fldCharType="begin"/>
        </w:r>
        <w:r w:rsidRPr="003339CD">
          <w:rPr>
            <w:rStyle w:val="Hyperlink"/>
          </w:rPr>
          <w:instrText xml:space="preserve"> </w:instrText>
        </w:r>
        <w:r>
          <w:instrText>HYPERLINK \l "_Toc356301019"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4.3.28</w:t>
        </w:r>
        <w:r w:rsidRPr="007B261B">
          <w:rPr>
            <w:rFonts w:ascii="Calibri" w:hAnsi="Calibri"/>
            <w:sz w:val="22"/>
            <w:szCs w:val="22"/>
          </w:rPr>
          <w:tab/>
        </w:r>
        <w:r w:rsidRPr="003339CD">
          <w:rPr>
            <w:rStyle w:val="Hyperlink"/>
            <w:strike/>
          </w:rPr>
          <w:t>Enabling the IMPORTER</w:t>
        </w:r>
        <w:r>
          <w:rPr>
            <w:webHidden/>
          </w:rPr>
          <w:tab/>
        </w:r>
        <w:r>
          <w:rPr>
            <w:webHidden/>
          </w:rPr>
          <w:fldChar w:fldCharType="begin"/>
        </w:r>
        <w:r>
          <w:rPr>
            <w:webHidden/>
          </w:rPr>
          <w:instrText xml:space="preserve"> PAGEREF _Toc356301019 \h </w:instrText>
        </w:r>
        <w:r>
          <w:rPr>
            <w:webHidden/>
          </w:rPr>
        </w:r>
      </w:ins>
      <w:r>
        <w:rPr>
          <w:webHidden/>
        </w:rPr>
        <w:fldChar w:fldCharType="separate"/>
      </w:r>
      <w:ins w:id="296" w:author="Seabolt, Roy R.  (Harris)" w:date="2013-05-14T13:20:00Z">
        <w:r>
          <w:rPr>
            <w:webHidden/>
          </w:rPr>
          <w:t>57</w:t>
        </w:r>
        <w:r>
          <w:rPr>
            <w:webHidden/>
          </w:rPr>
          <w:fldChar w:fldCharType="end"/>
        </w:r>
        <w:r w:rsidRPr="003339CD">
          <w:rPr>
            <w:rStyle w:val="Hyperlink"/>
          </w:rPr>
          <w:fldChar w:fldCharType="end"/>
        </w:r>
      </w:ins>
    </w:p>
    <w:p w:rsidR="00753771" w:rsidRPr="007B261B" w:rsidRDefault="00753771">
      <w:pPr>
        <w:pStyle w:val="TOC3"/>
        <w:rPr>
          <w:ins w:id="297" w:author="Seabolt, Roy R.  (Harris)" w:date="2013-05-14T13:20:00Z"/>
          <w:rFonts w:ascii="Calibri" w:hAnsi="Calibri"/>
          <w:sz w:val="22"/>
          <w:szCs w:val="22"/>
        </w:rPr>
      </w:pPr>
      <w:ins w:id="298" w:author="Seabolt, Roy R.  (Harris)" w:date="2013-05-14T13:20:00Z">
        <w:r w:rsidRPr="003339CD">
          <w:rPr>
            <w:rStyle w:val="Hyperlink"/>
          </w:rPr>
          <w:fldChar w:fldCharType="begin"/>
        </w:r>
        <w:r w:rsidRPr="003339CD">
          <w:rPr>
            <w:rStyle w:val="Hyperlink"/>
          </w:rPr>
          <w:instrText xml:space="preserve"> </w:instrText>
        </w:r>
        <w:r>
          <w:instrText>HYPERLINK \l "_Toc356301020"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4.3.29</w:t>
        </w:r>
        <w:r w:rsidRPr="007B261B">
          <w:rPr>
            <w:rFonts w:ascii="Calibri" w:hAnsi="Calibri"/>
            <w:sz w:val="22"/>
            <w:szCs w:val="22"/>
          </w:rPr>
          <w:tab/>
        </w:r>
        <w:r w:rsidRPr="003339CD">
          <w:rPr>
            <w:rStyle w:val="Hyperlink"/>
          </w:rPr>
          <w:t>4.3. 29 Specifying the Agency (new)</w:t>
        </w:r>
        <w:r>
          <w:rPr>
            <w:webHidden/>
          </w:rPr>
          <w:tab/>
        </w:r>
        <w:r>
          <w:rPr>
            <w:webHidden/>
          </w:rPr>
          <w:fldChar w:fldCharType="begin"/>
        </w:r>
        <w:r>
          <w:rPr>
            <w:webHidden/>
          </w:rPr>
          <w:instrText xml:space="preserve"> PAGEREF _Toc356301020 \h </w:instrText>
        </w:r>
        <w:r>
          <w:rPr>
            <w:webHidden/>
          </w:rPr>
        </w:r>
      </w:ins>
      <w:r>
        <w:rPr>
          <w:webHidden/>
        </w:rPr>
        <w:fldChar w:fldCharType="separate"/>
      </w:r>
      <w:ins w:id="299" w:author="Seabolt, Roy R.  (Harris)" w:date="2013-05-14T13:20:00Z">
        <w:r>
          <w:rPr>
            <w:webHidden/>
          </w:rPr>
          <w:t>57</w:t>
        </w:r>
        <w:r>
          <w:rPr>
            <w:webHidden/>
          </w:rPr>
          <w:fldChar w:fldCharType="end"/>
        </w:r>
        <w:r w:rsidRPr="003339CD">
          <w:rPr>
            <w:rStyle w:val="Hyperlink"/>
          </w:rPr>
          <w:fldChar w:fldCharType="end"/>
        </w:r>
      </w:ins>
    </w:p>
    <w:p w:rsidR="00753771" w:rsidRPr="007B261B" w:rsidRDefault="00753771">
      <w:pPr>
        <w:pStyle w:val="TOC2"/>
        <w:rPr>
          <w:ins w:id="300" w:author="Seabolt, Roy R.  (Harris)" w:date="2013-05-14T13:20:00Z"/>
          <w:rFonts w:ascii="Calibri" w:hAnsi="Calibri"/>
          <w:sz w:val="22"/>
          <w:szCs w:val="22"/>
        </w:rPr>
      </w:pPr>
      <w:ins w:id="301" w:author="Seabolt, Roy R.  (Harris)" w:date="2013-05-14T13:20:00Z">
        <w:r w:rsidRPr="003339CD">
          <w:rPr>
            <w:rStyle w:val="Hyperlink"/>
          </w:rPr>
          <w:fldChar w:fldCharType="begin"/>
        </w:r>
        <w:r w:rsidRPr="003339CD">
          <w:rPr>
            <w:rStyle w:val="Hyperlink"/>
          </w:rPr>
          <w:instrText xml:space="preserve"> </w:instrText>
        </w:r>
        <w:r>
          <w:instrText>HYPERLINK \l "_Toc356301021"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w:t>
        </w:r>
        <w:r w:rsidRPr="007B261B">
          <w:rPr>
            <w:rFonts w:ascii="Calibri" w:hAnsi="Calibri"/>
            <w:sz w:val="22"/>
            <w:szCs w:val="22"/>
          </w:rPr>
          <w:tab/>
        </w:r>
        <w:r w:rsidRPr="003339CD">
          <w:rPr>
            <w:rStyle w:val="Hyperlink"/>
          </w:rPr>
          <w:t>Loading the DICOM Dictionaries</w:t>
        </w:r>
        <w:r>
          <w:rPr>
            <w:webHidden/>
          </w:rPr>
          <w:tab/>
        </w:r>
        <w:r>
          <w:rPr>
            <w:webHidden/>
          </w:rPr>
          <w:fldChar w:fldCharType="begin"/>
        </w:r>
        <w:r>
          <w:rPr>
            <w:webHidden/>
          </w:rPr>
          <w:instrText xml:space="preserve"> PAGEREF _Toc356301021 \h </w:instrText>
        </w:r>
        <w:r>
          <w:rPr>
            <w:webHidden/>
          </w:rPr>
        </w:r>
      </w:ins>
      <w:r>
        <w:rPr>
          <w:webHidden/>
        </w:rPr>
        <w:fldChar w:fldCharType="separate"/>
      </w:r>
      <w:ins w:id="302" w:author="Seabolt, Roy R.  (Harris)" w:date="2013-05-14T13:20:00Z">
        <w:r>
          <w:rPr>
            <w:webHidden/>
          </w:rPr>
          <w:t>57</w:t>
        </w:r>
        <w:r>
          <w:rPr>
            <w:webHidden/>
          </w:rPr>
          <w:fldChar w:fldCharType="end"/>
        </w:r>
        <w:r w:rsidRPr="003339CD">
          <w:rPr>
            <w:rStyle w:val="Hyperlink"/>
          </w:rPr>
          <w:fldChar w:fldCharType="end"/>
        </w:r>
      </w:ins>
    </w:p>
    <w:p w:rsidR="00753771" w:rsidRPr="007B261B" w:rsidRDefault="00753771">
      <w:pPr>
        <w:pStyle w:val="TOC3"/>
        <w:rPr>
          <w:ins w:id="303" w:author="Seabolt, Roy R.  (Harris)" w:date="2013-05-14T13:20:00Z"/>
          <w:rFonts w:ascii="Calibri" w:hAnsi="Calibri"/>
          <w:sz w:val="22"/>
          <w:szCs w:val="22"/>
        </w:rPr>
      </w:pPr>
      <w:ins w:id="304" w:author="Seabolt, Roy R.  (Harris)" w:date="2013-05-14T13:20:00Z">
        <w:r w:rsidRPr="003339CD">
          <w:rPr>
            <w:rStyle w:val="Hyperlink"/>
          </w:rPr>
          <w:fldChar w:fldCharType="begin"/>
        </w:r>
        <w:r w:rsidRPr="003339CD">
          <w:rPr>
            <w:rStyle w:val="Hyperlink"/>
          </w:rPr>
          <w:instrText xml:space="preserve"> </w:instrText>
        </w:r>
        <w:r>
          <w:instrText>HYPERLINK \l "_Toc356301022"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4.4.1</w:t>
        </w:r>
        <w:r w:rsidRPr="007B261B">
          <w:rPr>
            <w:rFonts w:ascii="Calibri" w:hAnsi="Calibri"/>
            <w:sz w:val="22"/>
            <w:szCs w:val="22"/>
          </w:rPr>
          <w:tab/>
        </w:r>
        <w:r w:rsidRPr="003339CD">
          <w:rPr>
            <w:rStyle w:val="Hyperlink"/>
          </w:rPr>
          <w:t>DICOM Data Element Dictionary</w:t>
        </w:r>
        <w:r>
          <w:rPr>
            <w:webHidden/>
          </w:rPr>
          <w:tab/>
        </w:r>
        <w:r>
          <w:rPr>
            <w:webHidden/>
          </w:rPr>
          <w:fldChar w:fldCharType="begin"/>
        </w:r>
        <w:r>
          <w:rPr>
            <w:webHidden/>
          </w:rPr>
          <w:instrText xml:space="preserve"> PAGEREF _Toc356301022 \h </w:instrText>
        </w:r>
        <w:r>
          <w:rPr>
            <w:webHidden/>
          </w:rPr>
        </w:r>
      </w:ins>
      <w:r>
        <w:rPr>
          <w:webHidden/>
        </w:rPr>
        <w:fldChar w:fldCharType="separate"/>
      </w:r>
      <w:ins w:id="305" w:author="Seabolt, Roy R.  (Harris)" w:date="2013-05-14T13:20:00Z">
        <w:r>
          <w:rPr>
            <w:webHidden/>
          </w:rPr>
          <w:t>58</w:t>
        </w:r>
        <w:r>
          <w:rPr>
            <w:webHidden/>
          </w:rPr>
          <w:fldChar w:fldCharType="end"/>
        </w:r>
        <w:r w:rsidRPr="003339CD">
          <w:rPr>
            <w:rStyle w:val="Hyperlink"/>
          </w:rPr>
          <w:fldChar w:fldCharType="end"/>
        </w:r>
      </w:ins>
    </w:p>
    <w:p w:rsidR="00753771" w:rsidRPr="007B261B" w:rsidRDefault="00753771">
      <w:pPr>
        <w:pStyle w:val="TOC3"/>
        <w:rPr>
          <w:ins w:id="306" w:author="Seabolt, Roy R.  (Harris)" w:date="2013-05-14T13:20:00Z"/>
          <w:rFonts w:ascii="Calibri" w:hAnsi="Calibri"/>
          <w:sz w:val="22"/>
          <w:szCs w:val="22"/>
        </w:rPr>
      </w:pPr>
      <w:ins w:id="307" w:author="Seabolt, Roy R.  (Harris)" w:date="2013-05-14T13:20:00Z">
        <w:r w:rsidRPr="003339CD">
          <w:rPr>
            <w:rStyle w:val="Hyperlink"/>
          </w:rPr>
          <w:fldChar w:fldCharType="begin"/>
        </w:r>
        <w:r w:rsidRPr="003339CD">
          <w:rPr>
            <w:rStyle w:val="Hyperlink"/>
          </w:rPr>
          <w:instrText xml:space="preserve"> </w:instrText>
        </w:r>
        <w:r>
          <w:instrText>HYPERLINK \l "_Toc356301023"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4.4.2</w:t>
        </w:r>
        <w:r w:rsidRPr="007B261B">
          <w:rPr>
            <w:rFonts w:ascii="Calibri" w:hAnsi="Calibri"/>
            <w:sz w:val="22"/>
            <w:szCs w:val="22"/>
          </w:rPr>
          <w:tab/>
        </w:r>
        <w:r w:rsidRPr="003339CD">
          <w:rPr>
            <w:rStyle w:val="Hyperlink"/>
          </w:rPr>
          <w:t>DICOM Message Template Dictionary</w:t>
        </w:r>
        <w:r>
          <w:rPr>
            <w:webHidden/>
          </w:rPr>
          <w:tab/>
        </w:r>
        <w:r>
          <w:rPr>
            <w:webHidden/>
          </w:rPr>
          <w:fldChar w:fldCharType="begin"/>
        </w:r>
        <w:r>
          <w:rPr>
            <w:webHidden/>
          </w:rPr>
          <w:instrText xml:space="preserve"> PAGEREF _Toc356301023 \h </w:instrText>
        </w:r>
        <w:r>
          <w:rPr>
            <w:webHidden/>
          </w:rPr>
        </w:r>
      </w:ins>
      <w:r>
        <w:rPr>
          <w:webHidden/>
        </w:rPr>
        <w:fldChar w:fldCharType="separate"/>
      </w:r>
      <w:ins w:id="308" w:author="Seabolt, Roy R.  (Harris)" w:date="2013-05-14T13:20:00Z">
        <w:r>
          <w:rPr>
            <w:webHidden/>
          </w:rPr>
          <w:t>58</w:t>
        </w:r>
        <w:r>
          <w:rPr>
            <w:webHidden/>
          </w:rPr>
          <w:fldChar w:fldCharType="end"/>
        </w:r>
        <w:r w:rsidRPr="003339CD">
          <w:rPr>
            <w:rStyle w:val="Hyperlink"/>
          </w:rPr>
          <w:fldChar w:fldCharType="end"/>
        </w:r>
      </w:ins>
    </w:p>
    <w:p w:rsidR="00753771" w:rsidRPr="007B261B" w:rsidRDefault="00753771">
      <w:pPr>
        <w:pStyle w:val="TOC3"/>
        <w:rPr>
          <w:ins w:id="309" w:author="Seabolt, Roy R.  (Harris)" w:date="2013-05-14T13:20:00Z"/>
          <w:rFonts w:ascii="Calibri" w:hAnsi="Calibri"/>
          <w:sz w:val="22"/>
          <w:szCs w:val="22"/>
        </w:rPr>
      </w:pPr>
      <w:ins w:id="310" w:author="Seabolt, Roy R.  (Harris)" w:date="2013-05-14T13:20:00Z">
        <w:r w:rsidRPr="003339CD">
          <w:rPr>
            <w:rStyle w:val="Hyperlink"/>
          </w:rPr>
          <w:fldChar w:fldCharType="begin"/>
        </w:r>
        <w:r w:rsidRPr="003339CD">
          <w:rPr>
            <w:rStyle w:val="Hyperlink"/>
          </w:rPr>
          <w:instrText xml:space="preserve"> </w:instrText>
        </w:r>
        <w:r>
          <w:instrText>HYPERLINK \l "_Toc356301024"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4.4.3</w:t>
        </w:r>
        <w:r w:rsidRPr="007B261B">
          <w:rPr>
            <w:rFonts w:ascii="Calibri" w:hAnsi="Calibri"/>
            <w:sz w:val="22"/>
            <w:szCs w:val="22"/>
          </w:rPr>
          <w:tab/>
        </w:r>
        <w:r w:rsidRPr="003339CD">
          <w:rPr>
            <w:rStyle w:val="Hyperlink"/>
          </w:rPr>
          <w:t>DICOM Unique Identifier Dictionary</w:t>
        </w:r>
        <w:r>
          <w:rPr>
            <w:webHidden/>
          </w:rPr>
          <w:tab/>
        </w:r>
        <w:r>
          <w:rPr>
            <w:webHidden/>
          </w:rPr>
          <w:fldChar w:fldCharType="begin"/>
        </w:r>
        <w:r>
          <w:rPr>
            <w:webHidden/>
          </w:rPr>
          <w:instrText xml:space="preserve"> PAGEREF _Toc356301024 \h </w:instrText>
        </w:r>
        <w:r>
          <w:rPr>
            <w:webHidden/>
          </w:rPr>
        </w:r>
      </w:ins>
      <w:r>
        <w:rPr>
          <w:webHidden/>
        </w:rPr>
        <w:fldChar w:fldCharType="separate"/>
      </w:r>
      <w:ins w:id="311" w:author="Seabolt, Roy R.  (Harris)" w:date="2013-05-14T13:20:00Z">
        <w:r>
          <w:rPr>
            <w:webHidden/>
          </w:rPr>
          <w:t>58</w:t>
        </w:r>
        <w:r>
          <w:rPr>
            <w:webHidden/>
          </w:rPr>
          <w:fldChar w:fldCharType="end"/>
        </w:r>
        <w:r w:rsidRPr="003339CD">
          <w:rPr>
            <w:rStyle w:val="Hyperlink"/>
          </w:rPr>
          <w:fldChar w:fldCharType="end"/>
        </w:r>
      </w:ins>
    </w:p>
    <w:p w:rsidR="00753771" w:rsidRPr="007B261B" w:rsidRDefault="00753771">
      <w:pPr>
        <w:pStyle w:val="TOC3"/>
        <w:rPr>
          <w:ins w:id="312" w:author="Seabolt, Roy R.  (Harris)" w:date="2013-05-14T13:20:00Z"/>
          <w:rFonts w:ascii="Calibri" w:hAnsi="Calibri"/>
          <w:sz w:val="22"/>
          <w:szCs w:val="22"/>
        </w:rPr>
      </w:pPr>
      <w:ins w:id="313" w:author="Seabolt, Roy R.  (Harris)" w:date="2013-05-14T13:20:00Z">
        <w:r w:rsidRPr="003339CD">
          <w:rPr>
            <w:rStyle w:val="Hyperlink"/>
          </w:rPr>
          <w:fldChar w:fldCharType="begin"/>
        </w:r>
        <w:r w:rsidRPr="003339CD">
          <w:rPr>
            <w:rStyle w:val="Hyperlink"/>
          </w:rPr>
          <w:instrText xml:space="preserve"> </w:instrText>
        </w:r>
        <w:r>
          <w:instrText>HYPERLINK \l "_Toc356301025"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4.4.4</w:t>
        </w:r>
        <w:r w:rsidRPr="007B261B">
          <w:rPr>
            <w:rFonts w:ascii="Calibri" w:hAnsi="Calibri"/>
            <w:sz w:val="22"/>
            <w:szCs w:val="22"/>
          </w:rPr>
          <w:tab/>
        </w:r>
        <w:r w:rsidRPr="003339CD">
          <w:rPr>
            <w:rStyle w:val="Hyperlink"/>
          </w:rPr>
          <w:t>Extended SOP Negotiation Table</w:t>
        </w:r>
        <w:r>
          <w:rPr>
            <w:webHidden/>
          </w:rPr>
          <w:tab/>
        </w:r>
        <w:r>
          <w:rPr>
            <w:webHidden/>
          </w:rPr>
          <w:fldChar w:fldCharType="begin"/>
        </w:r>
        <w:r>
          <w:rPr>
            <w:webHidden/>
          </w:rPr>
          <w:instrText xml:space="preserve"> PAGEREF _Toc356301025 \h </w:instrText>
        </w:r>
        <w:r>
          <w:rPr>
            <w:webHidden/>
          </w:rPr>
        </w:r>
      </w:ins>
      <w:r>
        <w:rPr>
          <w:webHidden/>
        </w:rPr>
        <w:fldChar w:fldCharType="separate"/>
      </w:r>
      <w:ins w:id="314" w:author="Seabolt, Roy R.  (Harris)" w:date="2013-05-14T13:20:00Z">
        <w:r>
          <w:rPr>
            <w:webHidden/>
          </w:rPr>
          <w:t>58</w:t>
        </w:r>
        <w:r>
          <w:rPr>
            <w:webHidden/>
          </w:rPr>
          <w:fldChar w:fldCharType="end"/>
        </w:r>
        <w:r w:rsidRPr="003339CD">
          <w:rPr>
            <w:rStyle w:val="Hyperlink"/>
          </w:rPr>
          <w:fldChar w:fldCharType="end"/>
        </w:r>
      </w:ins>
    </w:p>
    <w:p w:rsidR="00753771" w:rsidRPr="007B261B" w:rsidRDefault="00753771">
      <w:pPr>
        <w:pStyle w:val="TOC3"/>
        <w:rPr>
          <w:ins w:id="315" w:author="Seabolt, Roy R.  (Harris)" w:date="2013-05-14T13:20:00Z"/>
          <w:rFonts w:ascii="Calibri" w:hAnsi="Calibri"/>
          <w:sz w:val="22"/>
          <w:szCs w:val="22"/>
        </w:rPr>
      </w:pPr>
      <w:ins w:id="316" w:author="Seabolt, Roy R.  (Harris)" w:date="2013-05-14T13:20:00Z">
        <w:r w:rsidRPr="003339CD">
          <w:rPr>
            <w:rStyle w:val="Hyperlink"/>
          </w:rPr>
          <w:fldChar w:fldCharType="begin"/>
        </w:r>
        <w:r w:rsidRPr="003339CD">
          <w:rPr>
            <w:rStyle w:val="Hyperlink"/>
          </w:rPr>
          <w:instrText xml:space="preserve"> </w:instrText>
        </w:r>
        <w:r>
          <w:instrText>HYPERLINK \l "_Toc356301026"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4.4.5</w:t>
        </w:r>
        <w:r w:rsidRPr="007B261B">
          <w:rPr>
            <w:rFonts w:ascii="Calibri" w:hAnsi="Calibri"/>
            <w:sz w:val="22"/>
            <w:szCs w:val="22"/>
          </w:rPr>
          <w:tab/>
        </w:r>
        <w:r w:rsidRPr="003339CD">
          <w:rPr>
            <w:rStyle w:val="Hyperlink"/>
          </w:rPr>
          <w:t>DICOM PDU Types</w:t>
        </w:r>
        <w:r>
          <w:rPr>
            <w:webHidden/>
          </w:rPr>
          <w:tab/>
        </w:r>
        <w:r>
          <w:rPr>
            <w:webHidden/>
          </w:rPr>
          <w:fldChar w:fldCharType="begin"/>
        </w:r>
        <w:r>
          <w:rPr>
            <w:webHidden/>
          </w:rPr>
          <w:instrText xml:space="preserve"> PAGEREF _Toc356301026 \h </w:instrText>
        </w:r>
        <w:r>
          <w:rPr>
            <w:webHidden/>
          </w:rPr>
        </w:r>
      </w:ins>
      <w:r>
        <w:rPr>
          <w:webHidden/>
        </w:rPr>
        <w:fldChar w:fldCharType="separate"/>
      </w:r>
      <w:ins w:id="317" w:author="Seabolt, Roy R.  (Harris)" w:date="2013-05-14T13:20:00Z">
        <w:r>
          <w:rPr>
            <w:webHidden/>
          </w:rPr>
          <w:t>59</w:t>
        </w:r>
        <w:r>
          <w:rPr>
            <w:webHidden/>
          </w:rPr>
          <w:fldChar w:fldCharType="end"/>
        </w:r>
        <w:r w:rsidRPr="003339CD">
          <w:rPr>
            <w:rStyle w:val="Hyperlink"/>
          </w:rPr>
          <w:fldChar w:fldCharType="end"/>
        </w:r>
      </w:ins>
    </w:p>
    <w:p w:rsidR="00753771" w:rsidRPr="007B261B" w:rsidRDefault="00753771">
      <w:pPr>
        <w:pStyle w:val="TOC3"/>
        <w:rPr>
          <w:ins w:id="318" w:author="Seabolt, Roy R.  (Harris)" w:date="2013-05-14T13:20:00Z"/>
          <w:rFonts w:ascii="Calibri" w:hAnsi="Calibri"/>
          <w:sz w:val="22"/>
          <w:szCs w:val="22"/>
        </w:rPr>
      </w:pPr>
      <w:ins w:id="319" w:author="Seabolt, Roy R.  (Harris)" w:date="2013-05-14T13:20:00Z">
        <w:r w:rsidRPr="003339CD">
          <w:rPr>
            <w:rStyle w:val="Hyperlink"/>
          </w:rPr>
          <w:fldChar w:fldCharType="begin"/>
        </w:r>
        <w:r w:rsidRPr="003339CD">
          <w:rPr>
            <w:rStyle w:val="Hyperlink"/>
          </w:rPr>
          <w:instrText xml:space="preserve"> </w:instrText>
        </w:r>
        <w:r>
          <w:instrText>HYPERLINK \l "_Toc356301027"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4.4.6</w:t>
        </w:r>
        <w:r w:rsidRPr="007B261B">
          <w:rPr>
            <w:rFonts w:ascii="Calibri" w:hAnsi="Calibri"/>
            <w:sz w:val="22"/>
            <w:szCs w:val="22"/>
          </w:rPr>
          <w:tab/>
        </w:r>
        <w:r w:rsidRPr="003339CD">
          <w:rPr>
            <w:rStyle w:val="Hyperlink"/>
          </w:rPr>
          <w:t>Imaging Service Dictionary</w:t>
        </w:r>
        <w:r>
          <w:rPr>
            <w:webHidden/>
          </w:rPr>
          <w:tab/>
        </w:r>
        <w:r>
          <w:rPr>
            <w:webHidden/>
          </w:rPr>
          <w:fldChar w:fldCharType="begin"/>
        </w:r>
        <w:r>
          <w:rPr>
            <w:webHidden/>
          </w:rPr>
          <w:instrText xml:space="preserve"> PAGEREF _Toc356301027 \h </w:instrText>
        </w:r>
        <w:r>
          <w:rPr>
            <w:webHidden/>
          </w:rPr>
        </w:r>
      </w:ins>
      <w:r>
        <w:rPr>
          <w:webHidden/>
        </w:rPr>
        <w:fldChar w:fldCharType="separate"/>
      </w:r>
      <w:ins w:id="320" w:author="Seabolt, Roy R.  (Harris)" w:date="2013-05-14T13:20:00Z">
        <w:r>
          <w:rPr>
            <w:webHidden/>
          </w:rPr>
          <w:t>59</w:t>
        </w:r>
        <w:r>
          <w:rPr>
            <w:webHidden/>
          </w:rPr>
          <w:fldChar w:fldCharType="end"/>
        </w:r>
        <w:r w:rsidRPr="003339CD">
          <w:rPr>
            <w:rStyle w:val="Hyperlink"/>
          </w:rPr>
          <w:fldChar w:fldCharType="end"/>
        </w:r>
      </w:ins>
    </w:p>
    <w:p w:rsidR="00753771" w:rsidRPr="007B261B" w:rsidRDefault="00753771">
      <w:pPr>
        <w:pStyle w:val="TOC3"/>
        <w:rPr>
          <w:ins w:id="321" w:author="Seabolt, Roy R.  (Harris)" w:date="2013-05-14T13:20:00Z"/>
          <w:rFonts w:ascii="Calibri" w:hAnsi="Calibri"/>
          <w:sz w:val="22"/>
          <w:szCs w:val="22"/>
        </w:rPr>
      </w:pPr>
      <w:ins w:id="322" w:author="Seabolt, Roy R.  (Harris)" w:date="2013-05-14T13:20:00Z">
        <w:r w:rsidRPr="003339CD">
          <w:rPr>
            <w:rStyle w:val="Hyperlink"/>
          </w:rPr>
          <w:lastRenderedPageBreak/>
          <w:fldChar w:fldCharType="begin"/>
        </w:r>
        <w:r w:rsidRPr="003339CD">
          <w:rPr>
            <w:rStyle w:val="Hyperlink"/>
          </w:rPr>
          <w:instrText xml:space="preserve"> </w:instrText>
        </w:r>
        <w:r>
          <w:instrText>HYPERLINK \l "_Toc356301028"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4.4.7</w:t>
        </w:r>
        <w:r w:rsidRPr="007B261B">
          <w:rPr>
            <w:rFonts w:ascii="Calibri" w:hAnsi="Calibri"/>
            <w:sz w:val="22"/>
            <w:szCs w:val="22"/>
          </w:rPr>
          <w:tab/>
        </w:r>
        <w:r w:rsidRPr="003339CD">
          <w:rPr>
            <w:rStyle w:val="Hyperlink"/>
          </w:rPr>
          <w:t>DICOM HL7 Segment and Field Dictionary</w:t>
        </w:r>
        <w:r>
          <w:rPr>
            <w:webHidden/>
          </w:rPr>
          <w:tab/>
        </w:r>
        <w:r>
          <w:rPr>
            <w:webHidden/>
          </w:rPr>
          <w:fldChar w:fldCharType="begin"/>
        </w:r>
        <w:r>
          <w:rPr>
            <w:webHidden/>
          </w:rPr>
          <w:instrText xml:space="preserve"> PAGEREF _Toc356301028 \h </w:instrText>
        </w:r>
        <w:r>
          <w:rPr>
            <w:webHidden/>
          </w:rPr>
        </w:r>
      </w:ins>
      <w:r>
        <w:rPr>
          <w:webHidden/>
        </w:rPr>
        <w:fldChar w:fldCharType="separate"/>
      </w:r>
      <w:ins w:id="323" w:author="Seabolt, Roy R.  (Harris)" w:date="2013-05-14T13:20:00Z">
        <w:r>
          <w:rPr>
            <w:webHidden/>
          </w:rPr>
          <w:t>59</w:t>
        </w:r>
        <w:r>
          <w:rPr>
            <w:webHidden/>
          </w:rPr>
          <w:fldChar w:fldCharType="end"/>
        </w:r>
        <w:r w:rsidRPr="003339CD">
          <w:rPr>
            <w:rStyle w:val="Hyperlink"/>
          </w:rPr>
          <w:fldChar w:fldCharType="end"/>
        </w:r>
      </w:ins>
    </w:p>
    <w:p w:rsidR="00753771" w:rsidRPr="007B261B" w:rsidRDefault="00753771">
      <w:pPr>
        <w:pStyle w:val="TOC3"/>
        <w:rPr>
          <w:ins w:id="324" w:author="Seabolt, Roy R.  (Harris)" w:date="2013-05-14T13:20:00Z"/>
          <w:rFonts w:ascii="Calibri" w:hAnsi="Calibri"/>
          <w:sz w:val="22"/>
          <w:szCs w:val="22"/>
        </w:rPr>
      </w:pPr>
      <w:ins w:id="325" w:author="Seabolt, Roy R.  (Harris)" w:date="2013-05-14T13:20:00Z">
        <w:r w:rsidRPr="003339CD">
          <w:rPr>
            <w:rStyle w:val="Hyperlink"/>
          </w:rPr>
          <w:fldChar w:fldCharType="begin"/>
        </w:r>
        <w:r w:rsidRPr="003339CD">
          <w:rPr>
            <w:rStyle w:val="Hyperlink"/>
          </w:rPr>
          <w:instrText xml:space="preserve"> </w:instrText>
        </w:r>
        <w:r>
          <w:instrText>HYPERLINK \l "_Toc356301029"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4.4.8</w:t>
        </w:r>
        <w:r w:rsidRPr="007B261B">
          <w:rPr>
            <w:rFonts w:ascii="Calibri" w:hAnsi="Calibri"/>
            <w:sz w:val="22"/>
            <w:szCs w:val="22"/>
          </w:rPr>
          <w:tab/>
        </w:r>
        <w:r w:rsidRPr="003339CD">
          <w:rPr>
            <w:rStyle w:val="Hyperlink"/>
          </w:rPr>
          <w:t>Instruments</w:t>
        </w:r>
        <w:r>
          <w:rPr>
            <w:webHidden/>
          </w:rPr>
          <w:tab/>
        </w:r>
        <w:r>
          <w:rPr>
            <w:webHidden/>
          </w:rPr>
          <w:fldChar w:fldCharType="begin"/>
        </w:r>
        <w:r>
          <w:rPr>
            <w:webHidden/>
          </w:rPr>
          <w:instrText xml:space="preserve"> PAGEREF _Toc356301029 \h </w:instrText>
        </w:r>
        <w:r>
          <w:rPr>
            <w:webHidden/>
          </w:rPr>
        </w:r>
      </w:ins>
      <w:r>
        <w:rPr>
          <w:webHidden/>
        </w:rPr>
        <w:fldChar w:fldCharType="separate"/>
      </w:r>
      <w:ins w:id="326" w:author="Seabolt, Roy R.  (Harris)" w:date="2013-05-14T13:20:00Z">
        <w:r>
          <w:rPr>
            <w:webHidden/>
          </w:rPr>
          <w:t>59</w:t>
        </w:r>
        <w:r>
          <w:rPr>
            <w:webHidden/>
          </w:rPr>
          <w:fldChar w:fldCharType="end"/>
        </w:r>
        <w:r w:rsidRPr="003339CD">
          <w:rPr>
            <w:rStyle w:val="Hyperlink"/>
          </w:rPr>
          <w:fldChar w:fldCharType="end"/>
        </w:r>
      </w:ins>
    </w:p>
    <w:p w:rsidR="00753771" w:rsidRPr="007B261B" w:rsidRDefault="00753771">
      <w:pPr>
        <w:pStyle w:val="TOC3"/>
        <w:rPr>
          <w:ins w:id="327" w:author="Seabolt, Roy R.  (Harris)" w:date="2013-05-14T13:20:00Z"/>
          <w:rFonts w:ascii="Calibri" w:hAnsi="Calibri"/>
          <w:sz w:val="22"/>
          <w:szCs w:val="22"/>
        </w:rPr>
      </w:pPr>
      <w:ins w:id="328" w:author="Seabolt, Roy R.  (Harris)" w:date="2013-05-14T13:20:00Z">
        <w:r w:rsidRPr="003339CD">
          <w:rPr>
            <w:rStyle w:val="Hyperlink"/>
          </w:rPr>
          <w:fldChar w:fldCharType="begin"/>
        </w:r>
        <w:r w:rsidRPr="003339CD">
          <w:rPr>
            <w:rStyle w:val="Hyperlink"/>
          </w:rPr>
          <w:instrText xml:space="preserve"> </w:instrText>
        </w:r>
        <w:r>
          <w:instrText>HYPERLINK \l "_Toc356301030"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4.4.9</w:t>
        </w:r>
        <w:r w:rsidRPr="007B261B">
          <w:rPr>
            <w:rFonts w:ascii="Calibri" w:hAnsi="Calibri"/>
            <w:sz w:val="22"/>
            <w:szCs w:val="22"/>
          </w:rPr>
          <w:tab/>
        </w:r>
        <w:r w:rsidRPr="003339CD">
          <w:rPr>
            <w:rStyle w:val="Hyperlink"/>
          </w:rPr>
          <w:t>Modalities</w:t>
        </w:r>
        <w:r>
          <w:rPr>
            <w:webHidden/>
          </w:rPr>
          <w:tab/>
        </w:r>
        <w:r>
          <w:rPr>
            <w:webHidden/>
          </w:rPr>
          <w:fldChar w:fldCharType="begin"/>
        </w:r>
        <w:r>
          <w:rPr>
            <w:webHidden/>
          </w:rPr>
          <w:instrText xml:space="preserve"> PAGEREF _Toc356301030 \h </w:instrText>
        </w:r>
        <w:r>
          <w:rPr>
            <w:webHidden/>
          </w:rPr>
        </w:r>
      </w:ins>
      <w:r>
        <w:rPr>
          <w:webHidden/>
        </w:rPr>
        <w:fldChar w:fldCharType="separate"/>
      </w:r>
      <w:ins w:id="329" w:author="Seabolt, Roy R.  (Harris)" w:date="2013-05-14T13:20:00Z">
        <w:r>
          <w:rPr>
            <w:webHidden/>
          </w:rPr>
          <w:t>59</w:t>
        </w:r>
        <w:r>
          <w:rPr>
            <w:webHidden/>
          </w:rPr>
          <w:fldChar w:fldCharType="end"/>
        </w:r>
        <w:r w:rsidRPr="003339CD">
          <w:rPr>
            <w:rStyle w:val="Hyperlink"/>
          </w:rPr>
          <w:fldChar w:fldCharType="end"/>
        </w:r>
      </w:ins>
    </w:p>
    <w:p w:rsidR="00753771" w:rsidRPr="007B261B" w:rsidRDefault="00753771">
      <w:pPr>
        <w:pStyle w:val="TOC3"/>
        <w:rPr>
          <w:ins w:id="330" w:author="Seabolt, Roy R.  (Harris)" w:date="2013-05-14T13:20:00Z"/>
          <w:rFonts w:ascii="Calibri" w:hAnsi="Calibri"/>
          <w:sz w:val="22"/>
          <w:szCs w:val="22"/>
        </w:rPr>
      </w:pPr>
      <w:ins w:id="331" w:author="Seabolt, Roy R.  (Harris)" w:date="2013-05-14T13:20:00Z">
        <w:r w:rsidRPr="003339CD">
          <w:rPr>
            <w:rStyle w:val="Hyperlink"/>
          </w:rPr>
          <w:fldChar w:fldCharType="begin"/>
        </w:r>
        <w:r w:rsidRPr="003339CD">
          <w:rPr>
            <w:rStyle w:val="Hyperlink"/>
          </w:rPr>
          <w:instrText xml:space="preserve"> </w:instrText>
        </w:r>
        <w:r>
          <w:instrText>HYPERLINK \l "_Toc356301031"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4.4.10</w:t>
        </w:r>
        <w:r w:rsidRPr="007B261B">
          <w:rPr>
            <w:rFonts w:ascii="Calibri" w:hAnsi="Calibri"/>
            <w:sz w:val="22"/>
            <w:szCs w:val="22"/>
          </w:rPr>
          <w:tab/>
        </w:r>
        <w:r w:rsidRPr="003339CD">
          <w:rPr>
            <w:rStyle w:val="Hyperlink"/>
          </w:rPr>
          <w:t>CT Conversion History</w:t>
        </w:r>
        <w:r>
          <w:rPr>
            <w:webHidden/>
          </w:rPr>
          <w:tab/>
        </w:r>
        <w:r>
          <w:rPr>
            <w:webHidden/>
          </w:rPr>
          <w:fldChar w:fldCharType="begin"/>
        </w:r>
        <w:r>
          <w:rPr>
            <w:webHidden/>
          </w:rPr>
          <w:instrText xml:space="preserve"> PAGEREF _Toc356301031 \h </w:instrText>
        </w:r>
        <w:r>
          <w:rPr>
            <w:webHidden/>
          </w:rPr>
        </w:r>
      </w:ins>
      <w:r>
        <w:rPr>
          <w:webHidden/>
        </w:rPr>
        <w:fldChar w:fldCharType="separate"/>
      </w:r>
      <w:ins w:id="332" w:author="Seabolt, Roy R.  (Harris)" w:date="2013-05-14T13:20:00Z">
        <w:r>
          <w:rPr>
            <w:webHidden/>
          </w:rPr>
          <w:t>60</w:t>
        </w:r>
        <w:r>
          <w:rPr>
            <w:webHidden/>
          </w:rPr>
          <w:fldChar w:fldCharType="end"/>
        </w:r>
        <w:r w:rsidRPr="003339CD">
          <w:rPr>
            <w:rStyle w:val="Hyperlink"/>
          </w:rPr>
          <w:fldChar w:fldCharType="end"/>
        </w:r>
      </w:ins>
    </w:p>
    <w:p w:rsidR="00753771" w:rsidRPr="007B261B" w:rsidRDefault="00753771">
      <w:pPr>
        <w:pStyle w:val="TOC3"/>
        <w:rPr>
          <w:ins w:id="333" w:author="Seabolt, Roy R.  (Harris)" w:date="2013-05-14T13:20:00Z"/>
          <w:rFonts w:ascii="Calibri" w:hAnsi="Calibri"/>
          <w:sz w:val="22"/>
          <w:szCs w:val="22"/>
        </w:rPr>
      </w:pPr>
      <w:ins w:id="334" w:author="Seabolt, Roy R.  (Harris)" w:date="2013-05-14T13:20:00Z">
        <w:r w:rsidRPr="003339CD">
          <w:rPr>
            <w:rStyle w:val="Hyperlink"/>
          </w:rPr>
          <w:fldChar w:fldCharType="begin"/>
        </w:r>
        <w:r w:rsidRPr="003339CD">
          <w:rPr>
            <w:rStyle w:val="Hyperlink"/>
          </w:rPr>
          <w:instrText xml:space="preserve"> </w:instrText>
        </w:r>
        <w:r>
          <w:instrText>HYPERLINK \l "_Toc356301032"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4.4.11</w:t>
        </w:r>
        <w:r w:rsidRPr="007B261B">
          <w:rPr>
            <w:rFonts w:ascii="Calibri" w:hAnsi="Calibri"/>
            <w:sz w:val="22"/>
            <w:szCs w:val="22"/>
          </w:rPr>
          <w:tab/>
        </w:r>
        <w:r w:rsidRPr="003339CD">
          <w:rPr>
            <w:rStyle w:val="Hyperlink"/>
          </w:rPr>
          <w:t>Modality Worklist</w:t>
        </w:r>
        <w:r>
          <w:rPr>
            <w:webHidden/>
          </w:rPr>
          <w:tab/>
        </w:r>
        <w:r>
          <w:rPr>
            <w:webHidden/>
          </w:rPr>
          <w:fldChar w:fldCharType="begin"/>
        </w:r>
        <w:r>
          <w:rPr>
            <w:webHidden/>
          </w:rPr>
          <w:instrText xml:space="preserve"> PAGEREF _Toc356301032 \h </w:instrText>
        </w:r>
        <w:r>
          <w:rPr>
            <w:webHidden/>
          </w:rPr>
        </w:r>
      </w:ins>
      <w:r>
        <w:rPr>
          <w:webHidden/>
        </w:rPr>
        <w:fldChar w:fldCharType="separate"/>
      </w:r>
      <w:ins w:id="335" w:author="Seabolt, Roy R.  (Harris)" w:date="2013-05-14T13:20:00Z">
        <w:r>
          <w:rPr>
            <w:webHidden/>
          </w:rPr>
          <w:t>60</w:t>
        </w:r>
        <w:r>
          <w:rPr>
            <w:webHidden/>
          </w:rPr>
          <w:fldChar w:fldCharType="end"/>
        </w:r>
        <w:r w:rsidRPr="003339CD">
          <w:rPr>
            <w:rStyle w:val="Hyperlink"/>
          </w:rPr>
          <w:fldChar w:fldCharType="end"/>
        </w:r>
      </w:ins>
    </w:p>
    <w:p w:rsidR="00753771" w:rsidRPr="007B261B" w:rsidRDefault="00753771">
      <w:pPr>
        <w:pStyle w:val="TOC3"/>
        <w:rPr>
          <w:ins w:id="336" w:author="Seabolt, Roy R.  (Harris)" w:date="2013-05-14T13:20:00Z"/>
          <w:rFonts w:ascii="Calibri" w:hAnsi="Calibri"/>
          <w:sz w:val="22"/>
          <w:szCs w:val="22"/>
        </w:rPr>
      </w:pPr>
      <w:ins w:id="337" w:author="Seabolt, Roy R.  (Harris)" w:date="2013-05-14T13:20:00Z">
        <w:r w:rsidRPr="003339CD">
          <w:rPr>
            <w:rStyle w:val="Hyperlink"/>
          </w:rPr>
          <w:fldChar w:fldCharType="begin"/>
        </w:r>
        <w:r w:rsidRPr="003339CD">
          <w:rPr>
            <w:rStyle w:val="Hyperlink"/>
          </w:rPr>
          <w:instrText xml:space="preserve"> </w:instrText>
        </w:r>
        <w:r>
          <w:instrText>HYPERLINK \l "_Toc356301033"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4.4.12</w:t>
        </w:r>
        <w:r w:rsidRPr="007B261B">
          <w:rPr>
            <w:rFonts w:ascii="Calibri" w:hAnsi="Calibri"/>
            <w:sz w:val="22"/>
            <w:szCs w:val="22"/>
          </w:rPr>
          <w:tab/>
        </w:r>
        <w:r w:rsidRPr="003339CD">
          <w:rPr>
            <w:rStyle w:val="Hyperlink"/>
          </w:rPr>
          <w:t>Port Numbers for Text Gateway sending messages to PACS</w:t>
        </w:r>
        <w:r>
          <w:rPr>
            <w:webHidden/>
          </w:rPr>
          <w:tab/>
        </w:r>
        <w:r>
          <w:rPr>
            <w:webHidden/>
          </w:rPr>
          <w:fldChar w:fldCharType="begin"/>
        </w:r>
        <w:r>
          <w:rPr>
            <w:webHidden/>
          </w:rPr>
          <w:instrText xml:space="preserve"> PAGEREF _Toc356301033 \h </w:instrText>
        </w:r>
        <w:r>
          <w:rPr>
            <w:webHidden/>
          </w:rPr>
        </w:r>
      </w:ins>
      <w:r>
        <w:rPr>
          <w:webHidden/>
        </w:rPr>
        <w:fldChar w:fldCharType="separate"/>
      </w:r>
      <w:ins w:id="338" w:author="Seabolt, Roy R.  (Harris)" w:date="2013-05-14T13:20:00Z">
        <w:r>
          <w:rPr>
            <w:webHidden/>
          </w:rPr>
          <w:t>60</w:t>
        </w:r>
        <w:r>
          <w:rPr>
            <w:webHidden/>
          </w:rPr>
          <w:fldChar w:fldCharType="end"/>
        </w:r>
        <w:r w:rsidRPr="003339CD">
          <w:rPr>
            <w:rStyle w:val="Hyperlink"/>
          </w:rPr>
          <w:fldChar w:fldCharType="end"/>
        </w:r>
      </w:ins>
    </w:p>
    <w:p w:rsidR="00753771" w:rsidRPr="007B261B" w:rsidRDefault="00753771">
      <w:pPr>
        <w:pStyle w:val="TOC3"/>
        <w:rPr>
          <w:ins w:id="339" w:author="Seabolt, Roy R.  (Harris)" w:date="2013-05-14T13:20:00Z"/>
          <w:rFonts w:ascii="Calibri" w:hAnsi="Calibri"/>
          <w:sz w:val="22"/>
          <w:szCs w:val="22"/>
        </w:rPr>
      </w:pPr>
      <w:ins w:id="340" w:author="Seabolt, Roy R.  (Harris)" w:date="2013-05-14T13:20:00Z">
        <w:r w:rsidRPr="003339CD">
          <w:rPr>
            <w:rStyle w:val="Hyperlink"/>
          </w:rPr>
          <w:fldChar w:fldCharType="begin"/>
        </w:r>
        <w:r w:rsidRPr="003339CD">
          <w:rPr>
            <w:rStyle w:val="Hyperlink"/>
          </w:rPr>
          <w:instrText xml:space="preserve"> </w:instrText>
        </w:r>
        <w:r>
          <w:instrText>HYPERLINK \l "_Toc356301034"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4.4.13</w:t>
        </w:r>
        <w:r w:rsidRPr="007B261B">
          <w:rPr>
            <w:rFonts w:ascii="Calibri" w:hAnsi="Calibri"/>
            <w:sz w:val="22"/>
            <w:szCs w:val="22"/>
          </w:rPr>
          <w:tab/>
        </w:r>
        <w:r w:rsidRPr="003339CD">
          <w:rPr>
            <w:rStyle w:val="Hyperlink"/>
          </w:rPr>
          <w:t>User Application Parameters</w:t>
        </w:r>
        <w:r>
          <w:rPr>
            <w:webHidden/>
          </w:rPr>
          <w:tab/>
        </w:r>
        <w:r>
          <w:rPr>
            <w:webHidden/>
          </w:rPr>
          <w:fldChar w:fldCharType="begin"/>
        </w:r>
        <w:r>
          <w:rPr>
            <w:webHidden/>
          </w:rPr>
          <w:instrText xml:space="preserve"> PAGEREF _Toc356301034 \h </w:instrText>
        </w:r>
        <w:r>
          <w:rPr>
            <w:webHidden/>
          </w:rPr>
        </w:r>
      </w:ins>
      <w:r>
        <w:rPr>
          <w:webHidden/>
        </w:rPr>
        <w:fldChar w:fldCharType="separate"/>
      </w:r>
      <w:ins w:id="341" w:author="Seabolt, Roy R.  (Harris)" w:date="2013-05-14T13:20:00Z">
        <w:r>
          <w:rPr>
            <w:webHidden/>
          </w:rPr>
          <w:t>60</w:t>
        </w:r>
        <w:r>
          <w:rPr>
            <w:webHidden/>
          </w:rPr>
          <w:fldChar w:fldCharType="end"/>
        </w:r>
        <w:r w:rsidRPr="003339CD">
          <w:rPr>
            <w:rStyle w:val="Hyperlink"/>
          </w:rPr>
          <w:fldChar w:fldCharType="end"/>
        </w:r>
      </w:ins>
    </w:p>
    <w:p w:rsidR="00753771" w:rsidRPr="007B261B" w:rsidRDefault="00753771">
      <w:pPr>
        <w:pStyle w:val="TOC3"/>
        <w:rPr>
          <w:ins w:id="342" w:author="Seabolt, Roy R.  (Harris)" w:date="2013-05-14T13:20:00Z"/>
          <w:rFonts w:ascii="Calibri" w:hAnsi="Calibri"/>
          <w:sz w:val="22"/>
          <w:szCs w:val="22"/>
        </w:rPr>
      </w:pPr>
      <w:ins w:id="343" w:author="Seabolt, Roy R.  (Harris)" w:date="2013-05-14T13:20:00Z">
        <w:r w:rsidRPr="003339CD">
          <w:rPr>
            <w:rStyle w:val="Hyperlink"/>
          </w:rPr>
          <w:fldChar w:fldCharType="begin"/>
        </w:r>
        <w:r w:rsidRPr="003339CD">
          <w:rPr>
            <w:rStyle w:val="Hyperlink"/>
          </w:rPr>
          <w:instrText xml:space="preserve"> </w:instrText>
        </w:r>
        <w:r>
          <w:instrText>HYPERLINK \l "_Toc356301035"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4.4.14</w:t>
        </w:r>
        <w:r w:rsidRPr="007B261B">
          <w:rPr>
            <w:rFonts w:ascii="Calibri" w:hAnsi="Calibri"/>
            <w:sz w:val="22"/>
            <w:szCs w:val="22"/>
          </w:rPr>
          <w:tab/>
        </w:r>
        <w:r w:rsidRPr="003339CD">
          <w:rPr>
            <w:rStyle w:val="Hyperlink"/>
          </w:rPr>
          <w:t>Provider Application Dictionary</w:t>
        </w:r>
        <w:r>
          <w:rPr>
            <w:webHidden/>
          </w:rPr>
          <w:tab/>
        </w:r>
        <w:r>
          <w:rPr>
            <w:webHidden/>
          </w:rPr>
          <w:fldChar w:fldCharType="begin"/>
        </w:r>
        <w:r>
          <w:rPr>
            <w:webHidden/>
          </w:rPr>
          <w:instrText xml:space="preserve"> PAGEREF _Toc356301035 \h </w:instrText>
        </w:r>
        <w:r>
          <w:rPr>
            <w:webHidden/>
          </w:rPr>
        </w:r>
      </w:ins>
      <w:r>
        <w:rPr>
          <w:webHidden/>
        </w:rPr>
        <w:fldChar w:fldCharType="separate"/>
      </w:r>
      <w:ins w:id="344" w:author="Seabolt, Roy R.  (Harris)" w:date="2013-05-14T13:20:00Z">
        <w:r>
          <w:rPr>
            <w:webHidden/>
          </w:rPr>
          <w:t>60</w:t>
        </w:r>
        <w:r>
          <w:rPr>
            <w:webHidden/>
          </w:rPr>
          <w:fldChar w:fldCharType="end"/>
        </w:r>
        <w:r w:rsidRPr="003339CD">
          <w:rPr>
            <w:rStyle w:val="Hyperlink"/>
          </w:rPr>
          <w:fldChar w:fldCharType="end"/>
        </w:r>
      </w:ins>
    </w:p>
    <w:p w:rsidR="00753771" w:rsidRPr="007B261B" w:rsidRDefault="00753771">
      <w:pPr>
        <w:pStyle w:val="TOC3"/>
        <w:rPr>
          <w:ins w:id="345" w:author="Seabolt, Roy R.  (Harris)" w:date="2013-05-14T13:20:00Z"/>
          <w:rFonts w:ascii="Calibri" w:hAnsi="Calibri"/>
          <w:sz w:val="22"/>
          <w:szCs w:val="22"/>
        </w:rPr>
      </w:pPr>
      <w:ins w:id="346" w:author="Seabolt, Roy R.  (Harris)" w:date="2013-05-14T13:20:00Z">
        <w:r w:rsidRPr="003339CD">
          <w:rPr>
            <w:rStyle w:val="Hyperlink"/>
          </w:rPr>
          <w:fldChar w:fldCharType="begin"/>
        </w:r>
        <w:r w:rsidRPr="003339CD">
          <w:rPr>
            <w:rStyle w:val="Hyperlink"/>
          </w:rPr>
          <w:instrText xml:space="preserve"> </w:instrText>
        </w:r>
        <w:r>
          <w:instrText>HYPERLINK \l "_Toc356301036"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4.4.15</w:t>
        </w:r>
        <w:r w:rsidRPr="007B261B">
          <w:rPr>
            <w:rFonts w:ascii="Calibri" w:hAnsi="Calibri"/>
            <w:sz w:val="22"/>
            <w:szCs w:val="22"/>
          </w:rPr>
          <w:tab/>
        </w:r>
        <w:r w:rsidRPr="003339CD">
          <w:rPr>
            <w:rStyle w:val="Hyperlink"/>
          </w:rPr>
          <w:t>Application Entity Title Dictionary</w:t>
        </w:r>
        <w:r>
          <w:rPr>
            <w:webHidden/>
          </w:rPr>
          <w:tab/>
        </w:r>
        <w:r>
          <w:rPr>
            <w:webHidden/>
          </w:rPr>
          <w:fldChar w:fldCharType="begin"/>
        </w:r>
        <w:r>
          <w:rPr>
            <w:webHidden/>
          </w:rPr>
          <w:instrText xml:space="preserve"> PAGEREF _Toc356301036 \h </w:instrText>
        </w:r>
        <w:r>
          <w:rPr>
            <w:webHidden/>
          </w:rPr>
        </w:r>
      </w:ins>
      <w:r>
        <w:rPr>
          <w:webHidden/>
        </w:rPr>
        <w:fldChar w:fldCharType="separate"/>
      </w:r>
      <w:ins w:id="347" w:author="Seabolt, Roy R.  (Harris)" w:date="2013-05-14T13:20:00Z">
        <w:r>
          <w:rPr>
            <w:webHidden/>
          </w:rPr>
          <w:t>61</w:t>
        </w:r>
        <w:r>
          <w:rPr>
            <w:webHidden/>
          </w:rPr>
          <w:fldChar w:fldCharType="end"/>
        </w:r>
        <w:r w:rsidRPr="003339CD">
          <w:rPr>
            <w:rStyle w:val="Hyperlink"/>
          </w:rPr>
          <w:fldChar w:fldCharType="end"/>
        </w:r>
      </w:ins>
    </w:p>
    <w:p w:rsidR="00753771" w:rsidRPr="007B261B" w:rsidRDefault="00753771">
      <w:pPr>
        <w:pStyle w:val="TOC3"/>
        <w:rPr>
          <w:ins w:id="348" w:author="Seabolt, Roy R.  (Harris)" w:date="2013-05-14T13:20:00Z"/>
          <w:rFonts w:ascii="Calibri" w:hAnsi="Calibri"/>
          <w:sz w:val="22"/>
          <w:szCs w:val="22"/>
        </w:rPr>
      </w:pPr>
      <w:ins w:id="349" w:author="Seabolt, Roy R.  (Harris)" w:date="2013-05-14T13:20:00Z">
        <w:r w:rsidRPr="003339CD">
          <w:rPr>
            <w:rStyle w:val="Hyperlink"/>
          </w:rPr>
          <w:fldChar w:fldCharType="begin"/>
        </w:r>
        <w:r w:rsidRPr="003339CD">
          <w:rPr>
            <w:rStyle w:val="Hyperlink"/>
          </w:rPr>
          <w:instrText xml:space="preserve"> </w:instrText>
        </w:r>
        <w:r>
          <w:instrText>HYPERLINK \l "_Toc356301037"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4.4.16</w:t>
        </w:r>
        <w:r w:rsidRPr="007B261B">
          <w:rPr>
            <w:rFonts w:ascii="Calibri" w:hAnsi="Calibri"/>
            <w:sz w:val="22"/>
            <w:szCs w:val="22"/>
          </w:rPr>
          <w:tab/>
        </w:r>
        <w:r w:rsidRPr="003339CD">
          <w:rPr>
            <w:rStyle w:val="Hyperlink"/>
          </w:rPr>
          <w:t>Data Transfer</w:t>
        </w:r>
        <w:r>
          <w:rPr>
            <w:webHidden/>
          </w:rPr>
          <w:tab/>
        </w:r>
        <w:r>
          <w:rPr>
            <w:webHidden/>
          </w:rPr>
          <w:fldChar w:fldCharType="begin"/>
        </w:r>
        <w:r>
          <w:rPr>
            <w:webHidden/>
          </w:rPr>
          <w:instrText xml:space="preserve"> PAGEREF _Toc356301037 \h </w:instrText>
        </w:r>
        <w:r>
          <w:rPr>
            <w:webHidden/>
          </w:rPr>
        </w:r>
      </w:ins>
      <w:r>
        <w:rPr>
          <w:webHidden/>
        </w:rPr>
        <w:fldChar w:fldCharType="separate"/>
      </w:r>
      <w:ins w:id="350" w:author="Seabolt, Roy R.  (Harris)" w:date="2013-05-14T13:20:00Z">
        <w:r>
          <w:rPr>
            <w:webHidden/>
          </w:rPr>
          <w:t>61</w:t>
        </w:r>
        <w:r>
          <w:rPr>
            <w:webHidden/>
          </w:rPr>
          <w:fldChar w:fldCharType="end"/>
        </w:r>
        <w:r w:rsidRPr="003339CD">
          <w:rPr>
            <w:rStyle w:val="Hyperlink"/>
          </w:rPr>
          <w:fldChar w:fldCharType="end"/>
        </w:r>
      </w:ins>
    </w:p>
    <w:p w:rsidR="00753771" w:rsidRPr="007B261B" w:rsidRDefault="00753771">
      <w:pPr>
        <w:pStyle w:val="TOC2"/>
        <w:rPr>
          <w:ins w:id="351" w:author="Seabolt, Roy R.  (Harris)" w:date="2013-05-14T13:20:00Z"/>
          <w:rFonts w:ascii="Calibri" w:hAnsi="Calibri"/>
          <w:sz w:val="22"/>
          <w:szCs w:val="22"/>
        </w:rPr>
      </w:pPr>
      <w:ins w:id="352" w:author="Seabolt, Roy R.  (Harris)" w:date="2013-05-14T13:20:00Z">
        <w:r w:rsidRPr="003339CD">
          <w:rPr>
            <w:rStyle w:val="Hyperlink"/>
          </w:rPr>
          <w:fldChar w:fldCharType="begin"/>
        </w:r>
        <w:r w:rsidRPr="003339CD">
          <w:rPr>
            <w:rStyle w:val="Hyperlink"/>
          </w:rPr>
          <w:instrText xml:space="preserve"> </w:instrText>
        </w:r>
        <w:r>
          <w:instrText>HYPERLINK \l "_Toc356301038"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4.5</w:t>
        </w:r>
        <w:r w:rsidRPr="007B261B">
          <w:rPr>
            <w:rFonts w:ascii="Calibri" w:hAnsi="Calibri"/>
            <w:sz w:val="22"/>
            <w:szCs w:val="22"/>
          </w:rPr>
          <w:tab/>
        </w:r>
        <w:r w:rsidRPr="003339CD">
          <w:rPr>
            <w:rStyle w:val="Hyperlink"/>
          </w:rPr>
          <w:t>Automatically Generating Instrument Shortcut Icons</w:t>
        </w:r>
        <w:r>
          <w:rPr>
            <w:webHidden/>
          </w:rPr>
          <w:tab/>
        </w:r>
        <w:r>
          <w:rPr>
            <w:webHidden/>
          </w:rPr>
          <w:fldChar w:fldCharType="begin"/>
        </w:r>
        <w:r>
          <w:rPr>
            <w:webHidden/>
          </w:rPr>
          <w:instrText xml:space="preserve"> PAGEREF _Toc356301038 \h </w:instrText>
        </w:r>
        <w:r>
          <w:rPr>
            <w:webHidden/>
          </w:rPr>
        </w:r>
      </w:ins>
      <w:r>
        <w:rPr>
          <w:webHidden/>
        </w:rPr>
        <w:fldChar w:fldCharType="separate"/>
      </w:r>
      <w:ins w:id="353" w:author="Seabolt, Roy R.  (Harris)" w:date="2013-05-14T13:20:00Z">
        <w:r>
          <w:rPr>
            <w:webHidden/>
          </w:rPr>
          <w:t>61</w:t>
        </w:r>
        <w:r>
          <w:rPr>
            <w:webHidden/>
          </w:rPr>
          <w:fldChar w:fldCharType="end"/>
        </w:r>
        <w:r w:rsidRPr="003339CD">
          <w:rPr>
            <w:rStyle w:val="Hyperlink"/>
          </w:rPr>
          <w:fldChar w:fldCharType="end"/>
        </w:r>
      </w:ins>
    </w:p>
    <w:p w:rsidR="00753771" w:rsidRPr="007B261B" w:rsidRDefault="00753771">
      <w:pPr>
        <w:pStyle w:val="TOC2"/>
        <w:rPr>
          <w:ins w:id="354" w:author="Seabolt, Roy R.  (Harris)" w:date="2013-05-14T13:20:00Z"/>
          <w:rFonts w:ascii="Calibri" w:hAnsi="Calibri"/>
          <w:sz w:val="22"/>
          <w:szCs w:val="22"/>
        </w:rPr>
      </w:pPr>
      <w:ins w:id="355" w:author="Seabolt, Roy R.  (Harris)" w:date="2013-05-14T13:20:00Z">
        <w:r w:rsidRPr="003339CD">
          <w:rPr>
            <w:rStyle w:val="Hyperlink"/>
          </w:rPr>
          <w:fldChar w:fldCharType="begin"/>
        </w:r>
        <w:r w:rsidRPr="003339CD">
          <w:rPr>
            <w:rStyle w:val="Hyperlink"/>
          </w:rPr>
          <w:instrText xml:space="preserve"> </w:instrText>
        </w:r>
        <w:r>
          <w:instrText>HYPERLINK \l "_Toc356301039"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4.6</w:t>
        </w:r>
        <w:r w:rsidRPr="007B261B">
          <w:rPr>
            <w:rFonts w:ascii="Calibri" w:hAnsi="Calibri"/>
            <w:sz w:val="22"/>
            <w:szCs w:val="22"/>
          </w:rPr>
          <w:tab/>
        </w:r>
        <w:r w:rsidRPr="003339CD">
          <w:rPr>
            <w:rStyle w:val="Hyperlink"/>
          </w:rPr>
          <w:t>Adding DICOM Application Entities to the HOSTS file</w:t>
        </w:r>
        <w:r>
          <w:rPr>
            <w:webHidden/>
          </w:rPr>
          <w:tab/>
        </w:r>
        <w:r>
          <w:rPr>
            <w:webHidden/>
          </w:rPr>
          <w:fldChar w:fldCharType="begin"/>
        </w:r>
        <w:r>
          <w:rPr>
            <w:webHidden/>
          </w:rPr>
          <w:instrText xml:space="preserve"> PAGEREF _Toc356301039 \h </w:instrText>
        </w:r>
        <w:r>
          <w:rPr>
            <w:webHidden/>
          </w:rPr>
        </w:r>
      </w:ins>
      <w:r>
        <w:rPr>
          <w:webHidden/>
        </w:rPr>
        <w:fldChar w:fldCharType="separate"/>
      </w:r>
      <w:ins w:id="356" w:author="Seabolt, Roy R.  (Harris)" w:date="2013-05-14T13:20:00Z">
        <w:r>
          <w:rPr>
            <w:webHidden/>
          </w:rPr>
          <w:t>62</w:t>
        </w:r>
        <w:r>
          <w:rPr>
            <w:webHidden/>
          </w:rPr>
          <w:fldChar w:fldCharType="end"/>
        </w:r>
        <w:r w:rsidRPr="003339CD">
          <w:rPr>
            <w:rStyle w:val="Hyperlink"/>
          </w:rPr>
          <w:fldChar w:fldCharType="end"/>
        </w:r>
      </w:ins>
    </w:p>
    <w:p w:rsidR="00753771" w:rsidRPr="007B261B" w:rsidRDefault="00753771">
      <w:pPr>
        <w:pStyle w:val="TOC2"/>
        <w:rPr>
          <w:ins w:id="357" w:author="Seabolt, Roy R.  (Harris)" w:date="2013-05-14T13:20:00Z"/>
          <w:rFonts w:ascii="Calibri" w:hAnsi="Calibri"/>
          <w:sz w:val="22"/>
          <w:szCs w:val="22"/>
        </w:rPr>
      </w:pPr>
      <w:ins w:id="358" w:author="Seabolt, Roy R.  (Harris)" w:date="2013-05-14T13:20:00Z">
        <w:r w:rsidRPr="003339CD">
          <w:rPr>
            <w:rStyle w:val="Hyperlink"/>
          </w:rPr>
          <w:fldChar w:fldCharType="begin"/>
        </w:r>
        <w:r w:rsidRPr="003339CD">
          <w:rPr>
            <w:rStyle w:val="Hyperlink"/>
          </w:rPr>
          <w:instrText xml:space="preserve"> </w:instrText>
        </w:r>
        <w:r>
          <w:instrText>HYPERLINK \l "_Toc356301040"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4.7</w:t>
        </w:r>
        <w:r w:rsidRPr="007B261B">
          <w:rPr>
            <w:rFonts w:ascii="Calibri" w:hAnsi="Calibri"/>
            <w:sz w:val="22"/>
            <w:szCs w:val="22"/>
          </w:rPr>
          <w:tab/>
        </w:r>
        <w:r w:rsidRPr="003339CD">
          <w:rPr>
            <w:rStyle w:val="Hyperlink"/>
          </w:rPr>
          <w:t>M Security – Programmer Access Code and Tied Terminal Table</w:t>
        </w:r>
        <w:r>
          <w:rPr>
            <w:webHidden/>
          </w:rPr>
          <w:tab/>
        </w:r>
        <w:r>
          <w:rPr>
            <w:webHidden/>
          </w:rPr>
          <w:fldChar w:fldCharType="begin"/>
        </w:r>
        <w:r>
          <w:rPr>
            <w:webHidden/>
          </w:rPr>
          <w:instrText xml:space="preserve"> PAGEREF _Toc356301040 \h </w:instrText>
        </w:r>
        <w:r>
          <w:rPr>
            <w:webHidden/>
          </w:rPr>
        </w:r>
      </w:ins>
      <w:r>
        <w:rPr>
          <w:webHidden/>
        </w:rPr>
        <w:fldChar w:fldCharType="separate"/>
      </w:r>
      <w:ins w:id="359" w:author="Seabolt, Roy R.  (Harris)" w:date="2013-05-14T13:20:00Z">
        <w:r>
          <w:rPr>
            <w:webHidden/>
          </w:rPr>
          <w:t>63</w:t>
        </w:r>
        <w:r>
          <w:rPr>
            <w:webHidden/>
          </w:rPr>
          <w:fldChar w:fldCharType="end"/>
        </w:r>
        <w:r w:rsidRPr="003339CD">
          <w:rPr>
            <w:rStyle w:val="Hyperlink"/>
          </w:rPr>
          <w:fldChar w:fldCharType="end"/>
        </w:r>
      </w:ins>
    </w:p>
    <w:p w:rsidR="00753771" w:rsidRPr="007B261B" w:rsidRDefault="00753771">
      <w:pPr>
        <w:pStyle w:val="TOC2"/>
        <w:rPr>
          <w:ins w:id="360" w:author="Seabolt, Roy R.  (Harris)" w:date="2013-05-14T13:20:00Z"/>
          <w:rFonts w:ascii="Calibri" w:hAnsi="Calibri"/>
          <w:sz w:val="22"/>
          <w:szCs w:val="22"/>
        </w:rPr>
      </w:pPr>
      <w:ins w:id="361" w:author="Seabolt, Roy R.  (Harris)" w:date="2013-05-14T13:20:00Z">
        <w:r w:rsidRPr="003339CD">
          <w:rPr>
            <w:rStyle w:val="Hyperlink"/>
          </w:rPr>
          <w:fldChar w:fldCharType="begin"/>
        </w:r>
        <w:r w:rsidRPr="003339CD">
          <w:rPr>
            <w:rStyle w:val="Hyperlink"/>
          </w:rPr>
          <w:instrText xml:space="preserve"> </w:instrText>
        </w:r>
        <w:r>
          <w:instrText>HYPERLINK \l "_Toc356301041"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4.8</w:t>
        </w:r>
        <w:r w:rsidRPr="007B261B">
          <w:rPr>
            <w:rFonts w:ascii="Calibri" w:hAnsi="Calibri"/>
            <w:sz w:val="22"/>
            <w:szCs w:val="22"/>
          </w:rPr>
          <w:tab/>
        </w:r>
        <w:r w:rsidRPr="003339CD">
          <w:rPr>
            <w:rStyle w:val="Hyperlink"/>
          </w:rPr>
          <w:t>Personal Preferences</w:t>
        </w:r>
        <w:r>
          <w:rPr>
            <w:webHidden/>
          </w:rPr>
          <w:tab/>
        </w:r>
        <w:r>
          <w:rPr>
            <w:webHidden/>
          </w:rPr>
          <w:fldChar w:fldCharType="begin"/>
        </w:r>
        <w:r>
          <w:rPr>
            <w:webHidden/>
          </w:rPr>
          <w:instrText xml:space="preserve"> PAGEREF _Toc356301041 \h </w:instrText>
        </w:r>
        <w:r>
          <w:rPr>
            <w:webHidden/>
          </w:rPr>
        </w:r>
      </w:ins>
      <w:r>
        <w:rPr>
          <w:webHidden/>
        </w:rPr>
        <w:fldChar w:fldCharType="separate"/>
      </w:r>
      <w:ins w:id="362" w:author="Seabolt, Roy R.  (Harris)" w:date="2013-05-14T13:20:00Z">
        <w:r>
          <w:rPr>
            <w:webHidden/>
          </w:rPr>
          <w:t>64</w:t>
        </w:r>
        <w:r>
          <w:rPr>
            <w:webHidden/>
          </w:rPr>
          <w:fldChar w:fldCharType="end"/>
        </w:r>
        <w:r w:rsidRPr="003339CD">
          <w:rPr>
            <w:rStyle w:val="Hyperlink"/>
          </w:rPr>
          <w:fldChar w:fldCharType="end"/>
        </w:r>
      </w:ins>
    </w:p>
    <w:p w:rsidR="00753771" w:rsidRPr="007B261B" w:rsidRDefault="00753771">
      <w:pPr>
        <w:pStyle w:val="TOC2"/>
        <w:rPr>
          <w:ins w:id="363" w:author="Seabolt, Roy R.  (Harris)" w:date="2013-05-14T13:20:00Z"/>
          <w:rFonts w:ascii="Calibri" w:hAnsi="Calibri"/>
          <w:sz w:val="22"/>
          <w:szCs w:val="22"/>
        </w:rPr>
      </w:pPr>
      <w:ins w:id="364" w:author="Seabolt, Roy R.  (Harris)" w:date="2013-05-14T13:20:00Z">
        <w:r w:rsidRPr="003339CD">
          <w:rPr>
            <w:rStyle w:val="Hyperlink"/>
          </w:rPr>
          <w:fldChar w:fldCharType="begin"/>
        </w:r>
        <w:r w:rsidRPr="003339CD">
          <w:rPr>
            <w:rStyle w:val="Hyperlink"/>
          </w:rPr>
          <w:instrText xml:space="preserve"> </w:instrText>
        </w:r>
        <w:r>
          <w:instrText>HYPERLINK \l "_Toc356301042"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4.9</w:t>
        </w:r>
        <w:r w:rsidRPr="007B261B">
          <w:rPr>
            <w:rFonts w:ascii="Calibri" w:hAnsi="Calibri"/>
            <w:sz w:val="22"/>
            <w:szCs w:val="22"/>
          </w:rPr>
          <w:tab/>
        </w:r>
        <w:r w:rsidRPr="003339CD">
          <w:rPr>
            <w:rStyle w:val="Hyperlink"/>
          </w:rPr>
          <w:t>Recommended Icons</w:t>
        </w:r>
        <w:r>
          <w:rPr>
            <w:webHidden/>
          </w:rPr>
          <w:tab/>
        </w:r>
        <w:r>
          <w:rPr>
            <w:webHidden/>
          </w:rPr>
          <w:fldChar w:fldCharType="begin"/>
        </w:r>
        <w:r>
          <w:rPr>
            <w:webHidden/>
          </w:rPr>
          <w:instrText xml:space="preserve"> PAGEREF _Toc356301042 \h </w:instrText>
        </w:r>
        <w:r>
          <w:rPr>
            <w:webHidden/>
          </w:rPr>
        </w:r>
      </w:ins>
      <w:r>
        <w:rPr>
          <w:webHidden/>
        </w:rPr>
        <w:fldChar w:fldCharType="separate"/>
      </w:r>
      <w:ins w:id="365" w:author="Seabolt, Roy R.  (Harris)" w:date="2013-05-14T13:20:00Z">
        <w:r>
          <w:rPr>
            <w:webHidden/>
          </w:rPr>
          <w:t>65</w:t>
        </w:r>
        <w:r>
          <w:rPr>
            <w:webHidden/>
          </w:rPr>
          <w:fldChar w:fldCharType="end"/>
        </w:r>
        <w:r w:rsidRPr="003339CD">
          <w:rPr>
            <w:rStyle w:val="Hyperlink"/>
          </w:rPr>
          <w:fldChar w:fldCharType="end"/>
        </w:r>
      </w:ins>
    </w:p>
    <w:p w:rsidR="00753771" w:rsidRPr="007B261B" w:rsidRDefault="00753771">
      <w:pPr>
        <w:pStyle w:val="TOC1"/>
        <w:rPr>
          <w:ins w:id="366" w:author="Seabolt, Roy R.  (Harris)" w:date="2013-05-14T13:20:00Z"/>
          <w:rFonts w:ascii="Calibri" w:hAnsi="Calibri"/>
          <w:b w:val="0"/>
          <w:sz w:val="22"/>
          <w:szCs w:val="22"/>
        </w:rPr>
      </w:pPr>
      <w:ins w:id="367" w:author="Seabolt, Roy R.  (Harris)" w:date="2013-05-14T13:20:00Z">
        <w:r w:rsidRPr="003339CD">
          <w:rPr>
            <w:rStyle w:val="Hyperlink"/>
          </w:rPr>
          <w:fldChar w:fldCharType="begin"/>
        </w:r>
        <w:r w:rsidRPr="003339CD">
          <w:rPr>
            <w:rStyle w:val="Hyperlink"/>
          </w:rPr>
          <w:instrText xml:space="preserve"> </w:instrText>
        </w:r>
        <w:r>
          <w:instrText>HYPERLINK \l "_Toc356301043"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Chapter 5</w:t>
        </w:r>
        <w:r w:rsidRPr="007B261B">
          <w:rPr>
            <w:rFonts w:ascii="Calibri" w:hAnsi="Calibri"/>
            <w:b w:val="0"/>
            <w:sz w:val="22"/>
            <w:szCs w:val="22"/>
          </w:rPr>
          <w:tab/>
        </w:r>
        <w:r w:rsidRPr="003339CD">
          <w:rPr>
            <w:rStyle w:val="Hyperlink"/>
          </w:rPr>
          <w:t>KIDS Package to Install in the VistA System</w:t>
        </w:r>
        <w:r>
          <w:rPr>
            <w:webHidden/>
          </w:rPr>
          <w:tab/>
        </w:r>
        <w:r>
          <w:rPr>
            <w:webHidden/>
          </w:rPr>
          <w:fldChar w:fldCharType="begin"/>
        </w:r>
        <w:r>
          <w:rPr>
            <w:webHidden/>
          </w:rPr>
          <w:instrText xml:space="preserve"> PAGEREF _Toc356301043 \h </w:instrText>
        </w:r>
        <w:r>
          <w:rPr>
            <w:webHidden/>
          </w:rPr>
        </w:r>
      </w:ins>
      <w:r>
        <w:rPr>
          <w:webHidden/>
        </w:rPr>
        <w:fldChar w:fldCharType="separate"/>
      </w:r>
      <w:ins w:id="368" w:author="Seabolt, Roy R.  (Harris)" w:date="2013-05-14T13:20:00Z">
        <w:r>
          <w:rPr>
            <w:webHidden/>
          </w:rPr>
          <w:t>67</w:t>
        </w:r>
        <w:r>
          <w:rPr>
            <w:webHidden/>
          </w:rPr>
          <w:fldChar w:fldCharType="end"/>
        </w:r>
        <w:r w:rsidRPr="003339CD">
          <w:rPr>
            <w:rStyle w:val="Hyperlink"/>
          </w:rPr>
          <w:fldChar w:fldCharType="end"/>
        </w:r>
      </w:ins>
    </w:p>
    <w:p w:rsidR="00753771" w:rsidRPr="007B261B" w:rsidRDefault="00753771">
      <w:pPr>
        <w:pStyle w:val="TOC2"/>
        <w:rPr>
          <w:ins w:id="369" w:author="Seabolt, Roy R.  (Harris)" w:date="2013-05-14T13:20:00Z"/>
          <w:rFonts w:ascii="Calibri" w:hAnsi="Calibri"/>
          <w:sz w:val="22"/>
          <w:szCs w:val="22"/>
        </w:rPr>
      </w:pPr>
      <w:ins w:id="370" w:author="Seabolt, Roy R.  (Harris)" w:date="2013-05-14T13:20:00Z">
        <w:r w:rsidRPr="003339CD">
          <w:rPr>
            <w:rStyle w:val="Hyperlink"/>
          </w:rPr>
          <w:fldChar w:fldCharType="begin"/>
        </w:r>
        <w:r w:rsidRPr="003339CD">
          <w:rPr>
            <w:rStyle w:val="Hyperlink"/>
          </w:rPr>
          <w:instrText xml:space="preserve"> </w:instrText>
        </w:r>
        <w:r>
          <w:instrText>HYPERLINK \l "_Toc356301044"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5.1</w:t>
        </w:r>
        <w:r w:rsidRPr="007B261B">
          <w:rPr>
            <w:rFonts w:ascii="Calibri" w:hAnsi="Calibri"/>
            <w:sz w:val="22"/>
            <w:szCs w:val="22"/>
          </w:rPr>
          <w:tab/>
        </w:r>
        <w:r w:rsidRPr="003339CD">
          <w:rPr>
            <w:rStyle w:val="Hyperlink"/>
          </w:rPr>
          <w:t>VistA -PACS Radiology Interface Setup Instructions</w:t>
        </w:r>
        <w:r>
          <w:rPr>
            <w:webHidden/>
          </w:rPr>
          <w:tab/>
        </w:r>
        <w:r>
          <w:rPr>
            <w:webHidden/>
          </w:rPr>
          <w:fldChar w:fldCharType="begin"/>
        </w:r>
        <w:r>
          <w:rPr>
            <w:webHidden/>
          </w:rPr>
          <w:instrText xml:space="preserve"> PAGEREF _Toc356301044 \h </w:instrText>
        </w:r>
        <w:r>
          <w:rPr>
            <w:webHidden/>
          </w:rPr>
        </w:r>
      </w:ins>
      <w:r>
        <w:rPr>
          <w:webHidden/>
        </w:rPr>
        <w:fldChar w:fldCharType="separate"/>
      </w:r>
      <w:ins w:id="371" w:author="Seabolt, Roy R.  (Harris)" w:date="2013-05-14T13:20:00Z">
        <w:r>
          <w:rPr>
            <w:webHidden/>
          </w:rPr>
          <w:t>67</w:t>
        </w:r>
        <w:r>
          <w:rPr>
            <w:webHidden/>
          </w:rPr>
          <w:fldChar w:fldCharType="end"/>
        </w:r>
        <w:r w:rsidRPr="003339CD">
          <w:rPr>
            <w:rStyle w:val="Hyperlink"/>
          </w:rPr>
          <w:fldChar w:fldCharType="end"/>
        </w:r>
      </w:ins>
    </w:p>
    <w:p w:rsidR="00753771" w:rsidRPr="007B261B" w:rsidRDefault="00753771">
      <w:pPr>
        <w:pStyle w:val="TOC3"/>
        <w:rPr>
          <w:ins w:id="372" w:author="Seabolt, Roy R.  (Harris)" w:date="2013-05-14T13:20:00Z"/>
          <w:rFonts w:ascii="Calibri" w:hAnsi="Calibri"/>
          <w:sz w:val="22"/>
          <w:szCs w:val="22"/>
        </w:rPr>
      </w:pPr>
      <w:ins w:id="373" w:author="Seabolt, Roy R.  (Harris)" w:date="2013-05-14T13:20:00Z">
        <w:r w:rsidRPr="003339CD">
          <w:rPr>
            <w:rStyle w:val="Hyperlink"/>
          </w:rPr>
          <w:fldChar w:fldCharType="begin"/>
        </w:r>
        <w:r w:rsidRPr="003339CD">
          <w:rPr>
            <w:rStyle w:val="Hyperlink"/>
          </w:rPr>
          <w:instrText xml:space="preserve"> </w:instrText>
        </w:r>
        <w:r>
          <w:instrText>HYPERLINK \l "_Toc356301045"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5.1.1</w:t>
        </w:r>
        <w:r w:rsidRPr="007B261B">
          <w:rPr>
            <w:rFonts w:ascii="Calibri" w:hAnsi="Calibri"/>
            <w:sz w:val="22"/>
            <w:szCs w:val="22"/>
          </w:rPr>
          <w:tab/>
        </w:r>
        <w:r w:rsidRPr="003339CD">
          <w:rPr>
            <w:rStyle w:val="Hyperlink"/>
          </w:rPr>
          <w:t>Step 1</w:t>
        </w:r>
        <w:r>
          <w:rPr>
            <w:webHidden/>
          </w:rPr>
          <w:tab/>
        </w:r>
        <w:r>
          <w:rPr>
            <w:webHidden/>
          </w:rPr>
          <w:fldChar w:fldCharType="begin"/>
        </w:r>
        <w:r>
          <w:rPr>
            <w:webHidden/>
          </w:rPr>
          <w:instrText xml:space="preserve"> PAGEREF _Toc356301045 \h </w:instrText>
        </w:r>
        <w:r>
          <w:rPr>
            <w:webHidden/>
          </w:rPr>
        </w:r>
      </w:ins>
      <w:r>
        <w:rPr>
          <w:webHidden/>
        </w:rPr>
        <w:fldChar w:fldCharType="separate"/>
      </w:r>
      <w:ins w:id="374" w:author="Seabolt, Roy R.  (Harris)" w:date="2013-05-14T13:20:00Z">
        <w:r>
          <w:rPr>
            <w:webHidden/>
          </w:rPr>
          <w:t>67</w:t>
        </w:r>
        <w:r>
          <w:rPr>
            <w:webHidden/>
          </w:rPr>
          <w:fldChar w:fldCharType="end"/>
        </w:r>
        <w:r w:rsidRPr="003339CD">
          <w:rPr>
            <w:rStyle w:val="Hyperlink"/>
          </w:rPr>
          <w:fldChar w:fldCharType="end"/>
        </w:r>
      </w:ins>
    </w:p>
    <w:p w:rsidR="00753771" w:rsidRPr="007B261B" w:rsidRDefault="00753771">
      <w:pPr>
        <w:pStyle w:val="TOC3"/>
        <w:rPr>
          <w:ins w:id="375" w:author="Seabolt, Roy R.  (Harris)" w:date="2013-05-14T13:20:00Z"/>
          <w:rFonts w:ascii="Calibri" w:hAnsi="Calibri"/>
          <w:sz w:val="22"/>
          <w:szCs w:val="22"/>
        </w:rPr>
      </w:pPr>
      <w:ins w:id="376" w:author="Seabolt, Roy R.  (Harris)" w:date="2013-05-14T13:20:00Z">
        <w:r w:rsidRPr="003339CD">
          <w:rPr>
            <w:rStyle w:val="Hyperlink"/>
          </w:rPr>
          <w:fldChar w:fldCharType="begin"/>
        </w:r>
        <w:r w:rsidRPr="003339CD">
          <w:rPr>
            <w:rStyle w:val="Hyperlink"/>
          </w:rPr>
          <w:instrText xml:space="preserve"> </w:instrText>
        </w:r>
        <w:r>
          <w:instrText>HYPERLINK \l "_Toc356301046"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5.1.2</w:t>
        </w:r>
        <w:r w:rsidRPr="007B261B">
          <w:rPr>
            <w:rFonts w:ascii="Calibri" w:hAnsi="Calibri"/>
            <w:sz w:val="22"/>
            <w:szCs w:val="22"/>
          </w:rPr>
          <w:tab/>
        </w:r>
        <w:r w:rsidRPr="003339CD">
          <w:rPr>
            <w:rStyle w:val="Hyperlink"/>
          </w:rPr>
          <w:t>Step 2</w:t>
        </w:r>
        <w:r>
          <w:rPr>
            <w:webHidden/>
          </w:rPr>
          <w:tab/>
        </w:r>
        <w:r>
          <w:rPr>
            <w:webHidden/>
          </w:rPr>
          <w:fldChar w:fldCharType="begin"/>
        </w:r>
        <w:r>
          <w:rPr>
            <w:webHidden/>
          </w:rPr>
          <w:instrText xml:space="preserve"> PAGEREF _Toc356301046 \h </w:instrText>
        </w:r>
        <w:r>
          <w:rPr>
            <w:webHidden/>
          </w:rPr>
        </w:r>
      </w:ins>
      <w:r>
        <w:rPr>
          <w:webHidden/>
        </w:rPr>
        <w:fldChar w:fldCharType="separate"/>
      </w:r>
      <w:ins w:id="377" w:author="Seabolt, Roy R.  (Harris)" w:date="2013-05-14T13:20:00Z">
        <w:r>
          <w:rPr>
            <w:webHidden/>
          </w:rPr>
          <w:t>67</w:t>
        </w:r>
        <w:r>
          <w:rPr>
            <w:webHidden/>
          </w:rPr>
          <w:fldChar w:fldCharType="end"/>
        </w:r>
        <w:r w:rsidRPr="003339CD">
          <w:rPr>
            <w:rStyle w:val="Hyperlink"/>
          </w:rPr>
          <w:fldChar w:fldCharType="end"/>
        </w:r>
      </w:ins>
    </w:p>
    <w:p w:rsidR="00753771" w:rsidRPr="007B261B" w:rsidRDefault="00753771">
      <w:pPr>
        <w:pStyle w:val="TOC3"/>
        <w:rPr>
          <w:ins w:id="378" w:author="Seabolt, Roy R.  (Harris)" w:date="2013-05-14T13:20:00Z"/>
          <w:rFonts w:ascii="Calibri" w:hAnsi="Calibri"/>
          <w:sz w:val="22"/>
          <w:szCs w:val="22"/>
        </w:rPr>
      </w:pPr>
      <w:ins w:id="379" w:author="Seabolt, Roy R.  (Harris)" w:date="2013-05-14T13:20:00Z">
        <w:r w:rsidRPr="003339CD">
          <w:rPr>
            <w:rStyle w:val="Hyperlink"/>
          </w:rPr>
          <w:fldChar w:fldCharType="begin"/>
        </w:r>
        <w:r w:rsidRPr="003339CD">
          <w:rPr>
            <w:rStyle w:val="Hyperlink"/>
          </w:rPr>
          <w:instrText xml:space="preserve"> </w:instrText>
        </w:r>
        <w:r>
          <w:instrText>HYPERLINK \l "_Toc356301047"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5.1.3</w:t>
        </w:r>
        <w:r w:rsidRPr="007B261B">
          <w:rPr>
            <w:rFonts w:ascii="Calibri" w:hAnsi="Calibri"/>
            <w:sz w:val="22"/>
            <w:szCs w:val="22"/>
          </w:rPr>
          <w:tab/>
        </w:r>
        <w:r w:rsidRPr="003339CD">
          <w:rPr>
            <w:rStyle w:val="Hyperlink"/>
          </w:rPr>
          <w:t>Step 3</w:t>
        </w:r>
        <w:r>
          <w:rPr>
            <w:webHidden/>
          </w:rPr>
          <w:tab/>
        </w:r>
        <w:r>
          <w:rPr>
            <w:webHidden/>
          </w:rPr>
          <w:fldChar w:fldCharType="begin"/>
        </w:r>
        <w:r>
          <w:rPr>
            <w:webHidden/>
          </w:rPr>
          <w:instrText xml:space="preserve"> PAGEREF _Toc356301047 \h </w:instrText>
        </w:r>
        <w:r>
          <w:rPr>
            <w:webHidden/>
          </w:rPr>
        </w:r>
      </w:ins>
      <w:r>
        <w:rPr>
          <w:webHidden/>
        </w:rPr>
        <w:fldChar w:fldCharType="separate"/>
      </w:r>
      <w:ins w:id="380" w:author="Seabolt, Roy R.  (Harris)" w:date="2013-05-14T13:20:00Z">
        <w:r>
          <w:rPr>
            <w:webHidden/>
          </w:rPr>
          <w:t>67</w:t>
        </w:r>
        <w:r>
          <w:rPr>
            <w:webHidden/>
          </w:rPr>
          <w:fldChar w:fldCharType="end"/>
        </w:r>
        <w:r w:rsidRPr="003339CD">
          <w:rPr>
            <w:rStyle w:val="Hyperlink"/>
          </w:rPr>
          <w:fldChar w:fldCharType="end"/>
        </w:r>
      </w:ins>
    </w:p>
    <w:p w:rsidR="00753771" w:rsidRPr="007B261B" w:rsidRDefault="00753771">
      <w:pPr>
        <w:pStyle w:val="TOC3"/>
        <w:rPr>
          <w:ins w:id="381" w:author="Seabolt, Roy R.  (Harris)" w:date="2013-05-14T13:20:00Z"/>
          <w:rFonts w:ascii="Calibri" w:hAnsi="Calibri"/>
          <w:sz w:val="22"/>
          <w:szCs w:val="22"/>
        </w:rPr>
      </w:pPr>
      <w:ins w:id="382" w:author="Seabolt, Roy R.  (Harris)" w:date="2013-05-14T13:20:00Z">
        <w:r w:rsidRPr="003339CD">
          <w:rPr>
            <w:rStyle w:val="Hyperlink"/>
          </w:rPr>
          <w:fldChar w:fldCharType="begin"/>
        </w:r>
        <w:r w:rsidRPr="003339CD">
          <w:rPr>
            <w:rStyle w:val="Hyperlink"/>
          </w:rPr>
          <w:instrText xml:space="preserve"> </w:instrText>
        </w:r>
        <w:r>
          <w:instrText>HYPERLINK \l "_Toc356301048"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5.1.4</w:t>
        </w:r>
        <w:r w:rsidRPr="007B261B">
          <w:rPr>
            <w:rFonts w:ascii="Calibri" w:hAnsi="Calibri"/>
            <w:sz w:val="22"/>
            <w:szCs w:val="22"/>
          </w:rPr>
          <w:tab/>
        </w:r>
        <w:r w:rsidRPr="003339CD">
          <w:rPr>
            <w:rStyle w:val="Hyperlink"/>
          </w:rPr>
          <w:t>Step 4</w:t>
        </w:r>
        <w:r>
          <w:rPr>
            <w:webHidden/>
          </w:rPr>
          <w:tab/>
        </w:r>
        <w:r>
          <w:rPr>
            <w:webHidden/>
          </w:rPr>
          <w:fldChar w:fldCharType="begin"/>
        </w:r>
        <w:r>
          <w:rPr>
            <w:webHidden/>
          </w:rPr>
          <w:instrText xml:space="preserve"> PAGEREF _Toc356301048 \h </w:instrText>
        </w:r>
        <w:r>
          <w:rPr>
            <w:webHidden/>
          </w:rPr>
        </w:r>
      </w:ins>
      <w:r>
        <w:rPr>
          <w:webHidden/>
        </w:rPr>
        <w:fldChar w:fldCharType="separate"/>
      </w:r>
      <w:ins w:id="383" w:author="Seabolt, Roy R.  (Harris)" w:date="2013-05-14T13:20:00Z">
        <w:r>
          <w:rPr>
            <w:webHidden/>
          </w:rPr>
          <w:t>68</w:t>
        </w:r>
        <w:r>
          <w:rPr>
            <w:webHidden/>
          </w:rPr>
          <w:fldChar w:fldCharType="end"/>
        </w:r>
        <w:r w:rsidRPr="003339CD">
          <w:rPr>
            <w:rStyle w:val="Hyperlink"/>
          </w:rPr>
          <w:fldChar w:fldCharType="end"/>
        </w:r>
      </w:ins>
    </w:p>
    <w:p w:rsidR="00753771" w:rsidRPr="007B261B" w:rsidRDefault="00753771">
      <w:pPr>
        <w:pStyle w:val="TOC3"/>
        <w:rPr>
          <w:ins w:id="384" w:author="Seabolt, Roy R.  (Harris)" w:date="2013-05-14T13:20:00Z"/>
          <w:rFonts w:ascii="Calibri" w:hAnsi="Calibri"/>
          <w:sz w:val="22"/>
          <w:szCs w:val="22"/>
        </w:rPr>
      </w:pPr>
      <w:ins w:id="385" w:author="Seabolt, Roy R.  (Harris)" w:date="2013-05-14T13:20:00Z">
        <w:r w:rsidRPr="003339CD">
          <w:rPr>
            <w:rStyle w:val="Hyperlink"/>
          </w:rPr>
          <w:fldChar w:fldCharType="begin"/>
        </w:r>
        <w:r w:rsidRPr="003339CD">
          <w:rPr>
            <w:rStyle w:val="Hyperlink"/>
          </w:rPr>
          <w:instrText xml:space="preserve"> </w:instrText>
        </w:r>
        <w:r>
          <w:instrText>HYPERLINK \l "_Toc356301049"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5.1.5</w:t>
        </w:r>
        <w:r w:rsidRPr="007B261B">
          <w:rPr>
            <w:rFonts w:ascii="Calibri" w:hAnsi="Calibri"/>
            <w:sz w:val="22"/>
            <w:szCs w:val="22"/>
          </w:rPr>
          <w:tab/>
        </w:r>
        <w:r w:rsidRPr="003339CD">
          <w:rPr>
            <w:rStyle w:val="Hyperlink"/>
          </w:rPr>
          <w:t>Step 5</w:t>
        </w:r>
        <w:r>
          <w:rPr>
            <w:webHidden/>
          </w:rPr>
          <w:tab/>
        </w:r>
        <w:r>
          <w:rPr>
            <w:webHidden/>
          </w:rPr>
          <w:fldChar w:fldCharType="begin"/>
        </w:r>
        <w:r>
          <w:rPr>
            <w:webHidden/>
          </w:rPr>
          <w:instrText xml:space="preserve"> PAGEREF _Toc356301049 \h </w:instrText>
        </w:r>
        <w:r>
          <w:rPr>
            <w:webHidden/>
          </w:rPr>
        </w:r>
      </w:ins>
      <w:r>
        <w:rPr>
          <w:webHidden/>
        </w:rPr>
        <w:fldChar w:fldCharType="separate"/>
      </w:r>
      <w:ins w:id="386" w:author="Seabolt, Roy R.  (Harris)" w:date="2013-05-14T13:20:00Z">
        <w:r>
          <w:rPr>
            <w:webHidden/>
          </w:rPr>
          <w:t>68</w:t>
        </w:r>
        <w:r>
          <w:rPr>
            <w:webHidden/>
          </w:rPr>
          <w:fldChar w:fldCharType="end"/>
        </w:r>
        <w:r w:rsidRPr="003339CD">
          <w:rPr>
            <w:rStyle w:val="Hyperlink"/>
          </w:rPr>
          <w:fldChar w:fldCharType="end"/>
        </w:r>
      </w:ins>
    </w:p>
    <w:p w:rsidR="00753771" w:rsidRPr="007B261B" w:rsidRDefault="00753771">
      <w:pPr>
        <w:pStyle w:val="TOC3"/>
        <w:rPr>
          <w:ins w:id="387" w:author="Seabolt, Roy R.  (Harris)" w:date="2013-05-14T13:20:00Z"/>
          <w:rFonts w:ascii="Calibri" w:hAnsi="Calibri"/>
          <w:sz w:val="22"/>
          <w:szCs w:val="22"/>
        </w:rPr>
      </w:pPr>
      <w:ins w:id="388" w:author="Seabolt, Roy R.  (Harris)" w:date="2013-05-14T13:20:00Z">
        <w:r w:rsidRPr="003339CD">
          <w:rPr>
            <w:rStyle w:val="Hyperlink"/>
          </w:rPr>
          <w:fldChar w:fldCharType="begin"/>
        </w:r>
        <w:r w:rsidRPr="003339CD">
          <w:rPr>
            <w:rStyle w:val="Hyperlink"/>
          </w:rPr>
          <w:instrText xml:space="preserve"> </w:instrText>
        </w:r>
        <w:r>
          <w:instrText>HYPERLINK \l "_Toc356301050"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5.1.6</w:t>
        </w:r>
        <w:r w:rsidRPr="007B261B">
          <w:rPr>
            <w:rFonts w:ascii="Calibri" w:hAnsi="Calibri"/>
            <w:sz w:val="22"/>
            <w:szCs w:val="22"/>
          </w:rPr>
          <w:tab/>
        </w:r>
        <w:r w:rsidRPr="003339CD">
          <w:rPr>
            <w:rStyle w:val="Hyperlink"/>
          </w:rPr>
          <w:t>Step 6</w:t>
        </w:r>
        <w:r>
          <w:rPr>
            <w:webHidden/>
          </w:rPr>
          <w:tab/>
        </w:r>
        <w:r>
          <w:rPr>
            <w:webHidden/>
          </w:rPr>
          <w:fldChar w:fldCharType="begin"/>
        </w:r>
        <w:r>
          <w:rPr>
            <w:webHidden/>
          </w:rPr>
          <w:instrText xml:space="preserve"> PAGEREF _Toc356301050 \h </w:instrText>
        </w:r>
        <w:r>
          <w:rPr>
            <w:webHidden/>
          </w:rPr>
        </w:r>
      </w:ins>
      <w:r>
        <w:rPr>
          <w:webHidden/>
        </w:rPr>
        <w:fldChar w:fldCharType="separate"/>
      </w:r>
      <w:ins w:id="389" w:author="Seabolt, Roy R.  (Harris)" w:date="2013-05-14T13:20:00Z">
        <w:r>
          <w:rPr>
            <w:webHidden/>
          </w:rPr>
          <w:t>69</w:t>
        </w:r>
        <w:r>
          <w:rPr>
            <w:webHidden/>
          </w:rPr>
          <w:fldChar w:fldCharType="end"/>
        </w:r>
        <w:r w:rsidRPr="003339CD">
          <w:rPr>
            <w:rStyle w:val="Hyperlink"/>
          </w:rPr>
          <w:fldChar w:fldCharType="end"/>
        </w:r>
      </w:ins>
    </w:p>
    <w:p w:rsidR="00753771" w:rsidRPr="007B261B" w:rsidRDefault="00753771">
      <w:pPr>
        <w:pStyle w:val="TOC3"/>
        <w:rPr>
          <w:ins w:id="390" w:author="Seabolt, Roy R.  (Harris)" w:date="2013-05-14T13:20:00Z"/>
          <w:rFonts w:ascii="Calibri" w:hAnsi="Calibri"/>
          <w:sz w:val="22"/>
          <w:szCs w:val="22"/>
        </w:rPr>
      </w:pPr>
      <w:ins w:id="391" w:author="Seabolt, Roy R.  (Harris)" w:date="2013-05-14T13:20:00Z">
        <w:r w:rsidRPr="003339CD">
          <w:rPr>
            <w:rStyle w:val="Hyperlink"/>
          </w:rPr>
          <w:fldChar w:fldCharType="begin"/>
        </w:r>
        <w:r w:rsidRPr="003339CD">
          <w:rPr>
            <w:rStyle w:val="Hyperlink"/>
          </w:rPr>
          <w:instrText xml:space="preserve"> </w:instrText>
        </w:r>
        <w:r>
          <w:instrText>HYPERLINK \l "_Toc356301051"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5.1.7</w:t>
        </w:r>
        <w:r w:rsidRPr="007B261B">
          <w:rPr>
            <w:rFonts w:ascii="Calibri" w:hAnsi="Calibri"/>
            <w:sz w:val="22"/>
            <w:szCs w:val="22"/>
          </w:rPr>
          <w:tab/>
        </w:r>
        <w:r w:rsidRPr="003339CD">
          <w:rPr>
            <w:rStyle w:val="Hyperlink"/>
          </w:rPr>
          <w:t>Step 7</w:t>
        </w:r>
        <w:r>
          <w:rPr>
            <w:webHidden/>
          </w:rPr>
          <w:tab/>
        </w:r>
        <w:r>
          <w:rPr>
            <w:webHidden/>
          </w:rPr>
          <w:fldChar w:fldCharType="begin"/>
        </w:r>
        <w:r>
          <w:rPr>
            <w:webHidden/>
          </w:rPr>
          <w:instrText xml:space="preserve"> PAGEREF _Toc356301051 \h </w:instrText>
        </w:r>
        <w:r>
          <w:rPr>
            <w:webHidden/>
          </w:rPr>
        </w:r>
      </w:ins>
      <w:r>
        <w:rPr>
          <w:webHidden/>
        </w:rPr>
        <w:fldChar w:fldCharType="separate"/>
      </w:r>
      <w:ins w:id="392" w:author="Seabolt, Roy R.  (Harris)" w:date="2013-05-14T13:20:00Z">
        <w:r>
          <w:rPr>
            <w:webHidden/>
          </w:rPr>
          <w:t>69</w:t>
        </w:r>
        <w:r>
          <w:rPr>
            <w:webHidden/>
          </w:rPr>
          <w:fldChar w:fldCharType="end"/>
        </w:r>
        <w:r w:rsidRPr="003339CD">
          <w:rPr>
            <w:rStyle w:val="Hyperlink"/>
          </w:rPr>
          <w:fldChar w:fldCharType="end"/>
        </w:r>
      </w:ins>
    </w:p>
    <w:p w:rsidR="00753771" w:rsidRPr="007B261B" w:rsidRDefault="00753771">
      <w:pPr>
        <w:pStyle w:val="TOC2"/>
        <w:rPr>
          <w:ins w:id="393" w:author="Seabolt, Roy R.  (Harris)" w:date="2013-05-14T13:20:00Z"/>
          <w:rFonts w:ascii="Calibri" w:hAnsi="Calibri"/>
          <w:sz w:val="22"/>
          <w:szCs w:val="22"/>
        </w:rPr>
      </w:pPr>
      <w:ins w:id="394" w:author="Seabolt, Roy R.  (Harris)" w:date="2013-05-14T13:20:00Z">
        <w:r w:rsidRPr="003339CD">
          <w:rPr>
            <w:rStyle w:val="Hyperlink"/>
          </w:rPr>
          <w:fldChar w:fldCharType="begin"/>
        </w:r>
        <w:r w:rsidRPr="003339CD">
          <w:rPr>
            <w:rStyle w:val="Hyperlink"/>
          </w:rPr>
          <w:instrText xml:space="preserve"> </w:instrText>
        </w:r>
        <w:r>
          <w:instrText>HYPERLINK \l "_Toc356301052"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5.2</w:t>
        </w:r>
        <w:r w:rsidRPr="007B261B">
          <w:rPr>
            <w:rFonts w:ascii="Calibri" w:hAnsi="Calibri"/>
            <w:sz w:val="22"/>
            <w:szCs w:val="22"/>
          </w:rPr>
          <w:tab/>
        </w:r>
        <w:r w:rsidRPr="003339CD">
          <w:rPr>
            <w:rStyle w:val="Hyperlink"/>
          </w:rPr>
          <w:t>VistA -PACS ADT Interface Setup Instructions</w:t>
        </w:r>
        <w:r>
          <w:rPr>
            <w:webHidden/>
          </w:rPr>
          <w:tab/>
        </w:r>
        <w:r>
          <w:rPr>
            <w:webHidden/>
          </w:rPr>
          <w:fldChar w:fldCharType="begin"/>
        </w:r>
        <w:r>
          <w:rPr>
            <w:webHidden/>
          </w:rPr>
          <w:instrText xml:space="preserve"> PAGEREF _Toc356301052 \h </w:instrText>
        </w:r>
        <w:r>
          <w:rPr>
            <w:webHidden/>
          </w:rPr>
        </w:r>
      </w:ins>
      <w:r>
        <w:rPr>
          <w:webHidden/>
        </w:rPr>
        <w:fldChar w:fldCharType="separate"/>
      </w:r>
      <w:ins w:id="395" w:author="Seabolt, Roy R.  (Harris)" w:date="2013-05-14T13:20:00Z">
        <w:r>
          <w:rPr>
            <w:webHidden/>
          </w:rPr>
          <w:t>69</w:t>
        </w:r>
        <w:r>
          <w:rPr>
            <w:webHidden/>
          </w:rPr>
          <w:fldChar w:fldCharType="end"/>
        </w:r>
        <w:r w:rsidRPr="003339CD">
          <w:rPr>
            <w:rStyle w:val="Hyperlink"/>
          </w:rPr>
          <w:fldChar w:fldCharType="end"/>
        </w:r>
      </w:ins>
    </w:p>
    <w:p w:rsidR="00753771" w:rsidRPr="007B261B" w:rsidRDefault="00753771">
      <w:pPr>
        <w:pStyle w:val="TOC3"/>
        <w:rPr>
          <w:ins w:id="396" w:author="Seabolt, Roy R.  (Harris)" w:date="2013-05-14T13:20:00Z"/>
          <w:rFonts w:ascii="Calibri" w:hAnsi="Calibri"/>
          <w:sz w:val="22"/>
          <w:szCs w:val="22"/>
        </w:rPr>
      </w:pPr>
      <w:ins w:id="397" w:author="Seabolt, Roy R.  (Harris)" w:date="2013-05-14T13:20:00Z">
        <w:r w:rsidRPr="003339CD">
          <w:rPr>
            <w:rStyle w:val="Hyperlink"/>
          </w:rPr>
          <w:fldChar w:fldCharType="begin"/>
        </w:r>
        <w:r w:rsidRPr="003339CD">
          <w:rPr>
            <w:rStyle w:val="Hyperlink"/>
          </w:rPr>
          <w:instrText xml:space="preserve"> </w:instrText>
        </w:r>
        <w:r>
          <w:instrText>HYPERLINK \l "_Toc356301053"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5.2.1</w:t>
        </w:r>
        <w:r w:rsidRPr="007B261B">
          <w:rPr>
            <w:rFonts w:ascii="Calibri" w:hAnsi="Calibri"/>
            <w:sz w:val="22"/>
            <w:szCs w:val="22"/>
          </w:rPr>
          <w:tab/>
        </w:r>
        <w:r w:rsidRPr="003339CD">
          <w:rPr>
            <w:rStyle w:val="Hyperlink"/>
          </w:rPr>
          <w:t>Step 1</w:t>
        </w:r>
        <w:r>
          <w:rPr>
            <w:webHidden/>
          </w:rPr>
          <w:tab/>
        </w:r>
        <w:r>
          <w:rPr>
            <w:webHidden/>
          </w:rPr>
          <w:fldChar w:fldCharType="begin"/>
        </w:r>
        <w:r>
          <w:rPr>
            <w:webHidden/>
          </w:rPr>
          <w:instrText xml:space="preserve"> PAGEREF _Toc356301053 \h </w:instrText>
        </w:r>
        <w:r>
          <w:rPr>
            <w:webHidden/>
          </w:rPr>
        </w:r>
      </w:ins>
      <w:r>
        <w:rPr>
          <w:webHidden/>
        </w:rPr>
        <w:fldChar w:fldCharType="separate"/>
      </w:r>
      <w:ins w:id="398" w:author="Seabolt, Roy R.  (Harris)" w:date="2013-05-14T13:20:00Z">
        <w:r>
          <w:rPr>
            <w:webHidden/>
          </w:rPr>
          <w:t>70</w:t>
        </w:r>
        <w:r>
          <w:rPr>
            <w:webHidden/>
          </w:rPr>
          <w:fldChar w:fldCharType="end"/>
        </w:r>
        <w:r w:rsidRPr="003339CD">
          <w:rPr>
            <w:rStyle w:val="Hyperlink"/>
          </w:rPr>
          <w:fldChar w:fldCharType="end"/>
        </w:r>
      </w:ins>
    </w:p>
    <w:p w:rsidR="00753771" w:rsidRPr="007B261B" w:rsidRDefault="00753771">
      <w:pPr>
        <w:pStyle w:val="TOC3"/>
        <w:rPr>
          <w:ins w:id="399" w:author="Seabolt, Roy R.  (Harris)" w:date="2013-05-14T13:20:00Z"/>
          <w:rFonts w:ascii="Calibri" w:hAnsi="Calibri"/>
          <w:sz w:val="22"/>
          <w:szCs w:val="22"/>
        </w:rPr>
      </w:pPr>
      <w:ins w:id="400" w:author="Seabolt, Roy R.  (Harris)" w:date="2013-05-14T13:20:00Z">
        <w:r w:rsidRPr="003339CD">
          <w:rPr>
            <w:rStyle w:val="Hyperlink"/>
          </w:rPr>
          <w:fldChar w:fldCharType="begin"/>
        </w:r>
        <w:r w:rsidRPr="003339CD">
          <w:rPr>
            <w:rStyle w:val="Hyperlink"/>
          </w:rPr>
          <w:instrText xml:space="preserve"> </w:instrText>
        </w:r>
        <w:r>
          <w:instrText>HYPERLINK \l "_Toc356301054"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5.2.2</w:t>
        </w:r>
        <w:r w:rsidRPr="007B261B">
          <w:rPr>
            <w:rFonts w:ascii="Calibri" w:hAnsi="Calibri"/>
            <w:sz w:val="22"/>
            <w:szCs w:val="22"/>
          </w:rPr>
          <w:tab/>
        </w:r>
        <w:r w:rsidRPr="003339CD">
          <w:rPr>
            <w:rStyle w:val="Hyperlink"/>
          </w:rPr>
          <w:t>Step 2</w:t>
        </w:r>
        <w:r>
          <w:rPr>
            <w:webHidden/>
          </w:rPr>
          <w:tab/>
        </w:r>
        <w:r>
          <w:rPr>
            <w:webHidden/>
          </w:rPr>
          <w:fldChar w:fldCharType="begin"/>
        </w:r>
        <w:r>
          <w:rPr>
            <w:webHidden/>
          </w:rPr>
          <w:instrText xml:space="preserve"> PAGEREF _Toc356301054 \h </w:instrText>
        </w:r>
        <w:r>
          <w:rPr>
            <w:webHidden/>
          </w:rPr>
        </w:r>
      </w:ins>
      <w:r>
        <w:rPr>
          <w:webHidden/>
        </w:rPr>
        <w:fldChar w:fldCharType="separate"/>
      </w:r>
      <w:ins w:id="401" w:author="Seabolt, Roy R.  (Harris)" w:date="2013-05-14T13:20:00Z">
        <w:r>
          <w:rPr>
            <w:webHidden/>
          </w:rPr>
          <w:t>70</w:t>
        </w:r>
        <w:r>
          <w:rPr>
            <w:webHidden/>
          </w:rPr>
          <w:fldChar w:fldCharType="end"/>
        </w:r>
        <w:r w:rsidRPr="003339CD">
          <w:rPr>
            <w:rStyle w:val="Hyperlink"/>
          </w:rPr>
          <w:fldChar w:fldCharType="end"/>
        </w:r>
      </w:ins>
    </w:p>
    <w:p w:rsidR="00753771" w:rsidRPr="007B261B" w:rsidRDefault="00753771">
      <w:pPr>
        <w:pStyle w:val="TOC3"/>
        <w:rPr>
          <w:ins w:id="402" w:author="Seabolt, Roy R.  (Harris)" w:date="2013-05-14T13:20:00Z"/>
          <w:rFonts w:ascii="Calibri" w:hAnsi="Calibri"/>
          <w:sz w:val="22"/>
          <w:szCs w:val="22"/>
        </w:rPr>
      </w:pPr>
      <w:ins w:id="403" w:author="Seabolt, Roy R.  (Harris)" w:date="2013-05-14T13:20:00Z">
        <w:r w:rsidRPr="003339CD">
          <w:rPr>
            <w:rStyle w:val="Hyperlink"/>
          </w:rPr>
          <w:fldChar w:fldCharType="begin"/>
        </w:r>
        <w:r w:rsidRPr="003339CD">
          <w:rPr>
            <w:rStyle w:val="Hyperlink"/>
          </w:rPr>
          <w:instrText xml:space="preserve"> </w:instrText>
        </w:r>
        <w:r>
          <w:instrText>HYPERLINK \l "_Toc356301055"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5.2.3</w:t>
        </w:r>
        <w:r w:rsidRPr="007B261B">
          <w:rPr>
            <w:rFonts w:ascii="Calibri" w:hAnsi="Calibri"/>
            <w:sz w:val="22"/>
            <w:szCs w:val="22"/>
          </w:rPr>
          <w:tab/>
        </w:r>
        <w:r w:rsidRPr="003339CD">
          <w:rPr>
            <w:rStyle w:val="Hyperlink"/>
          </w:rPr>
          <w:t>Step 3</w:t>
        </w:r>
        <w:r>
          <w:rPr>
            <w:webHidden/>
          </w:rPr>
          <w:tab/>
        </w:r>
        <w:r>
          <w:rPr>
            <w:webHidden/>
          </w:rPr>
          <w:fldChar w:fldCharType="begin"/>
        </w:r>
        <w:r>
          <w:rPr>
            <w:webHidden/>
          </w:rPr>
          <w:instrText xml:space="preserve"> PAGEREF _Toc356301055 \h </w:instrText>
        </w:r>
        <w:r>
          <w:rPr>
            <w:webHidden/>
          </w:rPr>
        </w:r>
      </w:ins>
      <w:r>
        <w:rPr>
          <w:webHidden/>
        </w:rPr>
        <w:fldChar w:fldCharType="separate"/>
      </w:r>
      <w:ins w:id="404" w:author="Seabolt, Roy R.  (Harris)" w:date="2013-05-14T13:20:00Z">
        <w:r>
          <w:rPr>
            <w:webHidden/>
          </w:rPr>
          <w:t>71</w:t>
        </w:r>
        <w:r>
          <w:rPr>
            <w:webHidden/>
          </w:rPr>
          <w:fldChar w:fldCharType="end"/>
        </w:r>
        <w:r w:rsidRPr="003339CD">
          <w:rPr>
            <w:rStyle w:val="Hyperlink"/>
          </w:rPr>
          <w:fldChar w:fldCharType="end"/>
        </w:r>
      </w:ins>
    </w:p>
    <w:p w:rsidR="00753771" w:rsidRPr="007B261B" w:rsidRDefault="00753771">
      <w:pPr>
        <w:pStyle w:val="TOC2"/>
        <w:rPr>
          <w:ins w:id="405" w:author="Seabolt, Roy R.  (Harris)" w:date="2013-05-14T13:20:00Z"/>
          <w:rFonts w:ascii="Calibri" w:hAnsi="Calibri"/>
          <w:sz w:val="22"/>
          <w:szCs w:val="22"/>
        </w:rPr>
      </w:pPr>
      <w:ins w:id="406" w:author="Seabolt, Roy R.  (Harris)" w:date="2013-05-14T13:20:00Z">
        <w:r w:rsidRPr="003339CD">
          <w:rPr>
            <w:rStyle w:val="Hyperlink"/>
          </w:rPr>
          <w:fldChar w:fldCharType="begin"/>
        </w:r>
        <w:r w:rsidRPr="003339CD">
          <w:rPr>
            <w:rStyle w:val="Hyperlink"/>
          </w:rPr>
          <w:instrText xml:space="preserve"> </w:instrText>
        </w:r>
        <w:r>
          <w:instrText>HYPERLINK \l "_Toc356301056"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5.3</w:t>
        </w:r>
        <w:r w:rsidRPr="007B261B">
          <w:rPr>
            <w:rFonts w:ascii="Calibri" w:hAnsi="Calibri"/>
            <w:sz w:val="22"/>
            <w:szCs w:val="22"/>
          </w:rPr>
          <w:tab/>
        </w:r>
        <w:r w:rsidRPr="003339CD">
          <w:rPr>
            <w:rStyle w:val="Hyperlink"/>
          </w:rPr>
          <w:t>Change Subscribers</w:t>
        </w:r>
        <w:r>
          <w:rPr>
            <w:webHidden/>
          </w:rPr>
          <w:tab/>
        </w:r>
        <w:r>
          <w:rPr>
            <w:webHidden/>
          </w:rPr>
          <w:fldChar w:fldCharType="begin"/>
        </w:r>
        <w:r>
          <w:rPr>
            <w:webHidden/>
          </w:rPr>
          <w:instrText xml:space="preserve"> PAGEREF _Toc356301056 \h </w:instrText>
        </w:r>
        <w:r>
          <w:rPr>
            <w:webHidden/>
          </w:rPr>
        </w:r>
      </w:ins>
      <w:r>
        <w:rPr>
          <w:webHidden/>
        </w:rPr>
        <w:fldChar w:fldCharType="separate"/>
      </w:r>
      <w:ins w:id="407" w:author="Seabolt, Roy R.  (Harris)" w:date="2013-05-14T13:20:00Z">
        <w:r>
          <w:rPr>
            <w:webHidden/>
          </w:rPr>
          <w:t>72</w:t>
        </w:r>
        <w:r>
          <w:rPr>
            <w:webHidden/>
          </w:rPr>
          <w:fldChar w:fldCharType="end"/>
        </w:r>
        <w:r w:rsidRPr="003339CD">
          <w:rPr>
            <w:rStyle w:val="Hyperlink"/>
          </w:rPr>
          <w:fldChar w:fldCharType="end"/>
        </w:r>
      </w:ins>
    </w:p>
    <w:p w:rsidR="00753771" w:rsidRPr="007B261B" w:rsidRDefault="00753771">
      <w:pPr>
        <w:pStyle w:val="TOC3"/>
        <w:rPr>
          <w:ins w:id="408" w:author="Seabolt, Roy R.  (Harris)" w:date="2013-05-14T13:20:00Z"/>
          <w:rFonts w:ascii="Calibri" w:hAnsi="Calibri"/>
          <w:sz w:val="22"/>
          <w:szCs w:val="22"/>
        </w:rPr>
      </w:pPr>
      <w:ins w:id="409" w:author="Seabolt, Roy R.  (Harris)" w:date="2013-05-14T13:20:00Z">
        <w:r w:rsidRPr="003339CD">
          <w:rPr>
            <w:rStyle w:val="Hyperlink"/>
          </w:rPr>
          <w:fldChar w:fldCharType="begin"/>
        </w:r>
        <w:r w:rsidRPr="003339CD">
          <w:rPr>
            <w:rStyle w:val="Hyperlink"/>
          </w:rPr>
          <w:instrText xml:space="preserve"> </w:instrText>
        </w:r>
        <w:r>
          <w:instrText>HYPERLINK \l "_Toc356301057"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Fonts w:eastAsia="MS Mincho"/>
          </w:rPr>
          <w:t>5.3.1</w:t>
        </w:r>
        <w:r w:rsidRPr="007B261B">
          <w:rPr>
            <w:rFonts w:ascii="Calibri" w:hAnsi="Calibri"/>
            <w:sz w:val="22"/>
            <w:szCs w:val="22"/>
          </w:rPr>
          <w:tab/>
        </w:r>
        <w:r w:rsidRPr="003339CD">
          <w:rPr>
            <w:rStyle w:val="Hyperlink"/>
            <w:rFonts w:eastAsia="MS Mincho"/>
          </w:rPr>
          <w:t>Radiology HL7 Protocols and Imaging Subscribers</w:t>
        </w:r>
        <w:r>
          <w:rPr>
            <w:webHidden/>
          </w:rPr>
          <w:tab/>
        </w:r>
        <w:r>
          <w:rPr>
            <w:webHidden/>
          </w:rPr>
          <w:fldChar w:fldCharType="begin"/>
        </w:r>
        <w:r>
          <w:rPr>
            <w:webHidden/>
          </w:rPr>
          <w:instrText xml:space="preserve"> PAGEREF _Toc356301057 \h </w:instrText>
        </w:r>
        <w:r>
          <w:rPr>
            <w:webHidden/>
          </w:rPr>
        </w:r>
      </w:ins>
      <w:r>
        <w:rPr>
          <w:webHidden/>
        </w:rPr>
        <w:fldChar w:fldCharType="separate"/>
      </w:r>
      <w:ins w:id="410" w:author="Seabolt, Roy R.  (Harris)" w:date="2013-05-14T13:20:00Z">
        <w:r>
          <w:rPr>
            <w:webHidden/>
          </w:rPr>
          <w:t>74</w:t>
        </w:r>
        <w:r>
          <w:rPr>
            <w:webHidden/>
          </w:rPr>
          <w:fldChar w:fldCharType="end"/>
        </w:r>
        <w:r w:rsidRPr="003339CD">
          <w:rPr>
            <w:rStyle w:val="Hyperlink"/>
          </w:rPr>
          <w:fldChar w:fldCharType="end"/>
        </w:r>
      </w:ins>
    </w:p>
    <w:p w:rsidR="00753771" w:rsidRPr="007B261B" w:rsidRDefault="00753771">
      <w:pPr>
        <w:pStyle w:val="TOC2"/>
        <w:rPr>
          <w:ins w:id="411" w:author="Seabolt, Roy R.  (Harris)" w:date="2013-05-14T13:20:00Z"/>
          <w:rFonts w:ascii="Calibri" w:hAnsi="Calibri"/>
          <w:sz w:val="22"/>
          <w:szCs w:val="22"/>
        </w:rPr>
      </w:pPr>
      <w:ins w:id="412" w:author="Seabolt, Roy R.  (Harris)" w:date="2013-05-14T13:20:00Z">
        <w:r w:rsidRPr="003339CD">
          <w:rPr>
            <w:rStyle w:val="Hyperlink"/>
          </w:rPr>
          <w:fldChar w:fldCharType="begin"/>
        </w:r>
        <w:r w:rsidRPr="003339CD">
          <w:rPr>
            <w:rStyle w:val="Hyperlink"/>
          </w:rPr>
          <w:instrText xml:space="preserve"> </w:instrText>
        </w:r>
        <w:r>
          <w:instrText>HYPERLINK \l "_Toc356301058"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Fonts w:eastAsia="MS Mincho"/>
          </w:rPr>
          <w:t>5.4</w:t>
        </w:r>
        <w:r w:rsidRPr="007B261B">
          <w:rPr>
            <w:rFonts w:ascii="Calibri" w:hAnsi="Calibri"/>
            <w:sz w:val="22"/>
            <w:szCs w:val="22"/>
          </w:rPr>
          <w:tab/>
        </w:r>
        <w:r w:rsidRPr="003339CD">
          <w:rPr>
            <w:rStyle w:val="Hyperlink"/>
            <w:rFonts w:eastAsia="MS Mincho"/>
          </w:rPr>
          <w:t>Entering Facility Names for Sending and Receiving Applications for PACS Messaging</w:t>
        </w:r>
        <w:r>
          <w:rPr>
            <w:webHidden/>
          </w:rPr>
          <w:tab/>
        </w:r>
        <w:r>
          <w:rPr>
            <w:webHidden/>
          </w:rPr>
          <w:fldChar w:fldCharType="begin"/>
        </w:r>
        <w:r>
          <w:rPr>
            <w:webHidden/>
          </w:rPr>
          <w:instrText xml:space="preserve"> PAGEREF _Toc356301058 \h </w:instrText>
        </w:r>
        <w:r>
          <w:rPr>
            <w:webHidden/>
          </w:rPr>
        </w:r>
      </w:ins>
      <w:r>
        <w:rPr>
          <w:webHidden/>
        </w:rPr>
        <w:fldChar w:fldCharType="separate"/>
      </w:r>
      <w:ins w:id="413" w:author="Seabolt, Roy R.  (Harris)" w:date="2013-05-14T13:20:00Z">
        <w:r>
          <w:rPr>
            <w:webHidden/>
          </w:rPr>
          <w:t>76</w:t>
        </w:r>
        <w:r>
          <w:rPr>
            <w:webHidden/>
          </w:rPr>
          <w:fldChar w:fldCharType="end"/>
        </w:r>
        <w:r w:rsidRPr="003339CD">
          <w:rPr>
            <w:rStyle w:val="Hyperlink"/>
          </w:rPr>
          <w:fldChar w:fldCharType="end"/>
        </w:r>
      </w:ins>
    </w:p>
    <w:p w:rsidR="00753771" w:rsidRPr="007B261B" w:rsidRDefault="00753771">
      <w:pPr>
        <w:pStyle w:val="TOC2"/>
        <w:rPr>
          <w:ins w:id="414" w:author="Seabolt, Roy R.  (Harris)" w:date="2013-05-14T13:20:00Z"/>
          <w:rFonts w:ascii="Calibri" w:hAnsi="Calibri"/>
          <w:sz w:val="22"/>
          <w:szCs w:val="22"/>
        </w:rPr>
      </w:pPr>
      <w:ins w:id="415" w:author="Seabolt, Roy R.  (Harris)" w:date="2013-05-14T13:20:00Z">
        <w:r w:rsidRPr="003339CD">
          <w:rPr>
            <w:rStyle w:val="Hyperlink"/>
          </w:rPr>
          <w:fldChar w:fldCharType="begin"/>
        </w:r>
        <w:r w:rsidRPr="003339CD">
          <w:rPr>
            <w:rStyle w:val="Hyperlink"/>
          </w:rPr>
          <w:instrText xml:space="preserve"> </w:instrText>
        </w:r>
        <w:r>
          <w:instrText>HYPERLINK \l "_Toc356301059"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5.5</w:t>
        </w:r>
        <w:r w:rsidRPr="007B261B">
          <w:rPr>
            <w:rFonts w:ascii="Calibri" w:hAnsi="Calibri"/>
            <w:sz w:val="22"/>
            <w:szCs w:val="22"/>
          </w:rPr>
          <w:tab/>
        </w:r>
        <w:r w:rsidRPr="003339CD">
          <w:rPr>
            <w:rStyle w:val="Hyperlink"/>
          </w:rPr>
          <w:t>Service Account</w:t>
        </w:r>
        <w:r>
          <w:rPr>
            <w:webHidden/>
          </w:rPr>
          <w:tab/>
        </w:r>
        <w:r>
          <w:rPr>
            <w:webHidden/>
          </w:rPr>
          <w:fldChar w:fldCharType="begin"/>
        </w:r>
        <w:r>
          <w:rPr>
            <w:webHidden/>
          </w:rPr>
          <w:instrText xml:space="preserve"> PAGEREF _Toc356301059 \h </w:instrText>
        </w:r>
        <w:r>
          <w:rPr>
            <w:webHidden/>
          </w:rPr>
        </w:r>
      </w:ins>
      <w:r>
        <w:rPr>
          <w:webHidden/>
        </w:rPr>
        <w:fldChar w:fldCharType="separate"/>
      </w:r>
      <w:ins w:id="416" w:author="Seabolt, Roy R.  (Harris)" w:date="2013-05-14T13:20:00Z">
        <w:r>
          <w:rPr>
            <w:webHidden/>
          </w:rPr>
          <w:t>78</w:t>
        </w:r>
        <w:r>
          <w:rPr>
            <w:webHidden/>
          </w:rPr>
          <w:fldChar w:fldCharType="end"/>
        </w:r>
        <w:r w:rsidRPr="003339CD">
          <w:rPr>
            <w:rStyle w:val="Hyperlink"/>
          </w:rPr>
          <w:fldChar w:fldCharType="end"/>
        </w:r>
      </w:ins>
    </w:p>
    <w:p w:rsidR="00753771" w:rsidRPr="007B261B" w:rsidRDefault="00753771">
      <w:pPr>
        <w:pStyle w:val="TOC1"/>
        <w:rPr>
          <w:ins w:id="417" w:author="Seabolt, Roy R.  (Harris)" w:date="2013-05-14T13:20:00Z"/>
          <w:rFonts w:ascii="Calibri" w:hAnsi="Calibri"/>
          <w:b w:val="0"/>
          <w:sz w:val="22"/>
          <w:szCs w:val="22"/>
        </w:rPr>
      </w:pPr>
      <w:ins w:id="418" w:author="Seabolt, Roy R.  (Harris)" w:date="2013-05-14T13:20:00Z">
        <w:r w:rsidRPr="003339CD">
          <w:rPr>
            <w:rStyle w:val="Hyperlink"/>
          </w:rPr>
          <w:fldChar w:fldCharType="begin"/>
        </w:r>
        <w:r w:rsidRPr="003339CD">
          <w:rPr>
            <w:rStyle w:val="Hyperlink"/>
          </w:rPr>
          <w:instrText xml:space="preserve"> </w:instrText>
        </w:r>
        <w:r>
          <w:instrText>HYPERLINK \l "_Toc356301060"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Appendix A   Creating Shortcuts</w:t>
        </w:r>
        <w:r>
          <w:rPr>
            <w:webHidden/>
          </w:rPr>
          <w:tab/>
        </w:r>
        <w:r>
          <w:rPr>
            <w:webHidden/>
          </w:rPr>
          <w:fldChar w:fldCharType="begin"/>
        </w:r>
        <w:r>
          <w:rPr>
            <w:webHidden/>
          </w:rPr>
          <w:instrText xml:space="preserve"> PAGEREF _Toc356301060 \h </w:instrText>
        </w:r>
        <w:r>
          <w:rPr>
            <w:webHidden/>
          </w:rPr>
        </w:r>
      </w:ins>
      <w:r>
        <w:rPr>
          <w:webHidden/>
        </w:rPr>
        <w:fldChar w:fldCharType="separate"/>
      </w:r>
      <w:ins w:id="419" w:author="Seabolt, Roy R.  (Harris)" w:date="2013-05-14T13:20:00Z">
        <w:r>
          <w:rPr>
            <w:webHidden/>
          </w:rPr>
          <w:t>80</w:t>
        </w:r>
        <w:r>
          <w:rPr>
            <w:webHidden/>
          </w:rPr>
          <w:fldChar w:fldCharType="end"/>
        </w:r>
        <w:r w:rsidRPr="003339CD">
          <w:rPr>
            <w:rStyle w:val="Hyperlink"/>
          </w:rPr>
          <w:fldChar w:fldCharType="end"/>
        </w:r>
      </w:ins>
    </w:p>
    <w:p w:rsidR="00753771" w:rsidRPr="007B261B" w:rsidRDefault="00753771">
      <w:pPr>
        <w:pStyle w:val="TOC2"/>
        <w:rPr>
          <w:ins w:id="420" w:author="Seabolt, Roy R.  (Harris)" w:date="2013-05-14T13:20:00Z"/>
          <w:rFonts w:ascii="Calibri" w:hAnsi="Calibri"/>
          <w:sz w:val="22"/>
          <w:szCs w:val="22"/>
        </w:rPr>
      </w:pPr>
      <w:ins w:id="421" w:author="Seabolt, Roy R.  (Harris)" w:date="2013-05-14T13:20:00Z">
        <w:r w:rsidRPr="003339CD">
          <w:rPr>
            <w:rStyle w:val="Hyperlink"/>
          </w:rPr>
          <w:fldChar w:fldCharType="begin"/>
        </w:r>
        <w:r w:rsidRPr="003339CD">
          <w:rPr>
            <w:rStyle w:val="Hyperlink"/>
          </w:rPr>
          <w:instrText xml:space="preserve"> </w:instrText>
        </w:r>
        <w:r>
          <w:instrText>HYPERLINK \l "_Toc356301061"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A.1  Shortcuts</w:t>
        </w:r>
        <w:r>
          <w:rPr>
            <w:webHidden/>
          </w:rPr>
          <w:tab/>
        </w:r>
        <w:r>
          <w:rPr>
            <w:webHidden/>
          </w:rPr>
          <w:fldChar w:fldCharType="begin"/>
        </w:r>
        <w:r>
          <w:rPr>
            <w:webHidden/>
          </w:rPr>
          <w:instrText xml:space="preserve"> PAGEREF _Toc356301061 \h </w:instrText>
        </w:r>
        <w:r>
          <w:rPr>
            <w:webHidden/>
          </w:rPr>
        </w:r>
      </w:ins>
      <w:r>
        <w:rPr>
          <w:webHidden/>
        </w:rPr>
        <w:fldChar w:fldCharType="separate"/>
      </w:r>
      <w:ins w:id="422" w:author="Seabolt, Roy R.  (Harris)" w:date="2013-05-14T13:20:00Z">
        <w:r>
          <w:rPr>
            <w:webHidden/>
          </w:rPr>
          <w:t>80</w:t>
        </w:r>
        <w:r>
          <w:rPr>
            <w:webHidden/>
          </w:rPr>
          <w:fldChar w:fldCharType="end"/>
        </w:r>
        <w:r w:rsidRPr="003339CD">
          <w:rPr>
            <w:rStyle w:val="Hyperlink"/>
          </w:rPr>
          <w:fldChar w:fldCharType="end"/>
        </w:r>
      </w:ins>
    </w:p>
    <w:p w:rsidR="00753771" w:rsidRPr="007B261B" w:rsidRDefault="00753771">
      <w:pPr>
        <w:pStyle w:val="TOC2"/>
        <w:rPr>
          <w:ins w:id="423" w:author="Seabolt, Roy R.  (Harris)" w:date="2013-05-14T13:20:00Z"/>
          <w:rFonts w:ascii="Calibri" w:hAnsi="Calibri"/>
          <w:sz w:val="22"/>
          <w:szCs w:val="22"/>
        </w:rPr>
      </w:pPr>
      <w:ins w:id="424" w:author="Seabolt, Roy R.  (Harris)" w:date="2013-05-14T13:20:00Z">
        <w:r w:rsidRPr="003339CD">
          <w:rPr>
            <w:rStyle w:val="Hyperlink"/>
          </w:rPr>
          <w:fldChar w:fldCharType="begin"/>
        </w:r>
        <w:r w:rsidRPr="003339CD">
          <w:rPr>
            <w:rStyle w:val="Hyperlink"/>
          </w:rPr>
          <w:instrText xml:space="preserve"> </w:instrText>
        </w:r>
        <w:r>
          <w:instrText>HYPERLINK \l "_Toc356301062"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A.2  Defining a Shortcut</w:t>
        </w:r>
        <w:r>
          <w:rPr>
            <w:webHidden/>
          </w:rPr>
          <w:tab/>
        </w:r>
        <w:r>
          <w:rPr>
            <w:webHidden/>
          </w:rPr>
          <w:fldChar w:fldCharType="begin"/>
        </w:r>
        <w:r>
          <w:rPr>
            <w:webHidden/>
          </w:rPr>
          <w:instrText xml:space="preserve"> PAGEREF _Toc356301062 \h </w:instrText>
        </w:r>
        <w:r>
          <w:rPr>
            <w:webHidden/>
          </w:rPr>
        </w:r>
      </w:ins>
      <w:r>
        <w:rPr>
          <w:webHidden/>
        </w:rPr>
        <w:fldChar w:fldCharType="separate"/>
      </w:r>
      <w:ins w:id="425" w:author="Seabolt, Roy R.  (Harris)" w:date="2013-05-14T13:20:00Z">
        <w:r>
          <w:rPr>
            <w:webHidden/>
          </w:rPr>
          <w:t>80</w:t>
        </w:r>
        <w:r>
          <w:rPr>
            <w:webHidden/>
          </w:rPr>
          <w:fldChar w:fldCharType="end"/>
        </w:r>
        <w:r w:rsidRPr="003339CD">
          <w:rPr>
            <w:rStyle w:val="Hyperlink"/>
          </w:rPr>
          <w:fldChar w:fldCharType="end"/>
        </w:r>
      </w:ins>
    </w:p>
    <w:p w:rsidR="00753771" w:rsidRPr="007B261B" w:rsidRDefault="00753771">
      <w:pPr>
        <w:pStyle w:val="TOC2"/>
        <w:rPr>
          <w:ins w:id="426" w:author="Seabolt, Roy R.  (Harris)" w:date="2013-05-14T13:20:00Z"/>
          <w:rFonts w:ascii="Calibri" w:hAnsi="Calibri"/>
          <w:sz w:val="22"/>
          <w:szCs w:val="22"/>
        </w:rPr>
      </w:pPr>
      <w:ins w:id="427" w:author="Seabolt, Roy R.  (Harris)" w:date="2013-05-14T13:20:00Z">
        <w:r w:rsidRPr="003339CD">
          <w:rPr>
            <w:rStyle w:val="Hyperlink"/>
          </w:rPr>
          <w:fldChar w:fldCharType="begin"/>
        </w:r>
        <w:r w:rsidRPr="003339CD">
          <w:rPr>
            <w:rStyle w:val="Hyperlink"/>
          </w:rPr>
          <w:instrText xml:space="preserve"> </w:instrText>
        </w:r>
        <w:r>
          <w:instrText>HYPERLINK \l "_Toc356301063"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A.3  Shortcuts for the VistA Imaging DICOM Gateway</w:t>
        </w:r>
        <w:r>
          <w:rPr>
            <w:webHidden/>
          </w:rPr>
          <w:tab/>
        </w:r>
        <w:r>
          <w:rPr>
            <w:webHidden/>
          </w:rPr>
          <w:fldChar w:fldCharType="begin"/>
        </w:r>
        <w:r>
          <w:rPr>
            <w:webHidden/>
          </w:rPr>
          <w:instrText xml:space="preserve"> PAGEREF _Toc356301063 \h </w:instrText>
        </w:r>
        <w:r>
          <w:rPr>
            <w:webHidden/>
          </w:rPr>
        </w:r>
      </w:ins>
      <w:r>
        <w:rPr>
          <w:webHidden/>
        </w:rPr>
        <w:fldChar w:fldCharType="separate"/>
      </w:r>
      <w:ins w:id="428" w:author="Seabolt, Roy R.  (Harris)" w:date="2013-05-14T13:20:00Z">
        <w:r>
          <w:rPr>
            <w:webHidden/>
          </w:rPr>
          <w:t>80</w:t>
        </w:r>
        <w:r>
          <w:rPr>
            <w:webHidden/>
          </w:rPr>
          <w:fldChar w:fldCharType="end"/>
        </w:r>
        <w:r w:rsidRPr="003339CD">
          <w:rPr>
            <w:rStyle w:val="Hyperlink"/>
          </w:rPr>
          <w:fldChar w:fldCharType="end"/>
        </w:r>
      </w:ins>
    </w:p>
    <w:p w:rsidR="00753771" w:rsidRPr="007B261B" w:rsidRDefault="00753771">
      <w:pPr>
        <w:pStyle w:val="TOC2"/>
        <w:rPr>
          <w:ins w:id="429" w:author="Seabolt, Roy R.  (Harris)" w:date="2013-05-14T13:20:00Z"/>
          <w:rFonts w:ascii="Calibri" w:hAnsi="Calibri"/>
          <w:sz w:val="22"/>
          <w:szCs w:val="22"/>
        </w:rPr>
      </w:pPr>
      <w:ins w:id="430" w:author="Seabolt, Roy R.  (Harris)" w:date="2013-05-14T13:20:00Z">
        <w:r w:rsidRPr="003339CD">
          <w:rPr>
            <w:rStyle w:val="Hyperlink"/>
          </w:rPr>
          <w:fldChar w:fldCharType="begin"/>
        </w:r>
        <w:r w:rsidRPr="003339CD">
          <w:rPr>
            <w:rStyle w:val="Hyperlink"/>
          </w:rPr>
          <w:instrText xml:space="preserve"> </w:instrText>
        </w:r>
        <w:r>
          <w:instrText>HYPERLINK \l "_Toc356301064"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A.4  Directory Tree Containing Shortcuts</w:t>
        </w:r>
        <w:r>
          <w:rPr>
            <w:webHidden/>
          </w:rPr>
          <w:tab/>
        </w:r>
        <w:r>
          <w:rPr>
            <w:webHidden/>
          </w:rPr>
          <w:fldChar w:fldCharType="begin"/>
        </w:r>
        <w:r>
          <w:rPr>
            <w:webHidden/>
          </w:rPr>
          <w:instrText xml:space="preserve"> PAGEREF _Toc356301064 \h </w:instrText>
        </w:r>
        <w:r>
          <w:rPr>
            <w:webHidden/>
          </w:rPr>
        </w:r>
      </w:ins>
      <w:r>
        <w:rPr>
          <w:webHidden/>
        </w:rPr>
        <w:fldChar w:fldCharType="separate"/>
      </w:r>
      <w:ins w:id="431" w:author="Seabolt, Roy R.  (Harris)" w:date="2013-05-14T13:20:00Z">
        <w:r>
          <w:rPr>
            <w:webHidden/>
          </w:rPr>
          <w:t>81</w:t>
        </w:r>
        <w:r>
          <w:rPr>
            <w:webHidden/>
          </w:rPr>
          <w:fldChar w:fldCharType="end"/>
        </w:r>
        <w:r w:rsidRPr="003339CD">
          <w:rPr>
            <w:rStyle w:val="Hyperlink"/>
          </w:rPr>
          <w:fldChar w:fldCharType="end"/>
        </w:r>
      </w:ins>
    </w:p>
    <w:p w:rsidR="00753771" w:rsidRPr="007B261B" w:rsidRDefault="00753771">
      <w:pPr>
        <w:pStyle w:val="TOC1"/>
        <w:rPr>
          <w:ins w:id="432" w:author="Seabolt, Roy R.  (Harris)" w:date="2013-05-14T13:20:00Z"/>
          <w:rFonts w:ascii="Calibri" w:hAnsi="Calibri"/>
          <w:b w:val="0"/>
          <w:sz w:val="22"/>
          <w:szCs w:val="22"/>
        </w:rPr>
      </w:pPr>
      <w:ins w:id="433" w:author="Seabolt, Roy R.  (Harris)" w:date="2013-05-14T13:20:00Z">
        <w:r w:rsidRPr="003339CD">
          <w:rPr>
            <w:rStyle w:val="Hyperlink"/>
          </w:rPr>
          <w:fldChar w:fldCharType="begin"/>
        </w:r>
        <w:r w:rsidRPr="003339CD">
          <w:rPr>
            <w:rStyle w:val="Hyperlink"/>
          </w:rPr>
          <w:instrText xml:space="preserve"> </w:instrText>
        </w:r>
        <w:r>
          <w:instrText>HYPERLINK \l "_Toc356301065"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Appendix B   Master Files</w:t>
        </w:r>
        <w:r>
          <w:rPr>
            <w:webHidden/>
          </w:rPr>
          <w:tab/>
        </w:r>
        <w:r>
          <w:rPr>
            <w:webHidden/>
          </w:rPr>
          <w:fldChar w:fldCharType="begin"/>
        </w:r>
        <w:r>
          <w:rPr>
            <w:webHidden/>
          </w:rPr>
          <w:instrText xml:space="preserve"> PAGEREF _Toc356301065 \h </w:instrText>
        </w:r>
        <w:r>
          <w:rPr>
            <w:webHidden/>
          </w:rPr>
        </w:r>
      </w:ins>
      <w:r>
        <w:rPr>
          <w:webHidden/>
        </w:rPr>
        <w:fldChar w:fldCharType="separate"/>
      </w:r>
      <w:ins w:id="434" w:author="Seabolt, Roy R.  (Harris)" w:date="2013-05-14T13:20:00Z">
        <w:r>
          <w:rPr>
            <w:webHidden/>
          </w:rPr>
          <w:t>83</w:t>
        </w:r>
        <w:r>
          <w:rPr>
            <w:webHidden/>
          </w:rPr>
          <w:fldChar w:fldCharType="end"/>
        </w:r>
        <w:r w:rsidRPr="003339CD">
          <w:rPr>
            <w:rStyle w:val="Hyperlink"/>
          </w:rPr>
          <w:fldChar w:fldCharType="end"/>
        </w:r>
      </w:ins>
    </w:p>
    <w:p w:rsidR="00753771" w:rsidRPr="007B261B" w:rsidRDefault="00753771">
      <w:pPr>
        <w:pStyle w:val="TOC2"/>
        <w:rPr>
          <w:ins w:id="435" w:author="Seabolt, Roy R.  (Harris)" w:date="2013-05-14T13:20:00Z"/>
          <w:rFonts w:ascii="Calibri" w:hAnsi="Calibri"/>
          <w:sz w:val="22"/>
          <w:szCs w:val="22"/>
        </w:rPr>
      </w:pPr>
      <w:ins w:id="436" w:author="Seabolt, Roy R.  (Harris)" w:date="2013-05-14T13:20:00Z">
        <w:r w:rsidRPr="003339CD">
          <w:rPr>
            <w:rStyle w:val="Hyperlink"/>
          </w:rPr>
          <w:fldChar w:fldCharType="begin"/>
        </w:r>
        <w:r w:rsidRPr="003339CD">
          <w:rPr>
            <w:rStyle w:val="Hyperlink"/>
          </w:rPr>
          <w:instrText xml:space="preserve"> </w:instrText>
        </w:r>
        <w:r>
          <w:instrText>HYPERLINK \l "_Toc356301066"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B.1  Overview</w:t>
        </w:r>
        <w:r>
          <w:rPr>
            <w:webHidden/>
          </w:rPr>
          <w:tab/>
        </w:r>
        <w:r>
          <w:rPr>
            <w:webHidden/>
          </w:rPr>
          <w:fldChar w:fldCharType="begin"/>
        </w:r>
        <w:r>
          <w:rPr>
            <w:webHidden/>
          </w:rPr>
          <w:instrText xml:space="preserve"> PAGEREF _Toc356301066 \h </w:instrText>
        </w:r>
        <w:r>
          <w:rPr>
            <w:webHidden/>
          </w:rPr>
        </w:r>
      </w:ins>
      <w:r>
        <w:rPr>
          <w:webHidden/>
        </w:rPr>
        <w:fldChar w:fldCharType="separate"/>
      </w:r>
      <w:ins w:id="437" w:author="Seabolt, Roy R.  (Harris)" w:date="2013-05-14T13:20:00Z">
        <w:r>
          <w:rPr>
            <w:webHidden/>
          </w:rPr>
          <w:t>83</w:t>
        </w:r>
        <w:r>
          <w:rPr>
            <w:webHidden/>
          </w:rPr>
          <w:fldChar w:fldCharType="end"/>
        </w:r>
        <w:r w:rsidRPr="003339CD">
          <w:rPr>
            <w:rStyle w:val="Hyperlink"/>
          </w:rPr>
          <w:fldChar w:fldCharType="end"/>
        </w:r>
      </w:ins>
    </w:p>
    <w:p w:rsidR="00753771" w:rsidRPr="007B261B" w:rsidRDefault="00753771">
      <w:pPr>
        <w:pStyle w:val="TOC2"/>
        <w:rPr>
          <w:ins w:id="438" w:author="Seabolt, Roy R.  (Harris)" w:date="2013-05-14T13:20:00Z"/>
          <w:rFonts w:ascii="Calibri" w:hAnsi="Calibri"/>
          <w:sz w:val="22"/>
          <w:szCs w:val="22"/>
        </w:rPr>
      </w:pPr>
      <w:ins w:id="439" w:author="Seabolt, Roy R.  (Harris)" w:date="2013-05-14T13:20:00Z">
        <w:r w:rsidRPr="003339CD">
          <w:rPr>
            <w:rStyle w:val="Hyperlink"/>
          </w:rPr>
          <w:fldChar w:fldCharType="begin"/>
        </w:r>
        <w:r w:rsidRPr="003339CD">
          <w:rPr>
            <w:rStyle w:val="Hyperlink"/>
          </w:rPr>
          <w:instrText xml:space="preserve"> </w:instrText>
        </w:r>
        <w:r>
          <w:instrText>HYPERLINK \l "_Toc356301067"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B.2  Master Files</w:t>
        </w:r>
        <w:r>
          <w:rPr>
            <w:webHidden/>
          </w:rPr>
          <w:tab/>
        </w:r>
        <w:r>
          <w:rPr>
            <w:webHidden/>
          </w:rPr>
          <w:fldChar w:fldCharType="begin"/>
        </w:r>
        <w:r>
          <w:rPr>
            <w:webHidden/>
          </w:rPr>
          <w:instrText xml:space="preserve"> PAGEREF _Toc356301067 \h </w:instrText>
        </w:r>
        <w:r>
          <w:rPr>
            <w:webHidden/>
          </w:rPr>
        </w:r>
      </w:ins>
      <w:r>
        <w:rPr>
          <w:webHidden/>
        </w:rPr>
        <w:fldChar w:fldCharType="separate"/>
      </w:r>
      <w:ins w:id="440" w:author="Seabolt, Roy R.  (Harris)" w:date="2013-05-14T13:20:00Z">
        <w:r>
          <w:rPr>
            <w:webHidden/>
          </w:rPr>
          <w:t>83</w:t>
        </w:r>
        <w:r>
          <w:rPr>
            <w:webHidden/>
          </w:rPr>
          <w:fldChar w:fldCharType="end"/>
        </w:r>
        <w:r w:rsidRPr="003339CD">
          <w:rPr>
            <w:rStyle w:val="Hyperlink"/>
          </w:rPr>
          <w:fldChar w:fldCharType="end"/>
        </w:r>
      </w:ins>
    </w:p>
    <w:p w:rsidR="00753771" w:rsidRPr="007B261B" w:rsidRDefault="00753771">
      <w:pPr>
        <w:pStyle w:val="TOC3"/>
        <w:rPr>
          <w:ins w:id="441" w:author="Seabolt, Roy R.  (Harris)" w:date="2013-05-14T13:20:00Z"/>
          <w:rFonts w:ascii="Calibri" w:hAnsi="Calibri"/>
          <w:sz w:val="22"/>
          <w:szCs w:val="22"/>
        </w:rPr>
      </w:pPr>
      <w:ins w:id="442" w:author="Seabolt, Roy R.  (Harris)" w:date="2013-05-14T13:20:00Z">
        <w:r w:rsidRPr="003339CD">
          <w:rPr>
            <w:rStyle w:val="Hyperlink"/>
          </w:rPr>
          <w:fldChar w:fldCharType="begin"/>
        </w:r>
        <w:r w:rsidRPr="003339CD">
          <w:rPr>
            <w:rStyle w:val="Hyperlink"/>
          </w:rPr>
          <w:instrText xml:space="preserve"> </w:instrText>
        </w:r>
        <w:r>
          <w:instrText>HYPERLINK \l "_Toc356301068"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B.2.1  Master File Menu Options</w:t>
        </w:r>
        <w:r>
          <w:rPr>
            <w:webHidden/>
          </w:rPr>
          <w:tab/>
        </w:r>
        <w:r>
          <w:rPr>
            <w:webHidden/>
          </w:rPr>
          <w:fldChar w:fldCharType="begin"/>
        </w:r>
        <w:r>
          <w:rPr>
            <w:webHidden/>
          </w:rPr>
          <w:instrText xml:space="preserve"> PAGEREF _Toc356301068 \h </w:instrText>
        </w:r>
        <w:r>
          <w:rPr>
            <w:webHidden/>
          </w:rPr>
        </w:r>
      </w:ins>
      <w:r>
        <w:rPr>
          <w:webHidden/>
        </w:rPr>
        <w:fldChar w:fldCharType="separate"/>
      </w:r>
      <w:ins w:id="443" w:author="Seabolt, Roy R.  (Harris)" w:date="2013-05-14T13:20:00Z">
        <w:r>
          <w:rPr>
            <w:webHidden/>
          </w:rPr>
          <w:t>83</w:t>
        </w:r>
        <w:r>
          <w:rPr>
            <w:webHidden/>
          </w:rPr>
          <w:fldChar w:fldCharType="end"/>
        </w:r>
        <w:r w:rsidRPr="003339CD">
          <w:rPr>
            <w:rStyle w:val="Hyperlink"/>
          </w:rPr>
          <w:fldChar w:fldCharType="end"/>
        </w:r>
      </w:ins>
    </w:p>
    <w:p w:rsidR="00753771" w:rsidRPr="007B261B" w:rsidRDefault="00753771">
      <w:pPr>
        <w:pStyle w:val="TOC3"/>
        <w:rPr>
          <w:ins w:id="444" w:author="Seabolt, Roy R.  (Harris)" w:date="2013-05-14T13:20:00Z"/>
          <w:rFonts w:ascii="Calibri" w:hAnsi="Calibri"/>
          <w:sz w:val="22"/>
          <w:szCs w:val="22"/>
        </w:rPr>
      </w:pPr>
      <w:ins w:id="445" w:author="Seabolt, Roy R.  (Harris)" w:date="2013-05-14T13:20:00Z">
        <w:r w:rsidRPr="003339CD">
          <w:rPr>
            <w:rStyle w:val="Hyperlink"/>
          </w:rPr>
          <w:fldChar w:fldCharType="begin"/>
        </w:r>
        <w:r w:rsidRPr="003339CD">
          <w:rPr>
            <w:rStyle w:val="Hyperlink"/>
          </w:rPr>
          <w:instrText xml:space="preserve"> </w:instrText>
        </w:r>
        <w:r>
          <w:instrText>HYPERLINK \l "_Toc356301069"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B.2.2  General Formatting Issues</w:t>
        </w:r>
        <w:r>
          <w:rPr>
            <w:webHidden/>
          </w:rPr>
          <w:tab/>
        </w:r>
        <w:r>
          <w:rPr>
            <w:webHidden/>
          </w:rPr>
          <w:fldChar w:fldCharType="begin"/>
        </w:r>
        <w:r>
          <w:rPr>
            <w:webHidden/>
          </w:rPr>
          <w:instrText xml:space="preserve"> PAGEREF _Toc356301069 \h </w:instrText>
        </w:r>
        <w:r>
          <w:rPr>
            <w:webHidden/>
          </w:rPr>
        </w:r>
      </w:ins>
      <w:r>
        <w:rPr>
          <w:webHidden/>
        </w:rPr>
        <w:fldChar w:fldCharType="separate"/>
      </w:r>
      <w:ins w:id="446" w:author="Seabolt, Roy R.  (Harris)" w:date="2013-05-14T13:20:00Z">
        <w:r>
          <w:rPr>
            <w:webHidden/>
          </w:rPr>
          <w:t>84</w:t>
        </w:r>
        <w:r>
          <w:rPr>
            <w:webHidden/>
          </w:rPr>
          <w:fldChar w:fldCharType="end"/>
        </w:r>
        <w:r w:rsidRPr="003339CD">
          <w:rPr>
            <w:rStyle w:val="Hyperlink"/>
          </w:rPr>
          <w:fldChar w:fldCharType="end"/>
        </w:r>
      </w:ins>
    </w:p>
    <w:p w:rsidR="00753771" w:rsidRPr="007B261B" w:rsidRDefault="00753771">
      <w:pPr>
        <w:pStyle w:val="TOC2"/>
        <w:rPr>
          <w:ins w:id="447" w:author="Seabolt, Roy R.  (Harris)" w:date="2013-05-14T13:20:00Z"/>
          <w:rFonts w:ascii="Calibri" w:hAnsi="Calibri"/>
          <w:sz w:val="22"/>
          <w:szCs w:val="22"/>
        </w:rPr>
      </w:pPr>
      <w:ins w:id="448" w:author="Seabolt, Roy R.  (Harris)" w:date="2013-05-14T13:20:00Z">
        <w:r w:rsidRPr="003339CD">
          <w:rPr>
            <w:rStyle w:val="Hyperlink"/>
          </w:rPr>
          <w:lastRenderedPageBreak/>
          <w:fldChar w:fldCharType="begin"/>
        </w:r>
        <w:r w:rsidRPr="003339CD">
          <w:rPr>
            <w:rStyle w:val="Hyperlink"/>
          </w:rPr>
          <w:instrText xml:space="preserve"> </w:instrText>
        </w:r>
        <w:r>
          <w:instrText>HYPERLINK \l "_Toc356301070"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B.3  Static Master Files</w:t>
        </w:r>
        <w:r>
          <w:rPr>
            <w:webHidden/>
          </w:rPr>
          <w:tab/>
        </w:r>
        <w:r>
          <w:rPr>
            <w:webHidden/>
          </w:rPr>
          <w:fldChar w:fldCharType="begin"/>
        </w:r>
        <w:r>
          <w:rPr>
            <w:webHidden/>
          </w:rPr>
          <w:instrText xml:space="preserve"> PAGEREF _Toc356301070 \h </w:instrText>
        </w:r>
        <w:r>
          <w:rPr>
            <w:webHidden/>
          </w:rPr>
        </w:r>
      </w:ins>
      <w:r>
        <w:rPr>
          <w:webHidden/>
        </w:rPr>
        <w:fldChar w:fldCharType="separate"/>
      </w:r>
      <w:ins w:id="449" w:author="Seabolt, Roy R.  (Harris)" w:date="2013-05-14T13:20:00Z">
        <w:r>
          <w:rPr>
            <w:webHidden/>
          </w:rPr>
          <w:t>84</w:t>
        </w:r>
        <w:r>
          <w:rPr>
            <w:webHidden/>
          </w:rPr>
          <w:fldChar w:fldCharType="end"/>
        </w:r>
        <w:r w:rsidRPr="003339CD">
          <w:rPr>
            <w:rStyle w:val="Hyperlink"/>
          </w:rPr>
          <w:fldChar w:fldCharType="end"/>
        </w:r>
      </w:ins>
    </w:p>
    <w:p w:rsidR="00753771" w:rsidRPr="007B261B" w:rsidRDefault="00753771">
      <w:pPr>
        <w:pStyle w:val="TOC3"/>
        <w:rPr>
          <w:ins w:id="450" w:author="Seabolt, Roy R.  (Harris)" w:date="2013-05-14T13:20:00Z"/>
          <w:rFonts w:ascii="Calibri" w:hAnsi="Calibri"/>
          <w:sz w:val="22"/>
          <w:szCs w:val="22"/>
        </w:rPr>
      </w:pPr>
      <w:ins w:id="451" w:author="Seabolt, Roy R.  (Harris)" w:date="2013-05-14T13:20:00Z">
        <w:r w:rsidRPr="003339CD">
          <w:rPr>
            <w:rStyle w:val="Hyperlink"/>
          </w:rPr>
          <w:fldChar w:fldCharType="begin"/>
        </w:r>
        <w:r w:rsidRPr="003339CD">
          <w:rPr>
            <w:rStyle w:val="Hyperlink"/>
          </w:rPr>
          <w:instrText xml:space="preserve"> </w:instrText>
        </w:r>
        <w:r>
          <w:instrText>HYPERLINK \l "_Toc356301071"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B.3.1  Element.DIC</w:t>
        </w:r>
        <w:r>
          <w:rPr>
            <w:webHidden/>
          </w:rPr>
          <w:tab/>
        </w:r>
        <w:r>
          <w:rPr>
            <w:webHidden/>
          </w:rPr>
          <w:fldChar w:fldCharType="begin"/>
        </w:r>
        <w:r>
          <w:rPr>
            <w:webHidden/>
          </w:rPr>
          <w:instrText xml:space="preserve"> PAGEREF _Toc356301071 \h </w:instrText>
        </w:r>
        <w:r>
          <w:rPr>
            <w:webHidden/>
          </w:rPr>
        </w:r>
      </w:ins>
      <w:r>
        <w:rPr>
          <w:webHidden/>
        </w:rPr>
        <w:fldChar w:fldCharType="separate"/>
      </w:r>
      <w:ins w:id="452" w:author="Seabolt, Roy R.  (Harris)" w:date="2013-05-14T13:20:00Z">
        <w:r>
          <w:rPr>
            <w:webHidden/>
          </w:rPr>
          <w:t>85</w:t>
        </w:r>
        <w:r>
          <w:rPr>
            <w:webHidden/>
          </w:rPr>
          <w:fldChar w:fldCharType="end"/>
        </w:r>
        <w:r w:rsidRPr="003339CD">
          <w:rPr>
            <w:rStyle w:val="Hyperlink"/>
          </w:rPr>
          <w:fldChar w:fldCharType="end"/>
        </w:r>
      </w:ins>
    </w:p>
    <w:p w:rsidR="00753771" w:rsidRPr="007B261B" w:rsidRDefault="00753771">
      <w:pPr>
        <w:pStyle w:val="TOC3"/>
        <w:rPr>
          <w:ins w:id="453" w:author="Seabolt, Roy R.  (Harris)" w:date="2013-05-14T13:20:00Z"/>
          <w:rFonts w:ascii="Calibri" w:hAnsi="Calibri"/>
          <w:sz w:val="22"/>
          <w:szCs w:val="22"/>
        </w:rPr>
      </w:pPr>
      <w:ins w:id="454" w:author="Seabolt, Roy R.  (Harris)" w:date="2013-05-14T13:20:00Z">
        <w:r w:rsidRPr="003339CD">
          <w:rPr>
            <w:rStyle w:val="Hyperlink"/>
          </w:rPr>
          <w:fldChar w:fldCharType="begin"/>
        </w:r>
        <w:r w:rsidRPr="003339CD">
          <w:rPr>
            <w:rStyle w:val="Hyperlink"/>
          </w:rPr>
          <w:instrText xml:space="preserve"> </w:instrText>
        </w:r>
        <w:r>
          <w:instrText>HYPERLINK \l "_Toc356301072"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B.3.2  HL7.DIC</w:t>
        </w:r>
        <w:r>
          <w:rPr>
            <w:webHidden/>
          </w:rPr>
          <w:tab/>
        </w:r>
        <w:r>
          <w:rPr>
            <w:webHidden/>
          </w:rPr>
          <w:fldChar w:fldCharType="begin"/>
        </w:r>
        <w:r>
          <w:rPr>
            <w:webHidden/>
          </w:rPr>
          <w:instrText xml:space="preserve"> PAGEREF _Toc356301072 \h </w:instrText>
        </w:r>
        <w:r>
          <w:rPr>
            <w:webHidden/>
          </w:rPr>
        </w:r>
      </w:ins>
      <w:r>
        <w:rPr>
          <w:webHidden/>
        </w:rPr>
        <w:fldChar w:fldCharType="separate"/>
      </w:r>
      <w:ins w:id="455" w:author="Seabolt, Roy R.  (Harris)" w:date="2013-05-14T13:20:00Z">
        <w:r>
          <w:rPr>
            <w:webHidden/>
          </w:rPr>
          <w:t>87</w:t>
        </w:r>
        <w:r>
          <w:rPr>
            <w:webHidden/>
          </w:rPr>
          <w:fldChar w:fldCharType="end"/>
        </w:r>
        <w:r w:rsidRPr="003339CD">
          <w:rPr>
            <w:rStyle w:val="Hyperlink"/>
          </w:rPr>
          <w:fldChar w:fldCharType="end"/>
        </w:r>
      </w:ins>
    </w:p>
    <w:p w:rsidR="00753771" w:rsidRPr="007B261B" w:rsidRDefault="00753771">
      <w:pPr>
        <w:pStyle w:val="TOC3"/>
        <w:rPr>
          <w:ins w:id="456" w:author="Seabolt, Roy R.  (Harris)" w:date="2013-05-14T13:20:00Z"/>
          <w:rFonts w:ascii="Calibri" w:hAnsi="Calibri"/>
          <w:sz w:val="22"/>
          <w:szCs w:val="22"/>
        </w:rPr>
      </w:pPr>
      <w:ins w:id="457" w:author="Seabolt, Roy R.  (Harris)" w:date="2013-05-14T13:20:00Z">
        <w:r w:rsidRPr="003339CD">
          <w:rPr>
            <w:rStyle w:val="Hyperlink"/>
          </w:rPr>
          <w:fldChar w:fldCharType="begin"/>
        </w:r>
        <w:r w:rsidRPr="003339CD">
          <w:rPr>
            <w:rStyle w:val="Hyperlink"/>
          </w:rPr>
          <w:instrText xml:space="preserve"> </w:instrText>
        </w:r>
        <w:r>
          <w:instrText>HYPERLINK \l "_Toc356301073"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B.3.3  CT_PARAM.DIC</w:t>
        </w:r>
        <w:r>
          <w:rPr>
            <w:webHidden/>
          </w:rPr>
          <w:tab/>
        </w:r>
        <w:r>
          <w:rPr>
            <w:webHidden/>
          </w:rPr>
          <w:fldChar w:fldCharType="begin"/>
        </w:r>
        <w:r>
          <w:rPr>
            <w:webHidden/>
          </w:rPr>
          <w:instrText xml:space="preserve"> PAGEREF _Toc356301073 \h </w:instrText>
        </w:r>
        <w:r>
          <w:rPr>
            <w:webHidden/>
          </w:rPr>
        </w:r>
      </w:ins>
      <w:r>
        <w:rPr>
          <w:webHidden/>
        </w:rPr>
        <w:fldChar w:fldCharType="separate"/>
      </w:r>
      <w:ins w:id="458" w:author="Seabolt, Roy R.  (Harris)" w:date="2013-05-14T13:20:00Z">
        <w:r>
          <w:rPr>
            <w:webHidden/>
          </w:rPr>
          <w:t>88</w:t>
        </w:r>
        <w:r>
          <w:rPr>
            <w:webHidden/>
          </w:rPr>
          <w:fldChar w:fldCharType="end"/>
        </w:r>
        <w:r w:rsidRPr="003339CD">
          <w:rPr>
            <w:rStyle w:val="Hyperlink"/>
          </w:rPr>
          <w:fldChar w:fldCharType="end"/>
        </w:r>
      </w:ins>
    </w:p>
    <w:p w:rsidR="00753771" w:rsidRPr="007B261B" w:rsidRDefault="00753771">
      <w:pPr>
        <w:pStyle w:val="TOC3"/>
        <w:rPr>
          <w:ins w:id="459" w:author="Seabolt, Roy R.  (Harris)" w:date="2013-05-14T13:20:00Z"/>
          <w:rFonts w:ascii="Calibri" w:hAnsi="Calibri"/>
          <w:sz w:val="22"/>
          <w:szCs w:val="22"/>
        </w:rPr>
      </w:pPr>
      <w:ins w:id="460" w:author="Seabolt, Roy R.  (Harris)" w:date="2013-05-14T13:20:00Z">
        <w:r w:rsidRPr="003339CD">
          <w:rPr>
            <w:rStyle w:val="Hyperlink"/>
          </w:rPr>
          <w:fldChar w:fldCharType="begin"/>
        </w:r>
        <w:r w:rsidRPr="003339CD">
          <w:rPr>
            <w:rStyle w:val="Hyperlink"/>
          </w:rPr>
          <w:instrText xml:space="preserve"> </w:instrText>
        </w:r>
        <w:r>
          <w:instrText>HYPERLINK \l "_Toc356301074"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B.3.4  SCP_List.DIC</w:t>
        </w:r>
        <w:r>
          <w:rPr>
            <w:webHidden/>
          </w:rPr>
          <w:tab/>
        </w:r>
        <w:r>
          <w:rPr>
            <w:webHidden/>
          </w:rPr>
          <w:fldChar w:fldCharType="begin"/>
        </w:r>
        <w:r>
          <w:rPr>
            <w:webHidden/>
          </w:rPr>
          <w:instrText xml:space="preserve"> PAGEREF _Toc356301074 \h </w:instrText>
        </w:r>
        <w:r>
          <w:rPr>
            <w:webHidden/>
          </w:rPr>
        </w:r>
      </w:ins>
      <w:r>
        <w:rPr>
          <w:webHidden/>
        </w:rPr>
        <w:fldChar w:fldCharType="separate"/>
      </w:r>
      <w:ins w:id="461" w:author="Seabolt, Roy R.  (Harris)" w:date="2013-05-14T13:20:00Z">
        <w:r>
          <w:rPr>
            <w:webHidden/>
          </w:rPr>
          <w:t>89</w:t>
        </w:r>
        <w:r>
          <w:rPr>
            <w:webHidden/>
          </w:rPr>
          <w:fldChar w:fldCharType="end"/>
        </w:r>
        <w:r w:rsidRPr="003339CD">
          <w:rPr>
            <w:rStyle w:val="Hyperlink"/>
          </w:rPr>
          <w:fldChar w:fldCharType="end"/>
        </w:r>
      </w:ins>
    </w:p>
    <w:p w:rsidR="00753771" w:rsidRPr="007B261B" w:rsidRDefault="00753771">
      <w:pPr>
        <w:pStyle w:val="TOC3"/>
        <w:rPr>
          <w:ins w:id="462" w:author="Seabolt, Roy R.  (Harris)" w:date="2013-05-14T13:20:00Z"/>
          <w:rFonts w:ascii="Calibri" w:hAnsi="Calibri"/>
          <w:sz w:val="22"/>
          <w:szCs w:val="22"/>
        </w:rPr>
      </w:pPr>
      <w:ins w:id="463" w:author="Seabolt, Roy R.  (Harris)" w:date="2013-05-14T13:20:00Z">
        <w:r w:rsidRPr="003339CD">
          <w:rPr>
            <w:rStyle w:val="Hyperlink"/>
          </w:rPr>
          <w:fldChar w:fldCharType="begin"/>
        </w:r>
        <w:r w:rsidRPr="003339CD">
          <w:rPr>
            <w:rStyle w:val="Hyperlink"/>
          </w:rPr>
          <w:instrText xml:space="preserve"> </w:instrText>
        </w:r>
        <w:r>
          <w:instrText>HYPERLINK \l "_Toc356301075"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B.3.5  Template.DIC</w:t>
        </w:r>
        <w:r>
          <w:rPr>
            <w:webHidden/>
          </w:rPr>
          <w:tab/>
        </w:r>
        <w:r>
          <w:rPr>
            <w:webHidden/>
          </w:rPr>
          <w:fldChar w:fldCharType="begin"/>
        </w:r>
        <w:r>
          <w:rPr>
            <w:webHidden/>
          </w:rPr>
          <w:instrText xml:space="preserve"> PAGEREF _Toc356301075 \h </w:instrText>
        </w:r>
        <w:r>
          <w:rPr>
            <w:webHidden/>
          </w:rPr>
        </w:r>
      </w:ins>
      <w:r>
        <w:rPr>
          <w:webHidden/>
        </w:rPr>
        <w:fldChar w:fldCharType="separate"/>
      </w:r>
      <w:ins w:id="464" w:author="Seabolt, Roy R.  (Harris)" w:date="2013-05-14T13:20:00Z">
        <w:r>
          <w:rPr>
            <w:webHidden/>
          </w:rPr>
          <w:t>90</w:t>
        </w:r>
        <w:r>
          <w:rPr>
            <w:webHidden/>
          </w:rPr>
          <w:fldChar w:fldCharType="end"/>
        </w:r>
        <w:r w:rsidRPr="003339CD">
          <w:rPr>
            <w:rStyle w:val="Hyperlink"/>
          </w:rPr>
          <w:fldChar w:fldCharType="end"/>
        </w:r>
      </w:ins>
    </w:p>
    <w:p w:rsidR="00753771" w:rsidRPr="007B261B" w:rsidRDefault="00753771">
      <w:pPr>
        <w:pStyle w:val="TOC3"/>
        <w:rPr>
          <w:ins w:id="465" w:author="Seabolt, Roy R.  (Harris)" w:date="2013-05-14T13:20:00Z"/>
          <w:rFonts w:ascii="Calibri" w:hAnsi="Calibri"/>
          <w:sz w:val="22"/>
          <w:szCs w:val="22"/>
        </w:rPr>
      </w:pPr>
      <w:ins w:id="466" w:author="Seabolt, Roy R.  (Harris)" w:date="2013-05-14T13:20:00Z">
        <w:r w:rsidRPr="003339CD">
          <w:rPr>
            <w:rStyle w:val="Hyperlink"/>
          </w:rPr>
          <w:fldChar w:fldCharType="begin"/>
        </w:r>
        <w:r w:rsidRPr="003339CD">
          <w:rPr>
            <w:rStyle w:val="Hyperlink"/>
          </w:rPr>
          <w:instrText xml:space="preserve"> </w:instrText>
        </w:r>
        <w:r>
          <w:instrText>HYPERLINK \l "_Toc356301076"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B.3.6  UID.DIC</w:t>
        </w:r>
        <w:r>
          <w:rPr>
            <w:webHidden/>
          </w:rPr>
          <w:tab/>
        </w:r>
        <w:r>
          <w:rPr>
            <w:webHidden/>
          </w:rPr>
          <w:fldChar w:fldCharType="begin"/>
        </w:r>
        <w:r>
          <w:rPr>
            <w:webHidden/>
          </w:rPr>
          <w:instrText xml:space="preserve"> PAGEREF _Toc356301076 \h </w:instrText>
        </w:r>
        <w:r>
          <w:rPr>
            <w:webHidden/>
          </w:rPr>
        </w:r>
      </w:ins>
      <w:r>
        <w:rPr>
          <w:webHidden/>
        </w:rPr>
        <w:fldChar w:fldCharType="separate"/>
      </w:r>
      <w:ins w:id="467" w:author="Seabolt, Roy R.  (Harris)" w:date="2013-05-14T13:20:00Z">
        <w:r>
          <w:rPr>
            <w:webHidden/>
          </w:rPr>
          <w:t>93</w:t>
        </w:r>
        <w:r>
          <w:rPr>
            <w:webHidden/>
          </w:rPr>
          <w:fldChar w:fldCharType="end"/>
        </w:r>
        <w:r w:rsidRPr="003339CD">
          <w:rPr>
            <w:rStyle w:val="Hyperlink"/>
          </w:rPr>
          <w:fldChar w:fldCharType="end"/>
        </w:r>
      </w:ins>
    </w:p>
    <w:p w:rsidR="00753771" w:rsidRPr="007B261B" w:rsidRDefault="00753771">
      <w:pPr>
        <w:pStyle w:val="TOC3"/>
        <w:rPr>
          <w:ins w:id="468" w:author="Seabolt, Roy R.  (Harris)" w:date="2013-05-14T13:20:00Z"/>
          <w:rFonts w:ascii="Calibri" w:hAnsi="Calibri"/>
          <w:sz w:val="22"/>
          <w:szCs w:val="22"/>
        </w:rPr>
      </w:pPr>
      <w:ins w:id="469" w:author="Seabolt, Roy R.  (Harris)" w:date="2013-05-14T13:20:00Z">
        <w:r w:rsidRPr="003339CD">
          <w:rPr>
            <w:rStyle w:val="Hyperlink"/>
          </w:rPr>
          <w:fldChar w:fldCharType="begin"/>
        </w:r>
        <w:r w:rsidRPr="003339CD">
          <w:rPr>
            <w:rStyle w:val="Hyperlink"/>
          </w:rPr>
          <w:instrText xml:space="preserve"> </w:instrText>
        </w:r>
        <w:r>
          <w:instrText>HYPERLINK \l "_Toc356301077"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B.3.7  Additional Data</w:t>
        </w:r>
        <w:r>
          <w:rPr>
            <w:webHidden/>
          </w:rPr>
          <w:tab/>
        </w:r>
        <w:r>
          <w:rPr>
            <w:webHidden/>
          </w:rPr>
          <w:fldChar w:fldCharType="begin"/>
        </w:r>
        <w:r>
          <w:rPr>
            <w:webHidden/>
          </w:rPr>
          <w:instrText xml:space="preserve"> PAGEREF _Toc356301077 \h </w:instrText>
        </w:r>
        <w:r>
          <w:rPr>
            <w:webHidden/>
          </w:rPr>
        </w:r>
      </w:ins>
      <w:r>
        <w:rPr>
          <w:webHidden/>
        </w:rPr>
        <w:fldChar w:fldCharType="separate"/>
      </w:r>
      <w:ins w:id="470" w:author="Seabolt, Roy R.  (Harris)" w:date="2013-05-14T13:20:00Z">
        <w:r>
          <w:rPr>
            <w:webHidden/>
          </w:rPr>
          <w:t>94</w:t>
        </w:r>
        <w:r>
          <w:rPr>
            <w:webHidden/>
          </w:rPr>
          <w:fldChar w:fldCharType="end"/>
        </w:r>
        <w:r w:rsidRPr="003339CD">
          <w:rPr>
            <w:rStyle w:val="Hyperlink"/>
          </w:rPr>
          <w:fldChar w:fldCharType="end"/>
        </w:r>
      </w:ins>
    </w:p>
    <w:p w:rsidR="00753771" w:rsidRPr="007B261B" w:rsidRDefault="00753771">
      <w:pPr>
        <w:pStyle w:val="TOC4"/>
        <w:rPr>
          <w:ins w:id="471" w:author="Seabolt, Roy R.  (Harris)" w:date="2013-05-14T13:20:00Z"/>
          <w:rFonts w:ascii="Calibri" w:hAnsi="Calibri"/>
          <w:noProof/>
          <w:sz w:val="22"/>
          <w:szCs w:val="22"/>
        </w:rPr>
      </w:pPr>
      <w:ins w:id="472"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"_Toc356301078"</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B.3.7.1  DataMisc.DIC</w:t>
        </w:r>
        <w:r>
          <w:rPr>
            <w:noProof/>
            <w:webHidden/>
          </w:rPr>
          <w:tab/>
        </w:r>
        <w:r>
          <w:rPr>
            <w:noProof/>
            <w:webHidden/>
          </w:rPr>
          <w:fldChar w:fldCharType="begin"/>
        </w:r>
        <w:r>
          <w:rPr>
            <w:noProof/>
            <w:webHidden/>
          </w:rPr>
          <w:instrText xml:space="preserve"> PAGEREF _Toc356301078 \h </w:instrText>
        </w:r>
        <w:r>
          <w:rPr>
            <w:noProof/>
            <w:webHidden/>
          </w:rPr>
        </w:r>
      </w:ins>
      <w:r>
        <w:rPr>
          <w:noProof/>
          <w:webHidden/>
        </w:rPr>
        <w:fldChar w:fldCharType="separate"/>
      </w:r>
      <w:ins w:id="473" w:author="Seabolt, Roy R.  (Harris)" w:date="2013-05-14T13:20:00Z">
        <w:r>
          <w:rPr>
            <w:noProof/>
            <w:webHidden/>
          </w:rPr>
          <w:t>95</w:t>
        </w:r>
        <w:r>
          <w:rPr>
            <w:noProof/>
            <w:webHidden/>
          </w:rPr>
          <w:fldChar w:fldCharType="end"/>
        </w:r>
        <w:r w:rsidRPr="003339CD">
          <w:rPr>
            <w:rStyle w:val="Hyperlink"/>
            <w:noProof/>
          </w:rPr>
          <w:fldChar w:fldCharType="end"/>
        </w:r>
      </w:ins>
    </w:p>
    <w:p w:rsidR="00753771" w:rsidRPr="007B261B" w:rsidRDefault="00753771">
      <w:pPr>
        <w:pStyle w:val="TOC4"/>
        <w:rPr>
          <w:ins w:id="474" w:author="Seabolt, Roy R.  (Harris)" w:date="2013-05-14T13:20:00Z"/>
          <w:rFonts w:ascii="Calibri" w:hAnsi="Calibri"/>
          <w:noProof/>
          <w:sz w:val="22"/>
          <w:szCs w:val="22"/>
        </w:rPr>
      </w:pPr>
      <w:ins w:id="475"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"_Toc356301079"</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B.3.7.2  DataGECT.DIC</w:t>
        </w:r>
        <w:r>
          <w:rPr>
            <w:noProof/>
            <w:webHidden/>
          </w:rPr>
          <w:tab/>
        </w:r>
        <w:r>
          <w:rPr>
            <w:noProof/>
            <w:webHidden/>
          </w:rPr>
          <w:fldChar w:fldCharType="begin"/>
        </w:r>
        <w:r>
          <w:rPr>
            <w:noProof/>
            <w:webHidden/>
          </w:rPr>
          <w:instrText xml:space="preserve"> PAGEREF _Toc356301079 \h </w:instrText>
        </w:r>
        <w:r>
          <w:rPr>
            <w:noProof/>
            <w:webHidden/>
          </w:rPr>
        </w:r>
      </w:ins>
      <w:r>
        <w:rPr>
          <w:noProof/>
          <w:webHidden/>
        </w:rPr>
        <w:fldChar w:fldCharType="separate"/>
      </w:r>
      <w:ins w:id="476" w:author="Seabolt, Roy R.  (Harris)" w:date="2013-05-14T13:20:00Z">
        <w:r>
          <w:rPr>
            <w:noProof/>
            <w:webHidden/>
          </w:rPr>
          <w:t>95</w:t>
        </w:r>
        <w:r>
          <w:rPr>
            <w:noProof/>
            <w:webHidden/>
          </w:rPr>
          <w:fldChar w:fldCharType="end"/>
        </w:r>
        <w:r w:rsidRPr="003339CD">
          <w:rPr>
            <w:rStyle w:val="Hyperlink"/>
            <w:noProof/>
          </w:rPr>
          <w:fldChar w:fldCharType="end"/>
        </w:r>
      </w:ins>
    </w:p>
    <w:p w:rsidR="00753771" w:rsidRPr="007B261B" w:rsidRDefault="00753771">
      <w:pPr>
        <w:pStyle w:val="TOC4"/>
        <w:rPr>
          <w:ins w:id="477" w:author="Seabolt, Roy R.  (Harris)" w:date="2013-05-14T13:20:00Z"/>
          <w:rFonts w:ascii="Calibri" w:hAnsi="Calibri"/>
          <w:noProof/>
          <w:sz w:val="22"/>
          <w:szCs w:val="22"/>
        </w:rPr>
      </w:pPr>
      <w:ins w:id="478"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"_Toc356301080"</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B.3.7.3  Data_CR.DIC</w:t>
        </w:r>
        <w:r>
          <w:rPr>
            <w:noProof/>
            <w:webHidden/>
          </w:rPr>
          <w:tab/>
        </w:r>
        <w:r>
          <w:rPr>
            <w:noProof/>
            <w:webHidden/>
          </w:rPr>
          <w:fldChar w:fldCharType="begin"/>
        </w:r>
        <w:r>
          <w:rPr>
            <w:noProof/>
            <w:webHidden/>
          </w:rPr>
          <w:instrText xml:space="preserve"> PAGEREF _Toc356301080 \h </w:instrText>
        </w:r>
        <w:r>
          <w:rPr>
            <w:noProof/>
            <w:webHidden/>
          </w:rPr>
        </w:r>
      </w:ins>
      <w:r>
        <w:rPr>
          <w:noProof/>
          <w:webHidden/>
        </w:rPr>
        <w:fldChar w:fldCharType="separate"/>
      </w:r>
      <w:ins w:id="479" w:author="Seabolt, Roy R.  (Harris)" w:date="2013-05-14T13:20:00Z">
        <w:r>
          <w:rPr>
            <w:noProof/>
            <w:webHidden/>
          </w:rPr>
          <w:t>96</w:t>
        </w:r>
        <w:r>
          <w:rPr>
            <w:noProof/>
            <w:webHidden/>
          </w:rPr>
          <w:fldChar w:fldCharType="end"/>
        </w:r>
        <w:r w:rsidRPr="003339CD">
          <w:rPr>
            <w:rStyle w:val="Hyperlink"/>
            <w:noProof/>
          </w:rPr>
          <w:fldChar w:fldCharType="end"/>
        </w:r>
      </w:ins>
    </w:p>
    <w:p w:rsidR="00753771" w:rsidRPr="007B261B" w:rsidRDefault="00753771">
      <w:pPr>
        <w:pStyle w:val="TOC4"/>
        <w:rPr>
          <w:ins w:id="480" w:author="Seabolt, Roy R.  (Harris)" w:date="2013-05-14T13:20:00Z"/>
          <w:rFonts w:ascii="Calibri" w:hAnsi="Calibri"/>
          <w:noProof/>
          <w:sz w:val="22"/>
          <w:szCs w:val="22"/>
        </w:rPr>
      </w:pPr>
      <w:ins w:id="481"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"_Toc356301081"</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B.3.7.4  Data_MRI.DIC</w:t>
        </w:r>
        <w:r>
          <w:rPr>
            <w:noProof/>
            <w:webHidden/>
          </w:rPr>
          <w:tab/>
        </w:r>
        <w:r>
          <w:rPr>
            <w:noProof/>
            <w:webHidden/>
          </w:rPr>
          <w:fldChar w:fldCharType="begin"/>
        </w:r>
        <w:r>
          <w:rPr>
            <w:noProof/>
            <w:webHidden/>
          </w:rPr>
          <w:instrText xml:space="preserve"> PAGEREF _Toc356301081 \h </w:instrText>
        </w:r>
        <w:r>
          <w:rPr>
            <w:noProof/>
            <w:webHidden/>
          </w:rPr>
        </w:r>
      </w:ins>
      <w:r>
        <w:rPr>
          <w:noProof/>
          <w:webHidden/>
        </w:rPr>
        <w:fldChar w:fldCharType="separate"/>
      </w:r>
      <w:ins w:id="482" w:author="Seabolt, Roy R.  (Harris)" w:date="2013-05-14T13:20:00Z">
        <w:r>
          <w:rPr>
            <w:noProof/>
            <w:webHidden/>
          </w:rPr>
          <w:t>97</w:t>
        </w:r>
        <w:r>
          <w:rPr>
            <w:noProof/>
            <w:webHidden/>
          </w:rPr>
          <w:fldChar w:fldCharType="end"/>
        </w:r>
        <w:r w:rsidRPr="003339CD">
          <w:rPr>
            <w:rStyle w:val="Hyperlink"/>
            <w:noProof/>
          </w:rPr>
          <w:fldChar w:fldCharType="end"/>
        </w:r>
      </w:ins>
    </w:p>
    <w:p w:rsidR="00753771" w:rsidRPr="007B261B" w:rsidRDefault="00753771">
      <w:pPr>
        <w:pStyle w:val="TOC2"/>
        <w:rPr>
          <w:ins w:id="483" w:author="Seabolt, Roy R.  (Harris)" w:date="2013-05-14T13:20:00Z"/>
          <w:rFonts w:ascii="Calibri" w:hAnsi="Calibri"/>
          <w:sz w:val="22"/>
          <w:szCs w:val="22"/>
        </w:rPr>
      </w:pPr>
      <w:ins w:id="484" w:author="Seabolt, Roy R.  (Harris)" w:date="2013-05-14T13:20:00Z">
        <w:r w:rsidRPr="003339CD">
          <w:rPr>
            <w:rStyle w:val="Hyperlink"/>
          </w:rPr>
          <w:fldChar w:fldCharType="begin"/>
        </w:r>
        <w:r w:rsidRPr="003339CD">
          <w:rPr>
            <w:rStyle w:val="Hyperlink"/>
          </w:rPr>
          <w:instrText xml:space="preserve"> </w:instrText>
        </w:r>
        <w:r>
          <w:instrText>HYPERLINK \l "_Toc356301082"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  Site-Specific Master Files</w:t>
        </w:r>
        <w:r>
          <w:rPr>
            <w:webHidden/>
          </w:rPr>
          <w:tab/>
        </w:r>
        <w:r>
          <w:rPr>
            <w:webHidden/>
          </w:rPr>
          <w:fldChar w:fldCharType="begin"/>
        </w:r>
        <w:r>
          <w:rPr>
            <w:webHidden/>
          </w:rPr>
          <w:instrText xml:space="preserve"> PAGEREF _Toc356301082 \h </w:instrText>
        </w:r>
        <w:r>
          <w:rPr>
            <w:webHidden/>
          </w:rPr>
        </w:r>
      </w:ins>
      <w:r>
        <w:rPr>
          <w:webHidden/>
        </w:rPr>
        <w:fldChar w:fldCharType="separate"/>
      </w:r>
      <w:ins w:id="485" w:author="Seabolt, Roy R.  (Harris)" w:date="2013-05-14T13:20:00Z">
        <w:r>
          <w:rPr>
            <w:webHidden/>
          </w:rPr>
          <w:t>98</w:t>
        </w:r>
        <w:r>
          <w:rPr>
            <w:webHidden/>
          </w:rPr>
          <w:fldChar w:fldCharType="end"/>
        </w:r>
        <w:r w:rsidRPr="003339CD">
          <w:rPr>
            <w:rStyle w:val="Hyperlink"/>
          </w:rPr>
          <w:fldChar w:fldCharType="end"/>
        </w:r>
      </w:ins>
    </w:p>
    <w:p w:rsidR="00753771" w:rsidRPr="007B261B" w:rsidRDefault="00753771">
      <w:pPr>
        <w:pStyle w:val="TOC3"/>
        <w:rPr>
          <w:ins w:id="486" w:author="Seabolt, Roy R.  (Harris)" w:date="2013-05-14T13:20:00Z"/>
          <w:rFonts w:ascii="Calibri" w:hAnsi="Calibri"/>
          <w:sz w:val="22"/>
          <w:szCs w:val="22"/>
        </w:rPr>
      </w:pPr>
      <w:ins w:id="487" w:author="Seabolt, Roy R.  (Harris)" w:date="2013-05-14T13:20:00Z">
        <w:r w:rsidRPr="003339CD">
          <w:rPr>
            <w:rStyle w:val="Hyperlink"/>
          </w:rPr>
          <w:fldChar w:fldCharType="begin"/>
        </w:r>
        <w:r w:rsidRPr="003339CD">
          <w:rPr>
            <w:rStyle w:val="Hyperlink"/>
          </w:rPr>
          <w:instrText xml:space="preserve"> </w:instrText>
        </w:r>
        <w:r>
          <w:instrText>HYPERLINK \l "_Toc356301083"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B.4.1  AETITLE.DIC</w:t>
        </w:r>
        <w:r>
          <w:rPr>
            <w:webHidden/>
          </w:rPr>
          <w:tab/>
        </w:r>
        <w:r>
          <w:rPr>
            <w:webHidden/>
          </w:rPr>
          <w:fldChar w:fldCharType="begin"/>
        </w:r>
        <w:r>
          <w:rPr>
            <w:webHidden/>
          </w:rPr>
          <w:instrText xml:space="preserve"> PAGEREF _Toc356301083 \h </w:instrText>
        </w:r>
        <w:r>
          <w:rPr>
            <w:webHidden/>
          </w:rPr>
        </w:r>
      </w:ins>
      <w:r>
        <w:rPr>
          <w:webHidden/>
        </w:rPr>
        <w:fldChar w:fldCharType="separate"/>
      </w:r>
      <w:ins w:id="488" w:author="Seabolt, Roy R.  (Harris)" w:date="2013-05-14T13:20:00Z">
        <w:r>
          <w:rPr>
            <w:webHidden/>
          </w:rPr>
          <w:t>99</w:t>
        </w:r>
        <w:r>
          <w:rPr>
            <w:webHidden/>
          </w:rPr>
          <w:fldChar w:fldCharType="end"/>
        </w:r>
        <w:r w:rsidRPr="003339CD">
          <w:rPr>
            <w:rStyle w:val="Hyperlink"/>
          </w:rPr>
          <w:fldChar w:fldCharType="end"/>
        </w:r>
      </w:ins>
    </w:p>
    <w:p w:rsidR="00753771" w:rsidRPr="007B261B" w:rsidRDefault="00753771">
      <w:pPr>
        <w:pStyle w:val="TOC3"/>
        <w:rPr>
          <w:ins w:id="489" w:author="Seabolt, Roy R.  (Harris)" w:date="2013-05-14T13:20:00Z"/>
          <w:rFonts w:ascii="Calibri" w:hAnsi="Calibri"/>
          <w:sz w:val="22"/>
          <w:szCs w:val="22"/>
        </w:rPr>
      </w:pPr>
      <w:ins w:id="490" w:author="Seabolt, Roy R.  (Harris)" w:date="2013-05-14T13:20:00Z">
        <w:r w:rsidRPr="003339CD">
          <w:rPr>
            <w:rStyle w:val="Hyperlink"/>
          </w:rPr>
          <w:fldChar w:fldCharType="begin"/>
        </w:r>
        <w:r w:rsidRPr="003339CD">
          <w:rPr>
            <w:rStyle w:val="Hyperlink"/>
          </w:rPr>
          <w:instrText xml:space="preserve"> </w:instrText>
        </w:r>
        <w:r>
          <w:instrText>HYPERLINK \l "_Toc356301084"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B.4.2  Instrument.DIC</w:t>
        </w:r>
        <w:r>
          <w:rPr>
            <w:webHidden/>
          </w:rPr>
          <w:tab/>
        </w:r>
        <w:r>
          <w:rPr>
            <w:webHidden/>
          </w:rPr>
          <w:fldChar w:fldCharType="begin"/>
        </w:r>
        <w:r>
          <w:rPr>
            <w:webHidden/>
          </w:rPr>
          <w:instrText xml:space="preserve"> PAGEREF _Toc356301084 \h </w:instrText>
        </w:r>
        <w:r>
          <w:rPr>
            <w:webHidden/>
          </w:rPr>
        </w:r>
      </w:ins>
      <w:r>
        <w:rPr>
          <w:webHidden/>
        </w:rPr>
        <w:fldChar w:fldCharType="separate"/>
      </w:r>
      <w:ins w:id="491" w:author="Seabolt, Roy R.  (Harris)" w:date="2013-05-14T13:20:00Z">
        <w:r>
          <w:rPr>
            <w:webHidden/>
          </w:rPr>
          <w:t>99</w:t>
        </w:r>
        <w:r>
          <w:rPr>
            <w:webHidden/>
          </w:rPr>
          <w:fldChar w:fldCharType="end"/>
        </w:r>
        <w:r w:rsidRPr="003339CD">
          <w:rPr>
            <w:rStyle w:val="Hyperlink"/>
          </w:rPr>
          <w:fldChar w:fldCharType="end"/>
        </w:r>
      </w:ins>
    </w:p>
    <w:p w:rsidR="00753771" w:rsidRPr="007B261B" w:rsidRDefault="00753771">
      <w:pPr>
        <w:pStyle w:val="TOC4"/>
        <w:rPr>
          <w:ins w:id="492" w:author="Seabolt, Roy R.  (Harris)" w:date="2013-05-14T13:20:00Z"/>
          <w:rFonts w:ascii="Calibri" w:hAnsi="Calibri"/>
          <w:noProof/>
          <w:sz w:val="22"/>
          <w:szCs w:val="22"/>
        </w:rPr>
      </w:pPr>
      <w:ins w:id="493"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"_Toc356301085"</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strike/>
            <w:noProof/>
          </w:rPr>
          <w:t>B.4.2.1  Icons for Instruments</w:t>
        </w:r>
        <w:r>
          <w:rPr>
            <w:noProof/>
            <w:webHidden/>
          </w:rPr>
          <w:tab/>
        </w:r>
        <w:r>
          <w:rPr>
            <w:noProof/>
            <w:webHidden/>
          </w:rPr>
          <w:fldChar w:fldCharType="begin"/>
        </w:r>
        <w:r>
          <w:rPr>
            <w:noProof/>
            <w:webHidden/>
          </w:rPr>
          <w:instrText xml:space="preserve"> PAGEREF _Toc356301085 \h </w:instrText>
        </w:r>
        <w:r>
          <w:rPr>
            <w:noProof/>
            <w:webHidden/>
          </w:rPr>
        </w:r>
      </w:ins>
      <w:r>
        <w:rPr>
          <w:noProof/>
          <w:webHidden/>
        </w:rPr>
        <w:fldChar w:fldCharType="separate"/>
      </w:r>
      <w:ins w:id="494" w:author="Seabolt, Roy R.  (Harris)" w:date="2013-05-14T13:20:00Z">
        <w:r>
          <w:rPr>
            <w:noProof/>
            <w:webHidden/>
          </w:rPr>
          <w:t>101</w:t>
        </w:r>
        <w:r>
          <w:rPr>
            <w:noProof/>
            <w:webHidden/>
          </w:rPr>
          <w:fldChar w:fldCharType="end"/>
        </w:r>
        <w:r w:rsidRPr="003339CD">
          <w:rPr>
            <w:rStyle w:val="Hyperlink"/>
            <w:noProof/>
          </w:rPr>
          <w:fldChar w:fldCharType="end"/>
        </w:r>
      </w:ins>
    </w:p>
    <w:p w:rsidR="00753771" w:rsidRPr="007B261B" w:rsidRDefault="00753771">
      <w:pPr>
        <w:pStyle w:val="TOC3"/>
        <w:rPr>
          <w:ins w:id="495" w:author="Seabolt, Roy R.  (Harris)" w:date="2013-05-14T13:20:00Z"/>
          <w:rFonts w:ascii="Calibri" w:hAnsi="Calibri"/>
          <w:sz w:val="22"/>
          <w:szCs w:val="22"/>
        </w:rPr>
      </w:pPr>
      <w:ins w:id="496" w:author="Seabolt, Roy R.  (Harris)" w:date="2013-05-14T13:20:00Z">
        <w:r w:rsidRPr="003339CD">
          <w:rPr>
            <w:rStyle w:val="Hyperlink"/>
          </w:rPr>
          <w:fldChar w:fldCharType="begin"/>
        </w:r>
        <w:r w:rsidRPr="003339CD">
          <w:rPr>
            <w:rStyle w:val="Hyperlink"/>
          </w:rPr>
          <w:instrText xml:space="preserve"> </w:instrText>
        </w:r>
        <w:r>
          <w:instrText>HYPERLINK \l "_Toc356301086"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B.4.3  Modality.DIC</w:t>
        </w:r>
        <w:r>
          <w:rPr>
            <w:webHidden/>
          </w:rPr>
          <w:tab/>
        </w:r>
        <w:r>
          <w:rPr>
            <w:webHidden/>
          </w:rPr>
          <w:fldChar w:fldCharType="begin"/>
        </w:r>
        <w:r>
          <w:rPr>
            <w:webHidden/>
          </w:rPr>
          <w:instrText xml:space="preserve"> PAGEREF _Toc356301086 \h </w:instrText>
        </w:r>
        <w:r>
          <w:rPr>
            <w:webHidden/>
          </w:rPr>
        </w:r>
      </w:ins>
      <w:r>
        <w:rPr>
          <w:webHidden/>
        </w:rPr>
        <w:fldChar w:fldCharType="separate"/>
      </w:r>
      <w:ins w:id="497" w:author="Seabolt, Roy R.  (Harris)" w:date="2013-05-14T13:20:00Z">
        <w:r>
          <w:rPr>
            <w:webHidden/>
          </w:rPr>
          <w:t>103</w:t>
        </w:r>
        <w:r>
          <w:rPr>
            <w:webHidden/>
          </w:rPr>
          <w:fldChar w:fldCharType="end"/>
        </w:r>
        <w:r w:rsidRPr="003339CD">
          <w:rPr>
            <w:rStyle w:val="Hyperlink"/>
          </w:rPr>
          <w:fldChar w:fldCharType="end"/>
        </w:r>
      </w:ins>
    </w:p>
    <w:p w:rsidR="00753771" w:rsidRPr="007B261B" w:rsidRDefault="00753771">
      <w:pPr>
        <w:pStyle w:val="TOC4"/>
        <w:rPr>
          <w:ins w:id="498" w:author="Seabolt, Roy R.  (Harris)" w:date="2013-05-14T13:20:00Z"/>
          <w:rFonts w:ascii="Calibri" w:hAnsi="Calibri"/>
          <w:noProof/>
          <w:sz w:val="22"/>
          <w:szCs w:val="22"/>
        </w:rPr>
      </w:pPr>
      <w:ins w:id="499"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"_Toc356301087"</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B.4.3.1  Image Processing Overview</w:t>
        </w:r>
        <w:r>
          <w:rPr>
            <w:noProof/>
            <w:webHidden/>
          </w:rPr>
          <w:tab/>
        </w:r>
        <w:r>
          <w:rPr>
            <w:noProof/>
            <w:webHidden/>
          </w:rPr>
          <w:fldChar w:fldCharType="begin"/>
        </w:r>
        <w:r>
          <w:rPr>
            <w:noProof/>
            <w:webHidden/>
          </w:rPr>
          <w:instrText xml:space="preserve"> PAGEREF _Toc356301087 \h </w:instrText>
        </w:r>
        <w:r>
          <w:rPr>
            <w:noProof/>
            <w:webHidden/>
          </w:rPr>
        </w:r>
      </w:ins>
      <w:r>
        <w:rPr>
          <w:noProof/>
          <w:webHidden/>
        </w:rPr>
        <w:fldChar w:fldCharType="separate"/>
      </w:r>
      <w:ins w:id="500" w:author="Seabolt, Roy R.  (Harris)" w:date="2013-05-14T13:20:00Z">
        <w:r>
          <w:rPr>
            <w:noProof/>
            <w:webHidden/>
          </w:rPr>
          <w:t>103</w:t>
        </w:r>
        <w:r>
          <w:rPr>
            <w:noProof/>
            <w:webHidden/>
          </w:rPr>
          <w:fldChar w:fldCharType="end"/>
        </w:r>
        <w:r w:rsidRPr="003339CD">
          <w:rPr>
            <w:rStyle w:val="Hyperlink"/>
            <w:noProof/>
          </w:rPr>
          <w:fldChar w:fldCharType="end"/>
        </w:r>
      </w:ins>
    </w:p>
    <w:p w:rsidR="00753771" w:rsidRPr="007B261B" w:rsidRDefault="00753771">
      <w:pPr>
        <w:pStyle w:val="TOC4"/>
        <w:rPr>
          <w:ins w:id="501" w:author="Seabolt, Roy R.  (Harris)" w:date="2013-05-14T13:20:00Z"/>
          <w:rFonts w:ascii="Calibri" w:hAnsi="Calibri"/>
          <w:noProof/>
          <w:sz w:val="22"/>
          <w:szCs w:val="22"/>
        </w:rPr>
      </w:pPr>
      <w:ins w:id="502"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"_Toc356301088"</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B.4.3.2  Assigning Field Values for the Modality Dictionary</w:t>
        </w:r>
        <w:r>
          <w:rPr>
            <w:noProof/>
            <w:webHidden/>
          </w:rPr>
          <w:tab/>
        </w:r>
        <w:r>
          <w:rPr>
            <w:noProof/>
            <w:webHidden/>
          </w:rPr>
          <w:fldChar w:fldCharType="begin"/>
        </w:r>
        <w:r>
          <w:rPr>
            <w:noProof/>
            <w:webHidden/>
          </w:rPr>
          <w:instrText xml:space="preserve"> PAGEREF _Toc356301088 \h </w:instrText>
        </w:r>
        <w:r>
          <w:rPr>
            <w:noProof/>
            <w:webHidden/>
          </w:rPr>
        </w:r>
      </w:ins>
      <w:r>
        <w:rPr>
          <w:noProof/>
          <w:webHidden/>
        </w:rPr>
        <w:fldChar w:fldCharType="separate"/>
      </w:r>
      <w:ins w:id="503" w:author="Seabolt, Roy R.  (Harris)" w:date="2013-05-14T13:20:00Z">
        <w:r>
          <w:rPr>
            <w:noProof/>
            <w:webHidden/>
          </w:rPr>
          <w:t>103</w:t>
        </w:r>
        <w:r>
          <w:rPr>
            <w:noProof/>
            <w:webHidden/>
          </w:rPr>
          <w:fldChar w:fldCharType="end"/>
        </w:r>
        <w:r w:rsidRPr="003339CD">
          <w:rPr>
            <w:rStyle w:val="Hyperlink"/>
            <w:noProof/>
          </w:rPr>
          <w:fldChar w:fldCharType="end"/>
        </w:r>
      </w:ins>
    </w:p>
    <w:p w:rsidR="00753771" w:rsidRPr="007B261B" w:rsidRDefault="00753771">
      <w:pPr>
        <w:pStyle w:val="TOC4"/>
        <w:rPr>
          <w:ins w:id="504" w:author="Seabolt, Roy R.  (Harris)" w:date="2013-05-14T13:20:00Z"/>
          <w:rFonts w:ascii="Calibri" w:hAnsi="Calibri"/>
          <w:noProof/>
          <w:sz w:val="22"/>
          <w:szCs w:val="22"/>
        </w:rPr>
      </w:pPr>
      <w:ins w:id="505"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"_Toc356301089"</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B.4.3.3  Example of a MODALITY.DIC File</w:t>
        </w:r>
        <w:r>
          <w:rPr>
            <w:noProof/>
            <w:webHidden/>
          </w:rPr>
          <w:tab/>
        </w:r>
        <w:r>
          <w:rPr>
            <w:noProof/>
            <w:webHidden/>
          </w:rPr>
          <w:fldChar w:fldCharType="begin"/>
        </w:r>
        <w:r>
          <w:rPr>
            <w:noProof/>
            <w:webHidden/>
          </w:rPr>
          <w:instrText xml:space="preserve"> PAGEREF _Toc356301089 \h </w:instrText>
        </w:r>
        <w:r>
          <w:rPr>
            <w:noProof/>
            <w:webHidden/>
          </w:rPr>
        </w:r>
      </w:ins>
      <w:r>
        <w:rPr>
          <w:noProof/>
          <w:webHidden/>
        </w:rPr>
        <w:fldChar w:fldCharType="separate"/>
      </w:r>
      <w:ins w:id="506" w:author="Seabolt, Roy R.  (Harris)" w:date="2013-05-14T13:20:00Z">
        <w:r>
          <w:rPr>
            <w:noProof/>
            <w:webHidden/>
          </w:rPr>
          <w:t>117</w:t>
        </w:r>
        <w:r>
          <w:rPr>
            <w:noProof/>
            <w:webHidden/>
          </w:rPr>
          <w:fldChar w:fldCharType="end"/>
        </w:r>
        <w:r w:rsidRPr="003339CD">
          <w:rPr>
            <w:rStyle w:val="Hyperlink"/>
            <w:noProof/>
          </w:rPr>
          <w:fldChar w:fldCharType="end"/>
        </w:r>
      </w:ins>
    </w:p>
    <w:p w:rsidR="00753771" w:rsidRPr="007B261B" w:rsidRDefault="00753771">
      <w:pPr>
        <w:pStyle w:val="TOC4"/>
        <w:rPr>
          <w:ins w:id="507" w:author="Seabolt, Roy R.  (Harris)" w:date="2013-05-14T13:20:00Z"/>
          <w:rFonts w:ascii="Calibri" w:hAnsi="Calibri"/>
          <w:noProof/>
          <w:sz w:val="22"/>
          <w:szCs w:val="22"/>
        </w:rPr>
      </w:pPr>
      <w:ins w:id="508" w:author="Seabolt, Roy R.  (Harris)" w:date="2013-05-14T13:20:00Z">
        <w:r w:rsidRPr="003339CD">
          <w:rPr>
            <w:rStyle w:val="Hyperlink"/>
            <w:noProof/>
          </w:rPr>
          <w:fldChar w:fldCharType="begin"/>
        </w:r>
        <w:r w:rsidRPr="003339CD">
          <w:rPr>
            <w:rStyle w:val="Hyperlink"/>
            <w:noProof/>
          </w:rPr>
          <w:instrText xml:space="preserve"> </w:instrText>
        </w:r>
        <w:r>
          <w:rPr>
            <w:noProof/>
          </w:rPr>
          <w:instrText>HYPERLINK \l "_Toc356301090"</w:instrText>
        </w:r>
        <w:r w:rsidRPr="003339CD">
          <w:rPr>
            <w:rStyle w:val="Hyperlink"/>
            <w:noProof/>
          </w:rPr>
          <w:instrText xml:space="preserve"> </w:instrText>
        </w:r>
        <w:r w:rsidRPr="003339CD">
          <w:rPr>
            <w:rStyle w:val="Hyperlink"/>
            <w:noProof/>
          </w:rPr>
        </w:r>
        <w:r w:rsidRPr="003339CD">
          <w:rPr>
            <w:rStyle w:val="Hyperlink"/>
            <w:noProof/>
          </w:rPr>
          <w:fldChar w:fldCharType="separate"/>
        </w:r>
        <w:r w:rsidRPr="003339CD">
          <w:rPr>
            <w:rStyle w:val="Hyperlink"/>
            <w:noProof/>
          </w:rPr>
          <w:t>B.4.3.4  Setting Up the MODALITY.DIC File</w:t>
        </w:r>
        <w:r>
          <w:rPr>
            <w:noProof/>
            <w:webHidden/>
          </w:rPr>
          <w:tab/>
        </w:r>
        <w:r>
          <w:rPr>
            <w:noProof/>
            <w:webHidden/>
          </w:rPr>
          <w:fldChar w:fldCharType="begin"/>
        </w:r>
        <w:r>
          <w:rPr>
            <w:noProof/>
            <w:webHidden/>
          </w:rPr>
          <w:instrText xml:space="preserve"> PAGEREF _Toc356301090 \h </w:instrText>
        </w:r>
        <w:r>
          <w:rPr>
            <w:noProof/>
            <w:webHidden/>
          </w:rPr>
        </w:r>
      </w:ins>
      <w:r>
        <w:rPr>
          <w:noProof/>
          <w:webHidden/>
        </w:rPr>
        <w:fldChar w:fldCharType="separate"/>
      </w:r>
      <w:ins w:id="509" w:author="Seabolt, Roy R.  (Harris)" w:date="2013-05-14T13:20:00Z">
        <w:r>
          <w:rPr>
            <w:noProof/>
            <w:webHidden/>
          </w:rPr>
          <w:t>117</w:t>
        </w:r>
        <w:r>
          <w:rPr>
            <w:noProof/>
            <w:webHidden/>
          </w:rPr>
          <w:fldChar w:fldCharType="end"/>
        </w:r>
        <w:r w:rsidRPr="003339CD">
          <w:rPr>
            <w:rStyle w:val="Hyperlink"/>
            <w:noProof/>
          </w:rPr>
          <w:fldChar w:fldCharType="end"/>
        </w:r>
      </w:ins>
    </w:p>
    <w:p w:rsidR="00753771" w:rsidRPr="007B261B" w:rsidRDefault="00753771">
      <w:pPr>
        <w:pStyle w:val="TOC3"/>
        <w:rPr>
          <w:ins w:id="510" w:author="Seabolt, Roy R.  (Harris)" w:date="2013-05-14T13:20:00Z"/>
          <w:rFonts w:ascii="Calibri" w:hAnsi="Calibri"/>
          <w:sz w:val="22"/>
          <w:szCs w:val="22"/>
        </w:rPr>
      </w:pPr>
      <w:ins w:id="511" w:author="Seabolt, Roy R.  (Harris)" w:date="2013-05-14T13:20:00Z">
        <w:r w:rsidRPr="003339CD">
          <w:rPr>
            <w:rStyle w:val="Hyperlink"/>
          </w:rPr>
          <w:fldChar w:fldCharType="begin"/>
        </w:r>
        <w:r w:rsidRPr="003339CD">
          <w:rPr>
            <w:rStyle w:val="Hyperlink"/>
          </w:rPr>
          <w:instrText xml:space="preserve"> </w:instrText>
        </w:r>
        <w:r>
          <w:instrText>HYPERLINK \l "_Toc356301091"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B.4.4  Portlist.DIC</w:t>
        </w:r>
        <w:r>
          <w:rPr>
            <w:webHidden/>
          </w:rPr>
          <w:tab/>
        </w:r>
        <w:r>
          <w:rPr>
            <w:webHidden/>
          </w:rPr>
          <w:fldChar w:fldCharType="begin"/>
        </w:r>
        <w:r>
          <w:rPr>
            <w:webHidden/>
          </w:rPr>
          <w:instrText xml:space="preserve"> PAGEREF _Toc356301091 \h </w:instrText>
        </w:r>
        <w:r>
          <w:rPr>
            <w:webHidden/>
          </w:rPr>
        </w:r>
      </w:ins>
      <w:r>
        <w:rPr>
          <w:webHidden/>
        </w:rPr>
        <w:fldChar w:fldCharType="separate"/>
      </w:r>
      <w:ins w:id="512" w:author="Seabolt, Roy R.  (Harris)" w:date="2013-05-14T13:20:00Z">
        <w:r>
          <w:rPr>
            <w:webHidden/>
          </w:rPr>
          <w:t>119</w:t>
        </w:r>
        <w:r>
          <w:rPr>
            <w:webHidden/>
          </w:rPr>
          <w:fldChar w:fldCharType="end"/>
        </w:r>
        <w:r w:rsidRPr="003339CD">
          <w:rPr>
            <w:rStyle w:val="Hyperlink"/>
          </w:rPr>
          <w:fldChar w:fldCharType="end"/>
        </w:r>
      </w:ins>
    </w:p>
    <w:p w:rsidR="00753771" w:rsidRPr="007B261B" w:rsidRDefault="00753771">
      <w:pPr>
        <w:pStyle w:val="TOC3"/>
        <w:rPr>
          <w:ins w:id="513" w:author="Seabolt, Roy R.  (Harris)" w:date="2013-05-14T13:20:00Z"/>
          <w:rFonts w:ascii="Calibri" w:hAnsi="Calibri"/>
          <w:sz w:val="22"/>
          <w:szCs w:val="22"/>
        </w:rPr>
      </w:pPr>
      <w:ins w:id="514" w:author="Seabolt, Roy R.  (Harris)" w:date="2013-05-14T13:20:00Z">
        <w:r w:rsidRPr="003339CD">
          <w:rPr>
            <w:rStyle w:val="Hyperlink"/>
          </w:rPr>
          <w:fldChar w:fldCharType="begin"/>
        </w:r>
        <w:r w:rsidRPr="003339CD">
          <w:rPr>
            <w:rStyle w:val="Hyperlink"/>
          </w:rPr>
          <w:instrText xml:space="preserve"> </w:instrText>
        </w:r>
        <w:r>
          <w:instrText>HYPERLINK \l "_Toc356301092"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B.4.5  SCU_List.DIC</w:t>
        </w:r>
        <w:r>
          <w:rPr>
            <w:webHidden/>
          </w:rPr>
          <w:tab/>
        </w:r>
        <w:r>
          <w:rPr>
            <w:webHidden/>
          </w:rPr>
          <w:fldChar w:fldCharType="begin"/>
        </w:r>
        <w:r>
          <w:rPr>
            <w:webHidden/>
          </w:rPr>
          <w:instrText xml:space="preserve"> PAGEREF _Toc356301092 \h </w:instrText>
        </w:r>
        <w:r>
          <w:rPr>
            <w:webHidden/>
          </w:rPr>
        </w:r>
      </w:ins>
      <w:r>
        <w:rPr>
          <w:webHidden/>
        </w:rPr>
        <w:fldChar w:fldCharType="separate"/>
      </w:r>
      <w:ins w:id="515" w:author="Seabolt, Roy R.  (Harris)" w:date="2013-05-14T13:20:00Z">
        <w:r>
          <w:rPr>
            <w:webHidden/>
          </w:rPr>
          <w:t>120</w:t>
        </w:r>
        <w:r>
          <w:rPr>
            <w:webHidden/>
          </w:rPr>
          <w:fldChar w:fldCharType="end"/>
        </w:r>
        <w:r w:rsidRPr="003339CD">
          <w:rPr>
            <w:rStyle w:val="Hyperlink"/>
          </w:rPr>
          <w:fldChar w:fldCharType="end"/>
        </w:r>
      </w:ins>
    </w:p>
    <w:p w:rsidR="00753771" w:rsidRPr="007B261B" w:rsidRDefault="00753771">
      <w:pPr>
        <w:pStyle w:val="TOC3"/>
        <w:rPr>
          <w:ins w:id="516" w:author="Seabolt, Roy R.  (Harris)" w:date="2013-05-14T13:20:00Z"/>
          <w:rFonts w:ascii="Calibri" w:hAnsi="Calibri"/>
          <w:sz w:val="22"/>
          <w:szCs w:val="22"/>
        </w:rPr>
      </w:pPr>
      <w:ins w:id="517" w:author="Seabolt, Roy R.  (Harris)" w:date="2013-05-14T13:20:00Z">
        <w:r w:rsidRPr="003339CD">
          <w:rPr>
            <w:rStyle w:val="Hyperlink"/>
          </w:rPr>
          <w:fldChar w:fldCharType="begin"/>
        </w:r>
        <w:r w:rsidRPr="003339CD">
          <w:rPr>
            <w:rStyle w:val="Hyperlink"/>
          </w:rPr>
          <w:instrText xml:space="preserve"> </w:instrText>
        </w:r>
        <w:r>
          <w:instrText>HYPERLINK \l "_Toc356301093"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B.4.6  Worklist.DIC</w:t>
        </w:r>
        <w:r>
          <w:rPr>
            <w:webHidden/>
          </w:rPr>
          <w:tab/>
        </w:r>
        <w:r>
          <w:rPr>
            <w:webHidden/>
          </w:rPr>
          <w:fldChar w:fldCharType="begin"/>
        </w:r>
        <w:r>
          <w:rPr>
            <w:webHidden/>
          </w:rPr>
          <w:instrText xml:space="preserve"> PAGEREF _Toc356301093 \h </w:instrText>
        </w:r>
        <w:r>
          <w:rPr>
            <w:webHidden/>
          </w:rPr>
        </w:r>
      </w:ins>
      <w:r>
        <w:rPr>
          <w:webHidden/>
        </w:rPr>
        <w:fldChar w:fldCharType="separate"/>
      </w:r>
      <w:ins w:id="518" w:author="Seabolt, Roy R.  (Harris)" w:date="2013-05-14T13:20:00Z">
        <w:r>
          <w:rPr>
            <w:webHidden/>
          </w:rPr>
          <w:t>122</w:t>
        </w:r>
        <w:r>
          <w:rPr>
            <w:webHidden/>
          </w:rPr>
          <w:fldChar w:fldCharType="end"/>
        </w:r>
        <w:r w:rsidRPr="003339CD">
          <w:rPr>
            <w:rStyle w:val="Hyperlink"/>
          </w:rPr>
          <w:fldChar w:fldCharType="end"/>
        </w:r>
      </w:ins>
    </w:p>
    <w:p w:rsidR="00753771" w:rsidRPr="007B261B" w:rsidRDefault="00753771">
      <w:pPr>
        <w:pStyle w:val="TOC3"/>
        <w:rPr>
          <w:ins w:id="519" w:author="Seabolt, Roy R.  (Harris)" w:date="2013-05-14T13:20:00Z"/>
          <w:rFonts w:ascii="Calibri" w:hAnsi="Calibri"/>
          <w:sz w:val="22"/>
          <w:szCs w:val="22"/>
        </w:rPr>
      </w:pPr>
      <w:ins w:id="520" w:author="Seabolt, Roy R.  (Harris)" w:date="2013-05-14T13:20:00Z">
        <w:r w:rsidRPr="003339CD">
          <w:rPr>
            <w:rStyle w:val="Hyperlink"/>
          </w:rPr>
          <w:fldChar w:fldCharType="begin"/>
        </w:r>
        <w:r w:rsidRPr="003339CD">
          <w:rPr>
            <w:rStyle w:val="Hyperlink"/>
          </w:rPr>
          <w:instrText xml:space="preserve"> </w:instrText>
        </w:r>
        <w:r>
          <w:instrText>HYPERLINK \l "_Toc356301094"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B.4.7  Populating the DICOM Healthcare Providers Service File</w:t>
        </w:r>
        <w:r>
          <w:rPr>
            <w:webHidden/>
          </w:rPr>
          <w:tab/>
        </w:r>
        <w:r>
          <w:rPr>
            <w:webHidden/>
          </w:rPr>
          <w:fldChar w:fldCharType="begin"/>
        </w:r>
        <w:r>
          <w:rPr>
            <w:webHidden/>
          </w:rPr>
          <w:instrText xml:space="preserve"> PAGEREF _Toc356301094 \h </w:instrText>
        </w:r>
        <w:r>
          <w:rPr>
            <w:webHidden/>
          </w:rPr>
        </w:r>
      </w:ins>
      <w:r>
        <w:rPr>
          <w:webHidden/>
        </w:rPr>
        <w:fldChar w:fldCharType="separate"/>
      </w:r>
      <w:ins w:id="521" w:author="Seabolt, Roy R.  (Harris)" w:date="2013-05-14T13:20:00Z">
        <w:r>
          <w:rPr>
            <w:webHidden/>
          </w:rPr>
          <w:t>124</w:t>
        </w:r>
        <w:r>
          <w:rPr>
            <w:webHidden/>
          </w:rPr>
          <w:fldChar w:fldCharType="end"/>
        </w:r>
        <w:r w:rsidRPr="003339CD">
          <w:rPr>
            <w:rStyle w:val="Hyperlink"/>
          </w:rPr>
          <w:fldChar w:fldCharType="end"/>
        </w:r>
      </w:ins>
    </w:p>
    <w:p w:rsidR="00753771" w:rsidRPr="007B261B" w:rsidRDefault="00753771">
      <w:pPr>
        <w:pStyle w:val="TOC3"/>
        <w:rPr>
          <w:ins w:id="522" w:author="Seabolt, Roy R.  (Harris)" w:date="2013-05-14T13:20:00Z"/>
          <w:rFonts w:ascii="Calibri" w:hAnsi="Calibri"/>
          <w:sz w:val="22"/>
          <w:szCs w:val="22"/>
        </w:rPr>
      </w:pPr>
      <w:ins w:id="523" w:author="Seabolt, Roy R.  (Harris)" w:date="2013-05-14T13:20:00Z">
        <w:r w:rsidRPr="003339CD">
          <w:rPr>
            <w:rStyle w:val="Hyperlink"/>
          </w:rPr>
          <w:fldChar w:fldCharType="begin"/>
        </w:r>
        <w:r w:rsidRPr="003339CD">
          <w:rPr>
            <w:rStyle w:val="Hyperlink"/>
          </w:rPr>
          <w:instrText xml:space="preserve"> </w:instrText>
        </w:r>
        <w:r>
          <w:instrText>HYPERLINK \l "_Toc356301095"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B.4.8  Populating the Related Hospital Location File</w:t>
        </w:r>
        <w:r>
          <w:rPr>
            <w:webHidden/>
          </w:rPr>
          <w:tab/>
        </w:r>
        <w:r>
          <w:rPr>
            <w:webHidden/>
          </w:rPr>
          <w:fldChar w:fldCharType="begin"/>
        </w:r>
        <w:r>
          <w:rPr>
            <w:webHidden/>
          </w:rPr>
          <w:instrText xml:space="preserve"> PAGEREF _Toc356301095 \h </w:instrText>
        </w:r>
        <w:r>
          <w:rPr>
            <w:webHidden/>
          </w:rPr>
        </w:r>
      </w:ins>
      <w:r>
        <w:rPr>
          <w:webHidden/>
        </w:rPr>
        <w:fldChar w:fldCharType="separate"/>
      </w:r>
      <w:ins w:id="524" w:author="Seabolt, Roy R.  (Harris)" w:date="2013-05-14T13:20:00Z">
        <w:r>
          <w:rPr>
            <w:webHidden/>
          </w:rPr>
          <w:t>125</w:t>
        </w:r>
        <w:r>
          <w:rPr>
            <w:webHidden/>
          </w:rPr>
          <w:fldChar w:fldCharType="end"/>
        </w:r>
        <w:r w:rsidRPr="003339CD">
          <w:rPr>
            <w:rStyle w:val="Hyperlink"/>
          </w:rPr>
          <w:fldChar w:fldCharType="end"/>
        </w:r>
      </w:ins>
    </w:p>
    <w:p w:rsidR="00753771" w:rsidRPr="007B261B" w:rsidRDefault="00753771">
      <w:pPr>
        <w:pStyle w:val="TOC1"/>
        <w:rPr>
          <w:ins w:id="525" w:author="Seabolt, Roy R.  (Harris)" w:date="2013-05-14T13:20:00Z"/>
          <w:rFonts w:ascii="Calibri" w:hAnsi="Calibri"/>
          <w:b w:val="0"/>
          <w:sz w:val="22"/>
          <w:szCs w:val="22"/>
        </w:rPr>
      </w:pPr>
      <w:ins w:id="526" w:author="Seabolt, Roy R.  (Harris)" w:date="2013-05-14T13:20:00Z">
        <w:r w:rsidRPr="003339CD">
          <w:rPr>
            <w:rStyle w:val="Hyperlink"/>
          </w:rPr>
          <w:fldChar w:fldCharType="begin"/>
        </w:r>
        <w:r w:rsidRPr="003339CD">
          <w:rPr>
            <w:rStyle w:val="Hyperlink"/>
          </w:rPr>
          <w:instrText xml:space="preserve"> </w:instrText>
        </w:r>
        <w:r>
          <w:instrText>HYPERLINK \l "_Toc356301096"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Appendix C   Networking Fundamentals</w:t>
        </w:r>
        <w:r>
          <w:rPr>
            <w:webHidden/>
          </w:rPr>
          <w:tab/>
        </w:r>
        <w:r>
          <w:rPr>
            <w:webHidden/>
          </w:rPr>
          <w:fldChar w:fldCharType="begin"/>
        </w:r>
        <w:r>
          <w:rPr>
            <w:webHidden/>
          </w:rPr>
          <w:instrText xml:space="preserve"> PAGEREF _Toc356301096 \h </w:instrText>
        </w:r>
        <w:r>
          <w:rPr>
            <w:webHidden/>
          </w:rPr>
        </w:r>
      </w:ins>
      <w:r>
        <w:rPr>
          <w:webHidden/>
        </w:rPr>
        <w:fldChar w:fldCharType="separate"/>
      </w:r>
      <w:ins w:id="527" w:author="Seabolt, Roy R.  (Harris)" w:date="2013-05-14T13:20:00Z">
        <w:r>
          <w:rPr>
            <w:webHidden/>
          </w:rPr>
          <w:t>127</w:t>
        </w:r>
        <w:r>
          <w:rPr>
            <w:webHidden/>
          </w:rPr>
          <w:fldChar w:fldCharType="end"/>
        </w:r>
        <w:r w:rsidRPr="003339CD">
          <w:rPr>
            <w:rStyle w:val="Hyperlink"/>
          </w:rPr>
          <w:fldChar w:fldCharType="end"/>
        </w:r>
      </w:ins>
    </w:p>
    <w:p w:rsidR="00753771" w:rsidRPr="007B261B" w:rsidRDefault="00753771">
      <w:pPr>
        <w:pStyle w:val="TOC2"/>
        <w:rPr>
          <w:ins w:id="528" w:author="Seabolt, Roy R.  (Harris)" w:date="2013-05-14T13:20:00Z"/>
          <w:rFonts w:ascii="Calibri" w:hAnsi="Calibri"/>
          <w:sz w:val="22"/>
          <w:szCs w:val="22"/>
        </w:rPr>
      </w:pPr>
      <w:ins w:id="529" w:author="Seabolt, Roy R.  (Harris)" w:date="2013-05-14T13:20:00Z">
        <w:r w:rsidRPr="003339CD">
          <w:rPr>
            <w:rStyle w:val="Hyperlink"/>
          </w:rPr>
          <w:fldChar w:fldCharType="begin"/>
        </w:r>
        <w:r w:rsidRPr="003339CD">
          <w:rPr>
            <w:rStyle w:val="Hyperlink"/>
          </w:rPr>
          <w:instrText xml:space="preserve"> </w:instrText>
        </w:r>
        <w:r>
          <w:instrText>HYPERLINK \l "_Toc356301097"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C.1  Overview</w:t>
        </w:r>
        <w:r>
          <w:rPr>
            <w:webHidden/>
          </w:rPr>
          <w:tab/>
        </w:r>
        <w:r>
          <w:rPr>
            <w:webHidden/>
          </w:rPr>
          <w:fldChar w:fldCharType="begin"/>
        </w:r>
        <w:r>
          <w:rPr>
            <w:webHidden/>
          </w:rPr>
          <w:instrText xml:space="preserve"> PAGEREF _Toc356301097 \h </w:instrText>
        </w:r>
        <w:r>
          <w:rPr>
            <w:webHidden/>
          </w:rPr>
        </w:r>
      </w:ins>
      <w:r>
        <w:rPr>
          <w:webHidden/>
        </w:rPr>
        <w:fldChar w:fldCharType="separate"/>
      </w:r>
      <w:ins w:id="530" w:author="Seabolt, Roy R.  (Harris)" w:date="2013-05-14T13:20:00Z">
        <w:r>
          <w:rPr>
            <w:webHidden/>
          </w:rPr>
          <w:t>127</w:t>
        </w:r>
        <w:r>
          <w:rPr>
            <w:webHidden/>
          </w:rPr>
          <w:fldChar w:fldCharType="end"/>
        </w:r>
        <w:r w:rsidRPr="003339CD">
          <w:rPr>
            <w:rStyle w:val="Hyperlink"/>
          </w:rPr>
          <w:fldChar w:fldCharType="end"/>
        </w:r>
      </w:ins>
    </w:p>
    <w:p w:rsidR="00753771" w:rsidRPr="007B261B" w:rsidRDefault="00753771">
      <w:pPr>
        <w:pStyle w:val="TOC2"/>
        <w:rPr>
          <w:ins w:id="531" w:author="Seabolt, Roy R.  (Harris)" w:date="2013-05-14T13:20:00Z"/>
          <w:rFonts w:ascii="Calibri" w:hAnsi="Calibri"/>
          <w:sz w:val="22"/>
          <w:szCs w:val="22"/>
        </w:rPr>
      </w:pPr>
      <w:ins w:id="532" w:author="Seabolt, Roy R.  (Harris)" w:date="2013-05-14T13:20:00Z">
        <w:r w:rsidRPr="003339CD">
          <w:rPr>
            <w:rStyle w:val="Hyperlink"/>
          </w:rPr>
          <w:fldChar w:fldCharType="begin"/>
        </w:r>
        <w:r w:rsidRPr="003339CD">
          <w:rPr>
            <w:rStyle w:val="Hyperlink"/>
          </w:rPr>
          <w:instrText xml:space="preserve"> </w:instrText>
        </w:r>
        <w:r>
          <w:instrText>HYPERLINK \l "_Toc356301098"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C.2  IP Addresses and Subnet Masks</w:t>
        </w:r>
        <w:r>
          <w:rPr>
            <w:webHidden/>
          </w:rPr>
          <w:tab/>
        </w:r>
        <w:r>
          <w:rPr>
            <w:webHidden/>
          </w:rPr>
          <w:fldChar w:fldCharType="begin"/>
        </w:r>
        <w:r>
          <w:rPr>
            <w:webHidden/>
          </w:rPr>
          <w:instrText xml:space="preserve"> PAGEREF _Toc356301098 \h </w:instrText>
        </w:r>
        <w:r>
          <w:rPr>
            <w:webHidden/>
          </w:rPr>
        </w:r>
      </w:ins>
      <w:r>
        <w:rPr>
          <w:webHidden/>
        </w:rPr>
        <w:fldChar w:fldCharType="separate"/>
      </w:r>
      <w:ins w:id="533" w:author="Seabolt, Roy R.  (Harris)" w:date="2013-05-14T13:20:00Z">
        <w:r>
          <w:rPr>
            <w:webHidden/>
          </w:rPr>
          <w:t>127</w:t>
        </w:r>
        <w:r>
          <w:rPr>
            <w:webHidden/>
          </w:rPr>
          <w:fldChar w:fldCharType="end"/>
        </w:r>
        <w:r w:rsidRPr="003339CD">
          <w:rPr>
            <w:rStyle w:val="Hyperlink"/>
          </w:rPr>
          <w:fldChar w:fldCharType="end"/>
        </w:r>
      </w:ins>
    </w:p>
    <w:p w:rsidR="00753771" w:rsidRPr="007B261B" w:rsidRDefault="00753771">
      <w:pPr>
        <w:pStyle w:val="TOC3"/>
        <w:rPr>
          <w:ins w:id="534" w:author="Seabolt, Roy R.  (Harris)" w:date="2013-05-14T13:20:00Z"/>
          <w:rFonts w:ascii="Calibri" w:hAnsi="Calibri"/>
          <w:sz w:val="22"/>
          <w:szCs w:val="22"/>
        </w:rPr>
      </w:pPr>
      <w:ins w:id="535" w:author="Seabolt, Roy R.  (Harris)" w:date="2013-05-14T13:20:00Z">
        <w:r w:rsidRPr="003339CD">
          <w:rPr>
            <w:rStyle w:val="Hyperlink"/>
          </w:rPr>
          <w:fldChar w:fldCharType="begin"/>
        </w:r>
        <w:r w:rsidRPr="003339CD">
          <w:rPr>
            <w:rStyle w:val="Hyperlink"/>
          </w:rPr>
          <w:instrText xml:space="preserve"> </w:instrText>
        </w:r>
        <w:r>
          <w:instrText>HYPERLINK \l "_Toc356301099"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C.2.1  Example 1 – Original Configuration – Nine-bit Subnet Mask</w:t>
        </w:r>
        <w:r>
          <w:rPr>
            <w:webHidden/>
          </w:rPr>
          <w:tab/>
        </w:r>
        <w:r>
          <w:rPr>
            <w:webHidden/>
          </w:rPr>
          <w:fldChar w:fldCharType="begin"/>
        </w:r>
        <w:r>
          <w:rPr>
            <w:webHidden/>
          </w:rPr>
          <w:instrText xml:space="preserve"> PAGEREF _Toc356301099 \h </w:instrText>
        </w:r>
        <w:r>
          <w:rPr>
            <w:webHidden/>
          </w:rPr>
        </w:r>
      </w:ins>
      <w:r>
        <w:rPr>
          <w:webHidden/>
        </w:rPr>
        <w:fldChar w:fldCharType="separate"/>
      </w:r>
      <w:ins w:id="536" w:author="Seabolt, Roy R.  (Harris)" w:date="2013-05-14T13:20:00Z">
        <w:r>
          <w:rPr>
            <w:webHidden/>
          </w:rPr>
          <w:t>128</w:t>
        </w:r>
        <w:r>
          <w:rPr>
            <w:webHidden/>
          </w:rPr>
          <w:fldChar w:fldCharType="end"/>
        </w:r>
        <w:r w:rsidRPr="003339CD">
          <w:rPr>
            <w:rStyle w:val="Hyperlink"/>
          </w:rPr>
          <w:fldChar w:fldCharType="end"/>
        </w:r>
      </w:ins>
    </w:p>
    <w:p w:rsidR="00753771" w:rsidRPr="007B261B" w:rsidRDefault="00753771">
      <w:pPr>
        <w:pStyle w:val="TOC3"/>
        <w:rPr>
          <w:ins w:id="537" w:author="Seabolt, Roy R.  (Harris)" w:date="2013-05-14T13:20:00Z"/>
          <w:rFonts w:ascii="Calibri" w:hAnsi="Calibri"/>
          <w:sz w:val="22"/>
          <w:szCs w:val="22"/>
        </w:rPr>
      </w:pPr>
      <w:ins w:id="538" w:author="Seabolt, Roy R.  (Harris)" w:date="2013-05-14T13:20:00Z">
        <w:r w:rsidRPr="003339CD">
          <w:rPr>
            <w:rStyle w:val="Hyperlink"/>
          </w:rPr>
          <w:fldChar w:fldCharType="begin"/>
        </w:r>
        <w:r w:rsidRPr="003339CD">
          <w:rPr>
            <w:rStyle w:val="Hyperlink"/>
          </w:rPr>
          <w:instrText xml:space="preserve"> </w:instrText>
        </w:r>
        <w:r>
          <w:instrText>HYPERLINK \l "_Toc356301100"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C.2.2  Example 2 – Change to Eight-bit Subnet Mask</w:t>
        </w:r>
        <w:r>
          <w:rPr>
            <w:webHidden/>
          </w:rPr>
          <w:tab/>
        </w:r>
        <w:r>
          <w:rPr>
            <w:webHidden/>
          </w:rPr>
          <w:fldChar w:fldCharType="begin"/>
        </w:r>
        <w:r>
          <w:rPr>
            <w:webHidden/>
          </w:rPr>
          <w:instrText xml:space="preserve"> PAGEREF _Toc356301100 \h </w:instrText>
        </w:r>
        <w:r>
          <w:rPr>
            <w:webHidden/>
          </w:rPr>
        </w:r>
      </w:ins>
      <w:r>
        <w:rPr>
          <w:webHidden/>
        </w:rPr>
        <w:fldChar w:fldCharType="separate"/>
      </w:r>
      <w:ins w:id="539" w:author="Seabolt, Roy R.  (Harris)" w:date="2013-05-14T13:20:00Z">
        <w:r>
          <w:rPr>
            <w:webHidden/>
          </w:rPr>
          <w:t>129</w:t>
        </w:r>
        <w:r>
          <w:rPr>
            <w:webHidden/>
          </w:rPr>
          <w:fldChar w:fldCharType="end"/>
        </w:r>
        <w:r w:rsidRPr="003339CD">
          <w:rPr>
            <w:rStyle w:val="Hyperlink"/>
          </w:rPr>
          <w:fldChar w:fldCharType="end"/>
        </w:r>
      </w:ins>
    </w:p>
    <w:p w:rsidR="00753771" w:rsidRPr="007B261B" w:rsidRDefault="00753771">
      <w:pPr>
        <w:pStyle w:val="TOC3"/>
        <w:rPr>
          <w:ins w:id="540" w:author="Seabolt, Roy R.  (Harris)" w:date="2013-05-14T13:20:00Z"/>
          <w:rFonts w:ascii="Calibri" w:hAnsi="Calibri"/>
          <w:sz w:val="22"/>
          <w:szCs w:val="22"/>
        </w:rPr>
      </w:pPr>
      <w:ins w:id="541" w:author="Seabolt, Roy R.  (Harris)" w:date="2013-05-14T13:20:00Z">
        <w:r w:rsidRPr="003339CD">
          <w:rPr>
            <w:rStyle w:val="Hyperlink"/>
          </w:rPr>
          <w:fldChar w:fldCharType="begin"/>
        </w:r>
        <w:r w:rsidRPr="003339CD">
          <w:rPr>
            <w:rStyle w:val="Hyperlink"/>
          </w:rPr>
          <w:instrText xml:space="preserve"> </w:instrText>
        </w:r>
        <w:r>
          <w:instrText>HYPERLINK \l "_Toc356301101"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C.2.3  Example 3 – Keep Nine-Bit Subnet Mask and Add Secondary IP Address to Servers</w:t>
        </w:r>
        <w:r>
          <w:rPr>
            <w:webHidden/>
          </w:rPr>
          <w:tab/>
        </w:r>
        <w:r>
          <w:rPr>
            <w:webHidden/>
          </w:rPr>
          <w:fldChar w:fldCharType="begin"/>
        </w:r>
        <w:r>
          <w:rPr>
            <w:webHidden/>
          </w:rPr>
          <w:instrText xml:space="preserve"> PAGEREF _Toc356301101 \h </w:instrText>
        </w:r>
        <w:r>
          <w:rPr>
            <w:webHidden/>
          </w:rPr>
        </w:r>
      </w:ins>
      <w:r>
        <w:rPr>
          <w:webHidden/>
        </w:rPr>
        <w:fldChar w:fldCharType="separate"/>
      </w:r>
      <w:ins w:id="542" w:author="Seabolt, Roy R.  (Harris)" w:date="2013-05-14T13:20:00Z">
        <w:r>
          <w:rPr>
            <w:webHidden/>
          </w:rPr>
          <w:t>130</w:t>
        </w:r>
        <w:r>
          <w:rPr>
            <w:webHidden/>
          </w:rPr>
          <w:fldChar w:fldCharType="end"/>
        </w:r>
        <w:r w:rsidRPr="003339CD">
          <w:rPr>
            <w:rStyle w:val="Hyperlink"/>
          </w:rPr>
          <w:fldChar w:fldCharType="end"/>
        </w:r>
      </w:ins>
    </w:p>
    <w:p w:rsidR="00753771" w:rsidRPr="007B261B" w:rsidRDefault="00753771">
      <w:pPr>
        <w:pStyle w:val="TOC3"/>
        <w:rPr>
          <w:ins w:id="543" w:author="Seabolt, Roy R.  (Harris)" w:date="2013-05-14T13:20:00Z"/>
          <w:rFonts w:ascii="Calibri" w:hAnsi="Calibri"/>
          <w:sz w:val="22"/>
          <w:szCs w:val="22"/>
        </w:rPr>
      </w:pPr>
      <w:ins w:id="544" w:author="Seabolt, Roy R.  (Harris)" w:date="2013-05-14T13:20:00Z">
        <w:r w:rsidRPr="003339CD">
          <w:rPr>
            <w:rStyle w:val="Hyperlink"/>
          </w:rPr>
          <w:fldChar w:fldCharType="begin"/>
        </w:r>
        <w:r w:rsidRPr="003339CD">
          <w:rPr>
            <w:rStyle w:val="Hyperlink"/>
          </w:rPr>
          <w:instrText xml:space="preserve"> </w:instrText>
        </w:r>
        <w:r>
          <w:instrText>HYPERLINK \l "_Toc356301102"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C.2.4  Example 4 – Use Multiple Subnets</w:t>
        </w:r>
        <w:r>
          <w:rPr>
            <w:webHidden/>
          </w:rPr>
          <w:tab/>
        </w:r>
        <w:r>
          <w:rPr>
            <w:webHidden/>
          </w:rPr>
          <w:fldChar w:fldCharType="begin"/>
        </w:r>
        <w:r>
          <w:rPr>
            <w:webHidden/>
          </w:rPr>
          <w:instrText xml:space="preserve"> PAGEREF _Toc356301102 \h </w:instrText>
        </w:r>
        <w:r>
          <w:rPr>
            <w:webHidden/>
          </w:rPr>
        </w:r>
      </w:ins>
      <w:r>
        <w:rPr>
          <w:webHidden/>
        </w:rPr>
        <w:fldChar w:fldCharType="separate"/>
      </w:r>
      <w:ins w:id="545" w:author="Seabolt, Roy R.  (Harris)" w:date="2013-05-14T13:20:00Z">
        <w:r>
          <w:rPr>
            <w:webHidden/>
          </w:rPr>
          <w:t>130</w:t>
        </w:r>
        <w:r>
          <w:rPr>
            <w:webHidden/>
          </w:rPr>
          <w:fldChar w:fldCharType="end"/>
        </w:r>
        <w:r w:rsidRPr="003339CD">
          <w:rPr>
            <w:rStyle w:val="Hyperlink"/>
          </w:rPr>
          <w:fldChar w:fldCharType="end"/>
        </w:r>
      </w:ins>
    </w:p>
    <w:p w:rsidR="00753771" w:rsidRPr="007B261B" w:rsidRDefault="00753771">
      <w:pPr>
        <w:pStyle w:val="TOC2"/>
        <w:rPr>
          <w:ins w:id="546" w:author="Seabolt, Roy R.  (Harris)" w:date="2013-05-14T13:20:00Z"/>
          <w:rFonts w:ascii="Calibri" w:hAnsi="Calibri"/>
          <w:sz w:val="22"/>
          <w:szCs w:val="22"/>
        </w:rPr>
      </w:pPr>
      <w:ins w:id="547" w:author="Seabolt, Roy R.  (Harris)" w:date="2013-05-14T13:20:00Z">
        <w:r w:rsidRPr="003339CD">
          <w:rPr>
            <w:rStyle w:val="Hyperlink"/>
          </w:rPr>
          <w:fldChar w:fldCharType="begin"/>
        </w:r>
        <w:r w:rsidRPr="003339CD">
          <w:rPr>
            <w:rStyle w:val="Hyperlink"/>
          </w:rPr>
          <w:instrText xml:space="preserve"> </w:instrText>
        </w:r>
        <w:r>
          <w:instrText>HYPERLINK \l "_Toc356301103"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C.3  Default Gateways</w:t>
        </w:r>
        <w:r>
          <w:rPr>
            <w:webHidden/>
          </w:rPr>
          <w:tab/>
        </w:r>
        <w:r>
          <w:rPr>
            <w:webHidden/>
          </w:rPr>
          <w:fldChar w:fldCharType="begin"/>
        </w:r>
        <w:r>
          <w:rPr>
            <w:webHidden/>
          </w:rPr>
          <w:instrText xml:space="preserve"> PAGEREF _Toc356301103 \h </w:instrText>
        </w:r>
        <w:r>
          <w:rPr>
            <w:webHidden/>
          </w:rPr>
        </w:r>
      </w:ins>
      <w:r>
        <w:rPr>
          <w:webHidden/>
        </w:rPr>
        <w:fldChar w:fldCharType="separate"/>
      </w:r>
      <w:ins w:id="548" w:author="Seabolt, Roy R.  (Harris)" w:date="2013-05-14T13:20:00Z">
        <w:r>
          <w:rPr>
            <w:webHidden/>
          </w:rPr>
          <w:t>131</w:t>
        </w:r>
        <w:r>
          <w:rPr>
            <w:webHidden/>
          </w:rPr>
          <w:fldChar w:fldCharType="end"/>
        </w:r>
        <w:r w:rsidRPr="003339CD">
          <w:rPr>
            <w:rStyle w:val="Hyperlink"/>
          </w:rPr>
          <w:fldChar w:fldCharType="end"/>
        </w:r>
      </w:ins>
    </w:p>
    <w:p w:rsidR="00753771" w:rsidRPr="007B261B" w:rsidRDefault="00753771">
      <w:pPr>
        <w:pStyle w:val="TOC2"/>
        <w:rPr>
          <w:ins w:id="549" w:author="Seabolt, Roy R.  (Harris)" w:date="2013-05-14T13:20:00Z"/>
          <w:rFonts w:ascii="Calibri" w:hAnsi="Calibri"/>
          <w:sz w:val="22"/>
          <w:szCs w:val="22"/>
        </w:rPr>
      </w:pPr>
      <w:ins w:id="550" w:author="Seabolt, Roy R.  (Harris)" w:date="2013-05-14T13:20:00Z">
        <w:r w:rsidRPr="003339CD">
          <w:rPr>
            <w:rStyle w:val="Hyperlink"/>
          </w:rPr>
          <w:fldChar w:fldCharType="begin"/>
        </w:r>
        <w:r w:rsidRPr="003339CD">
          <w:rPr>
            <w:rStyle w:val="Hyperlink"/>
          </w:rPr>
          <w:instrText xml:space="preserve"> </w:instrText>
        </w:r>
        <w:r>
          <w:instrText>HYPERLINK \l "_Toc356301104"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C.4  HOSTS File</w:t>
        </w:r>
        <w:r>
          <w:rPr>
            <w:webHidden/>
          </w:rPr>
          <w:tab/>
        </w:r>
        <w:r>
          <w:rPr>
            <w:webHidden/>
          </w:rPr>
          <w:fldChar w:fldCharType="begin"/>
        </w:r>
        <w:r>
          <w:rPr>
            <w:webHidden/>
          </w:rPr>
          <w:instrText xml:space="preserve"> PAGEREF _Toc356301104 \h </w:instrText>
        </w:r>
        <w:r>
          <w:rPr>
            <w:webHidden/>
          </w:rPr>
        </w:r>
      </w:ins>
      <w:r>
        <w:rPr>
          <w:webHidden/>
        </w:rPr>
        <w:fldChar w:fldCharType="separate"/>
      </w:r>
      <w:ins w:id="551" w:author="Seabolt, Roy R.  (Harris)" w:date="2013-05-14T13:20:00Z">
        <w:r>
          <w:rPr>
            <w:webHidden/>
          </w:rPr>
          <w:t>132</w:t>
        </w:r>
        <w:r>
          <w:rPr>
            <w:webHidden/>
          </w:rPr>
          <w:fldChar w:fldCharType="end"/>
        </w:r>
        <w:r w:rsidRPr="003339CD">
          <w:rPr>
            <w:rStyle w:val="Hyperlink"/>
          </w:rPr>
          <w:fldChar w:fldCharType="end"/>
        </w:r>
      </w:ins>
    </w:p>
    <w:p w:rsidR="00753771" w:rsidRPr="007B261B" w:rsidRDefault="00753771">
      <w:pPr>
        <w:pStyle w:val="TOC1"/>
        <w:rPr>
          <w:ins w:id="552" w:author="Seabolt, Roy R.  (Harris)" w:date="2013-05-14T13:20:00Z"/>
          <w:rFonts w:ascii="Calibri" w:hAnsi="Calibri"/>
          <w:b w:val="0"/>
          <w:sz w:val="22"/>
          <w:szCs w:val="22"/>
        </w:rPr>
      </w:pPr>
      <w:ins w:id="553" w:author="Seabolt, Roy R.  (Harris)" w:date="2013-05-14T13:20:00Z">
        <w:r w:rsidRPr="003339CD">
          <w:rPr>
            <w:rStyle w:val="Hyperlink"/>
          </w:rPr>
          <w:fldChar w:fldCharType="begin"/>
        </w:r>
        <w:r w:rsidRPr="003339CD">
          <w:rPr>
            <w:rStyle w:val="Hyperlink"/>
          </w:rPr>
          <w:instrText xml:space="preserve"> </w:instrText>
        </w:r>
        <w:r>
          <w:instrText>HYPERLINK \l "_Toc356301105"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Appendix D   Diagnostic Networking Tools</w:t>
        </w:r>
        <w:r>
          <w:rPr>
            <w:webHidden/>
          </w:rPr>
          <w:tab/>
        </w:r>
        <w:r>
          <w:rPr>
            <w:webHidden/>
          </w:rPr>
          <w:fldChar w:fldCharType="begin"/>
        </w:r>
        <w:r>
          <w:rPr>
            <w:webHidden/>
          </w:rPr>
          <w:instrText xml:space="preserve"> PAGEREF _Toc356301105 \h </w:instrText>
        </w:r>
        <w:r>
          <w:rPr>
            <w:webHidden/>
          </w:rPr>
        </w:r>
      </w:ins>
      <w:r>
        <w:rPr>
          <w:webHidden/>
        </w:rPr>
        <w:fldChar w:fldCharType="separate"/>
      </w:r>
      <w:ins w:id="554" w:author="Seabolt, Roy R.  (Harris)" w:date="2013-05-14T13:20:00Z">
        <w:r>
          <w:rPr>
            <w:webHidden/>
          </w:rPr>
          <w:t>135</w:t>
        </w:r>
        <w:r>
          <w:rPr>
            <w:webHidden/>
          </w:rPr>
          <w:fldChar w:fldCharType="end"/>
        </w:r>
        <w:r w:rsidRPr="003339CD">
          <w:rPr>
            <w:rStyle w:val="Hyperlink"/>
          </w:rPr>
          <w:fldChar w:fldCharType="end"/>
        </w:r>
      </w:ins>
    </w:p>
    <w:p w:rsidR="00753771" w:rsidRPr="007B261B" w:rsidRDefault="00753771">
      <w:pPr>
        <w:pStyle w:val="TOC2"/>
        <w:rPr>
          <w:ins w:id="555" w:author="Seabolt, Roy R.  (Harris)" w:date="2013-05-14T13:20:00Z"/>
          <w:rFonts w:ascii="Calibri" w:hAnsi="Calibri"/>
          <w:sz w:val="22"/>
          <w:szCs w:val="22"/>
        </w:rPr>
      </w:pPr>
      <w:ins w:id="556" w:author="Seabolt, Roy R.  (Harris)" w:date="2013-05-14T13:20:00Z">
        <w:r w:rsidRPr="003339CD">
          <w:rPr>
            <w:rStyle w:val="Hyperlink"/>
          </w:rPr>
          <w:fldChar w:fldCharType="begin"/>
        </w:r>
        <w:r w:rsidRPr="003339CD">
          <w:rPr>
            <w:rStyle w:val="Hyperlink"/>
          </w:rPr>
          <w:instrText xml:space="preserve"> </w:instrText>
        </w:r>
        <w:r>
          <w:instrText>HYPERLINK \l "_Toc356301106"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D.1  HOSTDIR.BAT</w:t>
        </w:r>
        <w:r>
          <w:rPr>
            <w:webHidden/>
          </w:rPr>
          <w:tab/>
        </w:r>
        <w:r>
          <w:rPr>
            <w:webHidden/>
          </w:rPr>
          <w:fldChar w:fldCharType="begin"/>
        </w:r>
        <w:r>
          <w:rPr>
            <w:webHidden/>
          </w:rPr>
          <w:instrText xml:space="preserve"> PAGEREF _Toc356301106 \h </w:instrText>
        </w:r>
        <w:r>
          <w:rPr>
            <w:webHidden/>
          </w:rPr>
        </w:r>
      </w:ins>
      <w:r>
        <w:rPr>
          <w:webHidden/>
        </w:rPr>
        <w:fldChar w:fldCharType="separate"/>
      </w:r>
      <w:ins w:id="557" w:author="Seabolt, Roy R.  (Harris)" w:date="2013-05-14T13:20:00Z">
        <w:r>
          <w:rPr>
            <w:webHidden/>
          </w:rPr>
          <w:t>135</w:t>
        </w:r>
        <w:r>
          <w:rPr>
            <w:webHidden/>
          </w:rPr>
          <w:fldChar w:fldCharType="end"/>
        </w:r>
        <w:r w:rsidRPr="003339CD">
          <w:rPr>
            <w:rStyle w:val="Hyperlink"/>
          </w:rPr>
          <w:fldChar w:fldCharType="end"/>
        </w:r>
      </w:ins>
    </w:p>
    <w:p w:rsidR="00753771" w:rsidRPr="007B261B" w:rsidRDefault="00753771">
      <w:pPr>
        <w:pStyle w:val="TOC2"/>
        <w:rPr>
          <w:ins w:id="558" w:author="Seabolt, Roy R.  (Harris)" w:date="2013-05-14T13:20:00Z"/>
          <w:rFonts w:ascii="Calibri" w:hAnsi="Calibri"/>
          <w:sz w:val="22"/>
          <w:szCs w:val="22"/>
        </w:rPr>
      </w:pPr>
      <w:ins w:id="559" w:author="Seabolt, Roy R.  (Harris)" w:date="2013-05-14T13:20:00Z">
        <w:r w:rsidRPr="003339CD">
          <w:rPr>
            <w:rStyle w:val="Hyperlink"/>
          </w:rPr>
          <w:fldChar w:fldCharType="begin"/>
        </w:r>
        <w:r w:rsidRPr="003339CD">
          <w:rPr>
            <w:rStyle w:val="Hyperlink"/>
          </w:rPr>
          <w:instrText xml:space="preserve"> </w:instrText>
        </w:r>
        <w:r>
          <w:instrText>HYPERLINK \l "_Toc356301107"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D.2  IPCONFIG</w:t>
        </w:r>
        <w:r>
          <w:rPr>
            <w:webHidden/>
          </w:rPr>
          <w:tab/>
        </w:r>
        <w:r>
          <w:rPr>
            <w:webHidden/>
          </w:rPr>
          <w:fldChar w:fldCharType="begin"/>
        </w:r>
        <w:r>
          <w:rPr>
            <w:webHidden/>
          </w:rPr>
          <w:instrText xml:space="preserve"> PAGEREF _Toc356301107 \h </w:instrText>
        </w:r>
        <w:r>
          <w:rPr>
            <w:webHidden/>
          </w:rPr>
        </w:r>
      </w:ins>
      <w:r>
        <w:rPr>
          <w:webHidden/>
        </w:rPr>
        <w:fldChar w:fldCharType="separate"/>
      </w:r>
      <w:ins w:id="560" w:author="Seabolt, Roy R.  (Harris)" w:date="2013-05-14T13:20:00Z">
        <w:r>
          <w:rPr>
            <w:webHidden/>
          </w:rPr>
          <w:t>135</w:t>
        </w:r>
        <w:r>
          <w:rPr>
            <w:webHidden/>
          </w:rPr>
          <w:fldChar w:fldCharType="end"/>
        </w:r>
        <w:r w:rsidRPr="003339CD">
          <w:rPr>
            <w:rStyle w:val="Hyperlink"/>
          </w:rPr>
          <w:fldChar w:fldCharType="end"/>
        </w:r>
      </w:ins>
    </w:p>
    <w:p w:rsidR="00753771" w:rsidRPr="007B261B" w:rsidRDefault="00753771">
      <w:pPr>
        <w:pStyle w:val="TOC2"/>
        <w:rPr>
          <w:ins w:id="561" w:author="Seabolt, Roy R.  (Harris)" w:date="2013-05-14T13:20:00Z"/>
          <w:rFonts w:ascii="Calibri" w:hAnsi="Calibri"/>
          <w:sz w:val="22"/>
          <w:szCs w:val="22"/>
        </w:rPr>
      </w:pPr>
      <w:ins w:id="562" w:author="Seabolt, Roy R.  (Harris)" w:date="2013-05-14T13:20:00Z">
        <w:r w:rsidRPr="003339CD">
          <w:rPr>
            <w:rStyle w:val="Hyperlink"/>
          </w:rPr>
          <w:fldChar w:fldCharType="begin"/>
        </w:r>
        <w:r w:rsidRPr="003339CD">
          <w:rPr>
            <w:rStyle w:val="Hyperlink"/>
          </w:rPr>
          <w:instrText xml:space="preserve"> </w:instrText>
        </w:r>
        <w:r>
          <w:instrText>HYPERLINK \l "_Toc356301108"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D.3  PING</w:t>
        </w:r>
        <w:r>
          <w:rPr>
            <w:webHidden/>
          </w:rPr>
          <w:tab/>
        </w:r>
        <w:r>
          <w:rPr>
            <w:webHidden/>
          </w:rPr>
          <w:fldChar w:fldCharType="begin"/>
        </w:r>
        <w:r>
          <w:rPr>
            <w:webHidden/>
          </w:rPr>
          <w:instrText xml:space="preserve"> PAGEREF _Toc356301108 \h </w:instrText>
        </w:r>
        <w:r>
          <w:rPr>
            <w:webHidden/>
          </w:rPr>
        </w:r>
      </w:ins>
      <w:r>
        <w:rPr>
          <w:webHidden/>
        </w:rPr>
        <w:fldChar w:fldCharType="separate"/>
      </w:r>
      <w:ins w:id="563" w:author="Seabolt, Roy R.  (Harris)" w:date="2013-05-14T13:20:00Z">
        <w:r>
          <w:rPr>
            <w:webHidden/>
          </w:rPr>
          <w:t>136</w:t>
        </w:r>
        <w:r>
          <w:rPr>
            <w:webHidden/>
          </w:rPr>
          <w:fldChar w:fldCharType="end"/>
        </w:r>
        <w:r w:rsidRPr="003339CD">
          <w:rPr>
            <w:rStyle w:val="Hyperlink"/>
          </w:rPr>
          <w:fldChar w:fldCharType="end"/>
        </w:r>
      </w:ins>
    </w:p>
    <w:p w:rsidR="00753771" w:rsidRPr="007B261B" w:rsidRDefault="00753771">
      <w:pPr>
        <w:pStyle w:val="TOC2"/>
        <w:rPr>
          <w:ins w:id="564" w:author="Seabolt, Roy R.  (Harris)" w:date="2013-05-14T13:20:00Z"/>
          <w:rFonts w:ascii="Calibri" w:hAnsi="Calibri"/>
          <w:sz w:val="22"/>
          <w:szCs w:val="22"/>
        </w:rPr>
      </w:pPr>
      <w:ins w:id="565" w:author="Seabolt, Roy R.  (Harris)" w:date="2013-05-14T13:20:00Z">
        <w:r w:rsidRPr="003339CD">
          <w:rPr>
            <w:rStyle w:val="Hyperlink"/>
          </w:rPr>
          <w:fldChar w:fldCharType="begin"/>
        </w:r>
        <w:r w:rsidRPr="003339CD">
          <w:rPr>
            <w:rStyle w:val="Hyperlink"/>
          </w:rPr>
          <w:instrText xml:space="preserve"> </w:instrText>
        </w:r>
        <w:r>
          <w:instrText>HYPERLINK \l "_Toc356301109"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D.4  TRACERT</w:t>
        </w:r>
        <w:r>
          <w:rPr>
            <w:webHidden/>
          </w:rPr>
          <w:tab/>
        </w:r>
        <w:r>
          <w:rPr>
            <w:webHidden/>
          </w:rPr>
          <w:fldChar w:fldCharType="begin"/>
        </w:r>
        <w:r>
          <w:rPr>
            <w:webHidden/>
          </w:rPr>
          <w:instrText xml:space="preserve"> PAGEREF _Toc356301109 \h </w:instrText>
        </w:r>
        <w:r>
          <w:rPr>
            <w:webHidden/>
          </w:rPr>
        </w:r>
      </w:ins>
      <w:r>
        <w:rPr>
          <w:webHidden/>
        </w:rPr>
        <w:fldChar w:fldCharType="separate"/>
      </w:r>
      <w:ins w:id="566" w:author="Seabolt, Roy R.  (Harris)" w:date="2013-05-14T13:20:00Z">
        <w:r>
          <w:rPr>
            <w:webHidden/>
          </w:rPr>
          <w:t>136</w:t>
        </w:r>
        <w:r>
          <w:rPr>
            <w:webHidden/>
          </w:rPr>
          <w:fldChar w:fldCharType="end"/>
        </w:r>
        <w:r w:rsidRPr="003339CD">
          <w:rPr>
            <w:rStyle w:val="Hyperlink"/>
          </w:rPr>
          <w:fldChar w:fldCharType="end"/>
        </w:r>
      </w:ins>
    </w:p>
    <w:p w:rsidR="00753771" w:rsidRPr="007B261B" w:rsidRDefault="00753771">
      <w:pPr>
        <w:pStyle w:val="TOC2"/>
        <w:rPr>
          <w:ins w:id="567" w:author="Seabolt, Roy R.  (Harris)" w:date="2013-05-14T13:20:00Z"/>
          <w:rFonts w:ascii="Calibri" w:hAnsi="Calibri"/>
          <w:sz w:val="22"/>
          <w:szCs w:val="22"/>
        </w:rPr>
      </w:pPr>
      <w:ins w:id="568" w:author="Seabolt, Roy R.  (Harris)" w:date="2013-05-14T13:20:00Z">
        <w:r w:rsidRPr="003339CD">
          <w:rPr>
            <w:rStyle w:val="Hyperlink"/>
          </w:rPr>
          <w:fldChar w:fldCharType="begin"/>
        </w:r>
        <w:r w:rsidRPr="003339CD">
          <w:rPr>
            <w:rStyle w:val="Hyperlink"/>
          </w:rPr>
          <w:instrText xml:space="preserve"> </w:instrText>
        </w:r>
        <w:r>
          <w:instrText>HYPERLINK \l "_Toc356301110"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D.5  NETSTAT</w:t>
        </w:r>
        <w:r>
          <w:rPr>
            <w:webHidden/>
          </w:rPr>
          <w:tab/>
        </w:r>
        <w:r>
          <w:rPr>
            <w:webHidden/>
          </w:rPr>
          <w:fldChar w:fldCharType="begin"/>
        </w:r>
        <w:r>
          <w:rPr>
            <w:webHidden/>
          </w:rPr>
          <w:instrText xml:space="preserve"> PAGEREF _Toc356301110 \h </w:instrText>
        </w:r>
        <w:r>
          <w:rPr>
            <w:webHidden/>
          </w:rPr>
        </w:r>
      </w:ins>
      <w:r>
        <w:rPr>
          <w:webHidden/>
        </w:rPr>
        <w:fldChar w:fldCharType="separate"/>
      </w:r>
      <w:ins w:id="569" w:author="Seabolt, Roy R.  (Harris)" w:date="2013-05-14T13:20:00Z">
        <w:r>
          <w:rPr>
            <w:webHidden/>
          </w:rPr>
          <w:t>137</w:t>
        </w:r>
        <w:r>
          <w:rPr>
            <w:webHidden/>
          </w:rPr>
          <w:fldChar w:fldCharType="end"/>
        </w:r>
        <w:r w:rsidRPr="003339CD">
          <w:rPr>
            <w:rStyle w:val="Hyperlink"/>
          </w:rPr>
          <w:fldChar w:fldCharType="end"/>
        </w:r>
      </w:ins>
    </w:p>
    <w:p w:rsidR="00753771" w:rsidRPr="007B261B" w:rsidRDefault="00753771">
      <w:pPr>
        <w:pStyle w:val="TOC2"/>
        <w:rPr>
          <w:ins w:id="570" w:author="Seabolt, Roy R.  (Harris)" w:date="2013-05-14T13:20:00Z"/>
          <w:rFonts w:ascii="Calibri" w:hAnsi="Calibri"/>
          <w:sz w:val="22"/>
          <w:szCs w:val="22"/>
        </w:rPr>
      </w:pPr>
      <w:ins w:id="571" w:author="Seabolt, Roy R.  (Harris)" w:date="2013-05-14T13:20:00Z">
        <w:r w:rsidRPr="003339CD">
          <w:rPr>
            <w:rStyle w:val="Hyperlink"/>
          </w:rPr>
          <w:fldChar w:fldCharType="begin"/>
        </w:r>
        <w:r w:rsidRPr="003339CD">
          <w:rPr>
            <w:rStyle w:val="Hyperlink"/>
          </w:rPr>
          <w:instrText xml:space="preserve"> </w:instrText>
        </w:r>
        <w:r>
          <w:instrText>HYPERLINK \l "_Toc356301111"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D.6  DICOM_Echo</w:t>
        </w:r>
        <w:r>
          <w:rPr>
            <w:webHidden/>
          </w:rPr>
          <w:tab/>
        </w:r>
        <w:r>
          <w:rPr>
            <w:webHidden/>
          </w:rPr>
          <w:fldChar w:fldCharType="begin"/>
        </w:r>
        <w:r>
          <w:rPr>
            <w:webHidden/>
          </w:rPr>
          <w:instrText xml:space="preserve"> PAGEREF _Toc356301111 \h </w:instrText>
        </w:r>
        <w:r>
          <w:rPr>
            <w:webHidden/>
          </w:rPr>
        </w:r>
      </w:ins>
      <w:r>
        <w:rPr>
          <w:webHidden/>
        </w:rPr>
        <w:fldChar w:fldCharType="separate"/>
      </w:r>
      <w:ins w:id="572" w:author="Seabolt, Roy R.  (Harris)" w:date="2013-05-14T13:20:00Z">
        <w:r>
          <w:rPr>
            <w:webHidden/>
          </w:rPr>
          <w:t>137</w:t>
        </w:r>
        <w:r>
          <w:rPr>
            <w:webHidden/>
          </w:rPr>
          <w:fldChar w:fldCharType="end"/>
        </w:r>
        <w:r w:rsidRPr="003339CD">
          <w:rPr>
            <w:rStyle w:val="Hyperlink"/>
          </w:rPr>
          <w:fldChar w:fldCharType="end"/>
        </w:r>
      </w:ins>
    </w:p>
    <w:p w:rsidR="00753771" w:rsidRPr="007B261B" w:rsidRDefault="00753771">
      <w:pPr>
        <w:pStyle w:val="TOC2"/>
        <w:rPr>
          <w:ins w:id="573" w:author="Seabolt, Roy R.  (Harris)" w:date="2013-05-14T13:20:00Z"/>
          <w:rFonts w:ascii="Calibri" w:hAnsi="Calibri"/>
          <w:sz w:val="22"/>
          <w:szCs w:val="22"/>
        </w:rPr>
      </w:pPr>
      <w:ins w:id="574" w:author="Seabolt, Roy R.  (Harris)" w:date="2013-05-14T13:20:00Z">
        <w:r w:rsidRPr="003339CD">
          <w:rPr>
            <w:rStyle w:val="Hyperlink"/>
          </w:rPr>
          <w:fldChar w:fldCharType="begin"/>
        </w:r>
        <w:r w:rsidRPr="003339CD">
          <w:rPr>
            <w:rStyle w:val="Hyperlink"/>
          </w:rPr>
          <w:instrText xml:space="preserve"> </w:instrText>
        </w:r>
        <w:r>
          <w:instrText>HYPERLINK \l "_Toc356301112"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D.7  Send_Image</w:t>
        </w:r>
        <w:r>
          <w:rPr>
            <w:webHidden/>
          </w:rPr>
          <w:tab/>
        </w:r>
        <w:r>
          <w:rPr>
            <w:webHidden/>
          </w:rPr>
          <w:fldChar w:fldCharType="begin"/>
        </w:r>
        <w:r>
          <w:rPr>
            <w:webHidden/>
          </w:rPr>
          <w:instrText xml:space="preserve"> PAGEREF _Toc356301112 \h </w:instrText>
        </w:r>
        <w:r>
          <w:rPr>
            <w:webHidden/>
          </w:rPr>
        </w:r>
      </w:ins>
      <w:r>
        <w:rPr>
          <w:webHidden/>
        </w:rPr>
        <w:fldChar w:fldCharType="separate"/>
      </w:r>
      <w:ins w:id="575" w:author="Seabolt, Roy R.  (Harris)" w:date="2013-05-14T13:20:00Z">
        <w:r>
          <w:rPr>
            <w:webHidden/>
          </w:rPr>
          <w:t>138</w:t>
        </w:r>
        <w:r>
          <w:rPr>
            <w:webHidden/>
          </w:rPr>
          <w:fldChar w:fldCharType="end"/>
        </w:r>
        <w:r w:rsidRPr="003339CD">
          <w:rPr>
            <w:rStyle w:val="Hyperlink"/>
          </w:rPr>
          <w:fldChar w:fldCharType="end"/>
        </w:r>
      </w:ins>
    </w:p>
    <w:p w:rsidR="00753771" w:rsidRPr="007B261B" w:rsidRDefault="00753771">
      <w:pPr>
        <w:pStyle w:val="TOC1"/>
        <w:rPr>
          <w:ins w:id="576" w:author="Seabolt, Roy R.  (Harris)" w:date="2013-05-14T13:20:00Z"/>
          <w:rFonts w:ascii="Calibri" w:hAnsi="Calibri"/>
          <w:b w:val="0"/>
          <w:sz w:val="22"/>
          <w:szCs w:val="22"/>
        </w:rPr>
      </w:pPr>
      <w:ins w:id="577" w:author="Seabolt, Roy R.  (Harris)" w:date="2013-05-14T13:20:00Z">
        <w:r w:rsidRPr="003339CD">
          <w:rPr>
            <w:rStyle w:val="Hyperlink"/>
          </w:rPr>
          <w:lastRenderedPageBreak/>
          <w:fldChar w:fldCharType="begin"/>
        </w:r>
        <w:r w:rsidRPr="003339CD">
          <w:rPr>
            <w:rStyle w:val="Hyperlink"/>
          </w:rPr>
          <w:instrText xml:space="preserve"> </w:instrText>
        </w:r>
        <w:r>
          <w:instrText>HYPERLINK \l "_Toc356301113"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Appendix E   Port Numbers for VistA Imaging DICOM Gateway Applications</w:t>
        </w:r>
        <w:r>
          <w:rPr>
            <w:webHidden/>
          </w:rPr>
          <w:tab/>
        </w:r>
        <w:r>
          <w:rPr>
            <w:webHidden/>
          </w:rPr>
          <w:fldChar w:fldCharType="begin"/>
        </w:r>
        <w:r>
          <w:rPr>
            <w:webHidden/>
          </w:rPr>
          <w:instrText xml:space="preserve"> PAGEREF _Toc356301113 \h </w:instrText>
        </w:r>
        <w:r>
          <w:rPr>
            <w:webHidden/>
          </w:rPr>
        </w:r>
      </w:ins>
      <w:r>
        <w:rPr>
          <w:webHidden/>
        </w:rPr>
        <w:fldChar w:fldCharType="separate"/>
      </w:r>
      <w:ins w:id="578" w:author="Seabolt, Roy R.  (Harris)" w:date="2013-05-14T13:20:00Z">
        <w:r>
          <w:rPr>
            <w:webHidden/>
          </w:rPr>
          <w:t>141</w:t>
        </w:r>
        <w:r>
          <w:rPr>
            <w:webHidden/>
          </w:rPr>
          <w:fldChar w:fldCharType="end"/>
        </w:r>
        <w:r w:rsidRPr="003339CD">
          <w:rPr>
            <w:rStyle w:val="Hyperlink"/>
          </w:rPr>
          <w:fldChar w:fldCharType="end"/>
        </w:r>
      </w:ins>
    </w:p>
    <w:p w:rsidR="00753771" w:rsidRPr="007B261B" w:rsidRDefault="00753771">
      <w:pPr>
        <w:pStyle w:val="TOC1"/>
        <w:rPr>
          <w:ins w:id="579" w:author="Seabolt, Roy R.  (Harris)" w:date="2013-05-14T13:20:00Z"/>
          <w:rFonts w:ascii="Calibri" w:hAnsi="Calibri"/>
          <w:b w:val="0"/>
          <w:sz w:val="22"/>
          <w:szCs w:val="22"/>
        </w:rPr>
      </w:pPr>
      <w:ins w:id="580" w:author="Seabolt, Roy R.  (Harris)" w:date="2013-05-14T13:20:00Z">
        <w:r w:rsidRPr="003339CD">
          <w:rPr>
            <w:rStyle w:val="Hyperlink"/>
          </w:rPr>
          <w:fldChar w:fldCharType="begin"/>
        </w:r>
        <w:r w:rsidRPr="003339CD">
          <w:rPr>
            <w:rStyle w:val="Hyperlink"/>
          </w:rPr>
          <w:instrText xml:space="preserve"> </w:instrText>
        </w:r>
        <w:r>
          <w:instrText>HYPERLINK \l "_Toc356301114"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Appendix F   VistA Imaging DICOM Gateway Application Entity (AE) Titles</w:t>
        </w:r>
        <w:r>
          <w:rPr>
            <w:webHidden/>
          </w:rPr>
          <w:tab/>
        </w:r>
        <w:r>
          <w:rPr>
            <w:webHidden/>
          </w:rPr>
          <w:fldChar w:fldCharType="begin"/>
        </w:r>
        <w:r>
          <w:rPr>
            <w:webHidden/>
          </w:rPr>
          <w:instrText xml:space="preserve"> PAGEREF _Toc356301114 \h </w:instrText>
        </w:r>
        <w:r>
          <w:rPr>
            <w:webHidden/>
          </w:rPr>
        </w:r>
      </w:ins>
      <w:r>
        <w:rPr>
          <w:webHidden/>
        </w:rPr>
        <w:fldChar w:fldCharType="separate"/>
      </w:r>
      <w:ins w:id="581" w:author="Seabolt, Roy R.  (Harris)" w:date="2013-05-14T13:20:00Z">
        <w:r>
          <w:rPr>
            <w:webHidden/>
          </w:rPr>
          <w:t>143</w:t>
        </w:r>
        <w:r>
          <w:rPr>
            <w:webHidden/>
          </w:rPr>
          <w:fldChar w:fldCharType="end"/>
        </w:r>
        <w:r w:rsidRPr="003339CD">
          <w:rPr>
            <w:rStyle w:val="Hyperlink"/>
          </w:rPr>
          <w:fldChar w:fldCharType="end"/>
        </w:r>
      </w:ins>
    </w:p>
    <w:p w:rsidR="00753771" w:rsidRPr="007B261B" w:rsidRDefault="00753771">
      <w:pPr>
        <w:pStyle w:val="TOC1"/>
        <w:rPr>
          <w:ins w:id="582" w:author="Seabolt, Roy R.  (Harris)" w:date="2013-05-14T13:20:00Z"/>
          <w:rFonts w:ascii="Calibri" w:hAnsi="Calibri"/>
          <w:b w:val="0"/>
          <w:sz w:val="22"/>
          <w:szCs w:val="22"/>
        </w:rPr>
      </w:pPr>
      <w:ins w:id="583" w:author="Seabolt, Roy R.  (Harris)" w:date="2013-05-14T13:20:00Z">
        <w:r w:rsidRPr="003339CD">
          <w:rPr>
            <w:rStyle w:val="Hyperlink"/>
          </w:rPr>
          <w:fldChar w:fldCharType="begin"/>
        </w:r>
        <w:r w:rsidRPr="003339CD">
          <w:rPr>
            <w:rStyle w:val="Hyperlink"/>
          </w:rPr>
          <w:instrText xml:space="preserve"> </w:instrText>
        </w:r>
        <w:r>
          <w:instrText>HYPERLINK \l "_Toc356301115"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Appendix G   Setting Up the MUMPS-to-MUMPS Broker</w:t>
        </w:r>
        <w:r>
          <w:rPr>
            <w:webHidden/>
          </w:rPr>
          <w:tab/>
        </w:r>
        <w:r>
          <w:rPr>
            <w:webHidden/>
          </w:rPr>
          <w:fldChar w:fldCharType="begin"/>
        </w:r>
        <w:r>
          <w:rPr>
            <w:webHidden/>
          </w:rPr>
          <w:instrText xml:space="preserve"> PAGEREF _Toc356301115 \h </w:instrText>
        </w:r>
        <w:r>
          <w:rPr>
            <w:webHidden/>
          </w:rPr>
        </w:r>
      </w:ins>
      <w:r>
        <w:rPr>
          <w:webHidden/>
        </w:rPr>
        <w:fldChar w:fldCharType="separate"/>
      </w:r>
      <w:ins w:id="584" w:author="Seabolt, Roy R.  (Harris)" w:date="2013-05-14T13:20:00Z">
        <w:r>
          <w:rPr>
            <w:webHidden/>
          </w:rPr>
          <w:t>145</w:t>
        </w:r>
        <w:r>
          <w:rPr>
            <w:webHidden/>
          </w:rPr>
          <w:fldChar w:fldCharType="end"/>
        </w:r>
        <w:r w:rsidRPr="003339CD">
          <w:rPr>
            <w:rStyle w:val="Hyperlink"/>
          </w:rPr>
          <w:fldChar w:fldCharType="end"/>
        </w:r>
      </w:ins>
    </w:p>
    <w:p w:rsidR="00753771" w:rsidRPr="007B261B" w:rsidRDefault="00753771">
      <w:pPr>
        <w:pStyle w:val="TOC2"/>
        <w:rPr>
          <w:ins w:id="585" w:author="Seabolt, Roy R.  (Harris)" w:date="2013-05-14T13:20:00Z"/>
          <w:rFonts w:ascii="Calibri" w:hAnsi="Calibri"/>
          <w:sz w:val="22"/>
          <w:szCs w:val="22"/>
        </w:rPr>
      </w:pPr>
      <w:ins w:id="586" w:author="Seabolt, Roy R.  (Harris)" w:date="2013-05-14T13:20:00Z">
        <w:r w:rsidRPr="003339CD">
          <w:rPr>
            <w:rStyle w:val="Hyperlink"/>
          </w:rPr>
          <w:fldChar w:fldCharType="begin"/>
        </w:r>
        <w:r w:rsidRPr="003339CD">
          <w:rPr>
            <w:rStyle w:val="Hyperlink"/>
          </w:rPr>
          <w:instrText xml:space="preserve"> </w:instrText>
        </w:r>
        <w:r>
          <w:instrText>HYPERLINK \l "_Toc356301116"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G.1  Caché on VMS</w:t>
        </w:r>
        <w:r>
          <w:rPr>
            <w:webHidden/>
          </w:rPr>
          <w:tab/>
        </w:r>
        <w:r>
          <w:rPr>
            <w:webHidden/>
          </w:rPr>
          <w:fldChar w:fldCharType="begin"/>
        </w:r>
        <w:r>
          <w:rPr>
            <w:webHidden/>
          </w:rPr>
          <w:instrText xml:space="preserve"> PAGEREF _Toc356301116 \h </w:instrText>
        </w:r>
        <w:r>
          <w:rPr>
            <w:webHidden/>
          </w:rPr>
        </w:r>
      </w:ins>
      <w:r>
        <w:rPr>
          <w:webHidden/>
        </w:rPr>
        <w:fldChar w:fldCharType="separate"/>
      </w:r>
      <w:ins w:id="587" w:author="Seabolt, Roy R.  (Harris)" w:date="2013-05-14T13:20:00Z">
        <w:r>
          <w:rPr>
            <w:webHidden/>
          </w:rPr>
          <w:t>145</w:t>
        </w:r>
        <w:r>
          <w:rPr>
            <w:webHidden/>
          </w:rPr>
          <w:fldChar w:fldCharType="end"/>
        </w:r>
        <w:r w:rsidRPr="003339CD">
          <w:rPr>
            <w:rStyle w:val="Hyperlink"/>
          </w:rPr>
          <w:fldChar w:fldCharType="end"/>
        </w:r>
      </w:ins>
    </w:p>
    <w:p w:rsidR="00753771" w:rsidRPr="007B261B" w:rsidRDefault="00753771">
      <w:pPr>
        <w:pStyle w:val="TOC2"/>
        <w:rPr>
          <w:ins w:id="588" w:author="Seabolt, Roy R.  (Harris)" w:date="2013-05-14T13:20:00Z"/>
          <w:rFonts w:ascii="Calibri" w:hAnsi="Calibri"/>
          <w:sz w:val="22"/>
          <w:szCs w:val="22"/>
        </w:rPr>
      </w:pPr>
      <w:ins w:id="589" w:author="Seabolt, Roy R.  (Harris)" w:date="2013-05-14T13:20:00Z">
        <w:r w:rsidRPr="003339CD">
          <w:rPr>
            <w:rStyle w:val="Hyperlink"/>
          </w:rPr>
          <w:fldChar w:fldCharType="begin"/>
        </w:r>
        <w:r w:rsidRPr="003339CD">
          <w:rPr>
            <w:rStyle w:val="Hyperlink"/>
          </w:rPr>
          <w:instrText xml:space="preserve"> </w:instrText>
        </w:r>
        <w:r>
          <w:instrText>HYPERLINK \l "_Toc356301117"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G.2  DSM on VMS</w:t>
        </w:r>
        <w:r>
          <w:rPr>
            <w:webHidden/>
          </w:rPr>
          <w:tab/>
        </w:r>
        <w:r>
          <w:rPr>
            <w:webHidden/>
          </w:rPr>
          <w:fldChar w:fldCharType="begin"/>
        </w:r>
        <w:r>
          <w:rPr>
            <w:webHidden/>
          </w:rPr>
          <w:instrText xml:space="preserve"> PAGEREF _Toc356301117 \h </w:instrText>
        </w:r>
        <w:r>
          <w:rPr>
            <w:webHidden/>
          </w:rPr>
        </w:r>
      </w:ins>
      <w:r>
        <w:rPr>
          <w:webHidden/>
        </w:rPr>
        <w:fldChar w:fldCharType="separate"/>
      </w:r>
      <w:ins w:id="590" w:author="Seabolt, Roy R.  (Harris)" w:date="2013-05-14T13:20:00Z">
        <w:r>
          <w:rPr>
            <w:webHidden/>
          </w:rPr>
          <w:t>146</w:t>
        </w:r>
        <w:r>
          <w:rPr>
            <w:webHidden/>
          </w:rPr>
          <w:fldChar w:fldCharType="end"/>
        </w:r>
        <w:r w:rsidRPr="003339CD">
          <w:rPr>
            <w:rStyle w:val="Hyperlink"/>
          </w:rPr>
          <w:fldChar w:fldCharType="end"/>
        </w:r>
      </w:ins>
    </w:p>
    <w:p w:rsidR="00753771" w:rsidRPr="007B261B" w:rsidRDefault="00753771">
      <w:pPr>
        <w:pStyle w:val="TOC2"/>
        <w:rPr>
          <w:ins w:id="591" w:author="Seabolt, Roy R.  (Harris)" w:date="2013-05-14T13:20:00Z"/>
          <w:rFonts w:ascii="Calibri" w:hAnsi="Calibri"/>
          <w:sz w:val="22"/>
          <w:szCs w:val="22"/>
        </w:rPr>
      </w:pPr>
      <w:ins w:id="592" w:author="Seabolt, Roy R.  (Harris)" w:date="2013-05-14T13:20:00Z">
        <w:r w:rsidRPr="003339CD">
          <w:rPr>
            <w:rStyle w:val="Hyperlink"/>
          </w:rPr>
          <w:fldChar w:fldCharType="begin"/>
        </w:r>
        <w:r w:rsidRPr="003339CD">
          <w:rPr>
            <w:rStyle w:val="Hyperlink"/>
          </w:rPr>
          <w:instrText xml:space="preserve"> </w:instrText>
        </w:r>
        <w:r>
          <w:instrText>HYPERLINK \l "_Toc356301118"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G.3  Setting up a UCX service under VMS</w:t>
        </w:r>
        <w:r>
          <w:rPr>
            <w:webHidden/>
          </w:rPr>
          <w:tab/>
        </w:r>
        <w:r>
          <w:rPr>
            <w:webHidden/>
          </w:rPr>
          <w:fldChar w:fldCharType="begin"/>
        </w:r>
        <w:r>
          <w:rPr>
            <w:webHidden/>
          </w:rPr>
          <w:instrText xml:space="preserve"> PAGEREF _Toc356301118 \h </w:instrText>
        </w:r>
        <w:r>
          <w:rPr>
            <w:webHidden/>
          </w:rPr>
        </w:r>
      </w:ins>
      <w:r>
        <w:rPr>
          <w:webHidden/>
        </w:rPr>
        <w:fldChar w:fldCharType="separate"/>
      </w:r>
      <w:ins w:id="593" w:author="Seabolt, Roy R.  (Harris)" w:date="2013-05-14T13:20:00Z">
        <w:r>
          <w:rPr>
            <w:webHidden/>
          </w:rPr>
          <w:t>146</w:t>
        </w:r>
        <w:r>
          <w:rPr>
            <w:webHidden/>
          </w:rPr>
          <w:fldChar w:fldCharType="end"/>
        </w:r>
        <w:r w:rsidRPr="003339CD">
          <w:rPr>
            <w:rStyle w:val="Hyperlink"/>
          </w:rPr>
          <w:fldChar w:fldCharType="end"/>
        </w:r>
      </w:ins>
    </w:p>
    <w:p w:rsidR="00753771" w:rsidRPr="007B261B" w:rsidRDefault="00753771">
      <w:pPr>
        <w:pStyle w:val="TOC3"/>
        <w:rPr>
          <w:ins w:id="594" w:author="Seabolt, Roy R.  (Harris)" w:date="2013-05-14T13:20:00Z"/>
          <w:rFonts w:ascii="Calibri" w:hAnsi="Calibri"/>
          <w:sz w:val="22"/>
          <w:szCs w:val="22"/>
        </w:rPr>
      </w:pPr>
      <w:ins w:id="595" w:author="Seabolt, Roy R.  (Harris)" w:date="2013-05-14T13:20:00Z">
        <w:r w:rsidRPr="003339CD">
          <w:rPr>
            <w:rStyle w:val="Hyperlink"/>
          </w:rPr>
          <w:fldChar w:fldCharType="begin"/>
        </w:r>
        <w:r w:rsidRPr="003339CD">
          <w:rPr>
            <w:rStyle w:val="Hyperlink"/>
          </w:rPr>
          <w:instrText xml:space="preserve"> </w:instrText>
        </w:r>
        <w:r>
          <w:instrText>HYPERLINK \l "_Toc356301119"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G.3.1  Setting up a new user</w:t>
        </w:r>
        <w:r>
          <w:rPr>
            <w:webHidden/>
          </w:rPr>
          <w:tab/>
        </w:r>
        <w:r>
          <w:rPr>
            <w:webHidden/>
          </w:rPr>
          <w:fldChar w:fldCharType="begin"/>
        </w:r>
        <w:r>
          <w:rPr>
            <w:webHidden/>
          </w:rPr>
          <w:instrText xml:space="preserve"> PAGEREF _Toc356301119 \h </w:instrText>
        </w:r>
        <w:r>
          <w:rPr>
            <w:webHidden/>
          </w:rPr>
        </w:r>
      </w:ins>
      <w:r>
        <w:rPr>
          <w:webHidden/>
        </w:rPr>
        <w:fldChar w:fldCharType="separate"/>
      </w:r>
      <w:ins w:id="596" w:author="Seabolt, Roy R.  (Harris)" w:date="2013-05-14T13:20:00Z">
        <w:r>
          <w:rPr>
            <w:webHidden/>
          </w:rPr>
          <w:t>146</w:t>
        </w:r>
        <w:r>
          <w:rPr>
            <w:webHidden/>
          </w:rPr>
          <w:fldChar w:fldCharType="end"/>
        </w:r>
        <w:r w:rsidRPr="003339CD">
          <w:rPr>
            <w:rStyle w:val="Hyperlink"/>
          </w:rPr>
          <w:fldChar w:fldCharType="end"/>
        </w:r>
      </w:ins>
    </w:p>
    <w:p w:rsidR="00753771" w:rsidRPr="007B261B" w:rsidRDefault="00753771">
      <w:pPr>
        <w:pStyle w:val="TOC3"/>
        <w:rPr>
          <w:ins w:id="597" w:author="Seabolt, Roy R.  (Harris)" w:date="2013-05-14T13:20:00Z"/>
          <w:rFonts w:ascii="Calibri" w:hAnsi="Calibri"/>
          <w:sz w:val="22"/>
          <w:szCs w:val="22"/>
        </w:rPr>
      </w:pPr>
      <w:ins w:id="598" w:author="Seabolt, Roy R.  (Harris)" w:date="2013-05-14T13:20:00Z">
        <w:r w:rsidRPr="003339CD">
          <w:rPr>
            <w:rStyle w:val="Hyperlink"/>
          </w:rPr>
          <w:fldChar w:fldCharType="begin"/>
        </w:r>
        <w:r w:rsidRPr="003339CD">
          <w:rPr>
            <w:rStyle w:val="Hyperlink"/>
          </w:rPr>
          <w:instrText xml:space="preserve"> </w:instrText>
        </w:r>
        <w:r>
          <w:instrText>HYPERLINK \l "_Toc356301120"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G.3.2.  Establishing the UCX Listener Service</w:t>
        </w:r>
        <w:r>
          <w:rPr>
            <w:webHidden/>
          </w:rPr>
          <w:tab/>
        </w:r>
        <w:r>
          <w:rPr>
            <w:webHidden/>
          </w:rPr>
          <w:fldChar w:fldCharType="begin"/>
        </w:r>
        <w:r>
          <w:rPr>
            <w:webHidden/>
          </w:rPr>
          <w:instrText xml:space="preserve"> PAGEREF _Toc356301120 \h </w:instrText>
        </w:r>
        <w:r>
          <w:rPr>
            <w:webHidden/>
          </w:rPr>
        </w:r>
      </w:ins>
      <w:r>
        <w:rPr>
          <w:webHidden/>
        </w:rPr>
        <w:fldChar w:fldCharType="separate"/>
      </w:r>
      <w:ins w:id="599" w:author="Seabolt, Roy R.  (Harris)" w:date="2013-05-14T13:20:00Z">
        <w:r>
          <w:rPr>
            <w:webHidden/>
          </w:rPr>
          <w:t>148</w:t>
        </w:r>
        <w:r>
          <w:rPr>
            <w:webHidden/>
          </w:rPr>
          <w:fldChar w:fldCharType="end"/>
        </w:r>
        <w:r w:rsidRPr="003339CD">
          <w:rPr>
            <w:rStyle w:val="Hyperlink"/>
          </w:rPr>
          <w:fldChar w:fldCharType="end"/>
        </w:r>
      </w:ins>
    </w:p>
    <w:p w:rsidR="00753771" w:rsidRPr="007B261B" w:rsidRDefault="00753771">
      <w:pPr>
        <w:pStyle w:val="TOC2"/>
        <w:rPr>
          <w:ins w:id="600" w:author="Seabolt, Roy R.  (Harris)" w:date="2013-05-14T13:20:00Z"/>
          <w:rFonts w:ascii="Calibri" w:hAnsi="Calibri"/>
          <w:sz w:val="22"/>
          <w:szCs w:val="22"/>
        </w:rPr>
      </w:pPr>
      <w:ins w:id="601" w:author="Seabolt, Roy R.  (Harris)" w:date="2013-05-14T13:20:00Z">
        <w:r w:rsidRPr="003339CD">
          <w:rPr>
            <w:rStyle w:val="Hyperlink"/>
          </w:rPr>
          <w:fldChar w:fldCharType="begin"/>
        </w:r>
        <w:r w:rsidRPr="003339CD">
          <w:rPr>
            <w:rStyle w:val="Hyperlink"/>
          </w:rPr>
          <w:instrText xml:space="preserve"> </w:instrText>
        </w:r>
        <w:r>
          <w:instrText>HYPERLINK \l "_Toc356301121"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G.4  Caché on Windows</w:t>
        </w:r>
        <w:r>
          <w:rPr>
            <w:webHidden/>
          </w:rPr>
          <w:tab/>
        </w:r>
        <w:r>
          <w:rPr>
            <w:webHidden/>
          </w:rPr>
          <w:fldChar w:fldCharType="begin"/>
        </w:r>
        <w:r>
          <w:rPr>
            <w:webHidden/>
          </w:rPr>
          <w:instrText xml:space="preserve"> PAGEREF _Toc356301121 \h </w:instrText>
        </w:r>
        <w:r>
          <w:rPr>
            <w:webHidden/>
          </w:rPr>
        </w:r>
      </w:ins>
      <w:r>
        <w:rPr>
          <w:webHidden/>
        </w:rPr>
        <w:fldChar w:fldCharType="separate"/>
      </w:r>
      <w:ins w:id="602" w:author="Seabolt, Roy R.  (Harris)" w:date="2013-05-14T13:20:00Z">
        <w:r>
          <w:rPr>
            <w:webHidden/>
          </w:rPr>
          <w:t>148</w:t>
        </w:r>
        <w:r>
          <w:rPr>
            <w:webHidden/>
          </w:rPr>
          <w:fldChar w:fldCharType="end"/>
        </w:r>
        <w:r w:rsidRPr="003339CD">
          <w:rPr>
            <w:rStyle w:val="Hyperlink"/>
          </w:rPr>
          <w:fldChar w:fldCharType="end"/>
        </w:r>
      </w:ins>
    </w:p>
    <w:p w:rsidR="00753771" w:rsidRPr="007B261B" w:rsidRDefault="00753771">
      <w:pPr>
        <w:pStyle w:val="TOC1"/>
        <w:rPr>
          <w:ins w:id="603" w:author="Seabolt, Roy R.  (Harris)" w:date="2013-05-14T13:20:00Z"/>
          <w:rFonts w:ascii="Calibri" w:hAnsi="Calibri"/>
          <w:b w:val="0"/>
          <w:sz w:val="22"/>
          <w:szCs w:val="22"/>
        </w:rPr>
      </w:pPr>
      <w:ins w:id="604" w:author="Seabolt, Roy R.  (Harris)" w:date="2013-05-14T13:20:00Z">
        <w:r w:rsidRPr="003339CD">
          <w:rPr>
            <w:rStyle w:val="Hyperlink"/>
          </w:rPr>
          <w:fldChar w:fldCharType="begin"/>
        </w:r>
        <w:r w:rsidRPr="003339CD">
          <w:rPr>
            <w:rStyle w:val="Hyperlink"/>
          </w:rPr>
          <w:instrText xml:space="preserve"> </w:instrText>
        </w:r>
        <w:r>
          <w:instrText>HYPERLINK \l "_Toc356301122"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Appendix H   TCP/IP Settings</w:t>
        </w:r>
        <w:r>
          <w:rPr>
            <w:webHidden/>
          </w:rPr>
          <w:tab/>
        </w:r>
        <w:r>
          <w:rPr>
            <w:webHidden/>
          </w:rPr>
          <w:fldChar w:fldCharType="begin"/>
        </w:r>
        <w:r>
          <w:rPr>
            <w:webHidden/>
          </w:rPr>
          <w:instrText xml:space="preserve"> PAGEREF _Toc356301122 \h </w:instrText>
        </w:r>
        <w:r>
          <w:rPr>
            <w:webHidden/>
          </w:rPr>
        </w:r>
      </w:ins>
      <w:r>
        <w:rPr>
          <w:webHidden/>
        </w:rPr>
        <w:fldChar w:fldCharType="separate"/>
      </w:r>
      <w:ins w:id="605" w:author="Seabolt, Roy R.  (Harris)" w:date="2013-05-14T13:20:00Z">
        <w:r>
          <w:rPr>
            <w:webHidden/>
          </w:rPr>
          <w:t>151</w:t>
        </w:r>
        <w:r>
          <w:rPr>
            <w:webHidden/>
          </w:rPr>
          <w:fldChar w:fldCharType="end"/>
        </w:r>
        <w:r w:rsidRPr="003339CD">
          <w:rPr>
            <w:rStyle w:val="Hyperlink"/>
          </w:rPr>
          <w:fldChar w:fldCharType="end"/>
        </w:r>
      </w:ins>
    </w:p>
    <w:p w:rsidR="00753771" w:rsidRPr="007B261B" w:rsidRDefault="00753771">
      <w:pPr>
        <w:pStyle w:val="TOC2"/>
        <w:rPr>
          <w:ins w:id="606" w:author="Seabolt, Roy R.  (Harris)" w:date="2013-05-14T13:20:00Z"/>
          <w:rFonts w:ascii="Calibri" w:hAnsi="Calibri"/>
          <w:sz w:val="22"/>
          <w:szCs w:val="22"/>
        </w:rPr>
      </w:pPr>
      <w:ins w:id="607" w:author="Seabolt, Roy R.  (Harris)" w:date="2013-05-14T13:20:00Z">
        <w:r w:rsidRPr="003339CD">
          <w:rPr>
            <w:rStyle w:val="Hyperlink"/>
          </w:rPr>
          <w:fldChar w:fldCharType="begin"/>
        </w:r>
        <w:r w:rsidRPr="003339CD">
          <w:rPr>
            <w:rStyle w:val="Hyperlink"/>
          </w:rPr>
          <w:instrText xml:space="preserve"> </w:instrText>
        </w:r>
        <w:r>
          <w:instrText>HYPERLINK \l "_Toc356301123"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H.1  Registry Settings</w:t>
        </w:r>
        <w:r>
          <w:rPr>
            <w:webHidden/>
          </w:rPr>
          <w:tab/>
        </w:r>
        <w:r>
          <w:rPr>
            <w:webHidden/>
          </w:rPr>
          <w:fldChar w:fldCharType="begin"/>
        </w:r>
        <w:r>
          <w:rPr>
            <w:webHidden/>
          </w:rPr>
          <w:instrText xml:space="preserve"> PAGEREF _Toc356301123 \h </w:instrText>
        </w:r>
        <w:r>
          <w:rPr>
            <w:webHidden/>
          </w:rPr>
        </w:r>
      </w:ins>
      <w:r>
        <w:rPr>
          <w:webHidden/>
        </w:rPr>
        <w:fldChar w:fldCharType="separate"/>
      </w:r>
      <w:ins w:id="608" w:author="Seabolt, Roy R.  (Harris)" w:date="2013-05-14T13:20:00Z">
        <w:r>
          <w:rPr>
            <w:webHidden/>
          </w:rPr>
          <w:t>151</w:t>
        </w:r>
        <w:r>
          <w:rPr>
            <w:webHidden/>
          </w:rPr>
          <w:fldChar w:fldCharType="end"/>
        </w:r>
        <w:r w:rsidRPr="003339CD">
          <w:rPr>
            <w:rStyle w:val="Hyperlink"/>
          </w:rPr>
          <w:fldChar w:fldCharType="end"/>
        </w:r>
      </w:ins>
    </w:p>
    <w:p w:rsidR="00753771" w:rsidRPr="007B261B" w:rsidRDefault="00753771">
      <w:pPr>
        <w:pStyle w:val="TOC2"/>
        <w:rPr>
          <w:ins w:id="609" w:author="Seabolt, Roy R.  (Harris)" w:date="2013-05-14T13:20:00Z"/>
          <w:rFonts w:ascii="Calibri" w:hAnsi="Calibri"/>
          <w:sz w:val="22"/>
          <w:szCs w:val="22"/>
        </w:rPr>
      </w:pPr>
      <w:ins w:id="610" w:author="Seabolt, Roy R.  (Harris)" w:date="2013-05-14T13:20:00Z">
        <w:r w:rsidRPr="003339CD">
          <w:rPr>
            <w:rStyle w:val="Hyperlink"/>
          </w:rPr>
          <w:fldChar w:fldCharType="begin"/>
        </w:r>
        <w:r w:rsidRPr="003339CD">
          <w:rPr>
            <w:rStyle w:val="Hyperlink"/>
          </w:rPr>
          <w:instrText xml:space="preserve"> </w:instrText>
        </w:r>
        <w:r>
          <w:instrText>HYPERLINK \l "_Toc356301124"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rPr>
          <w:t>H.2  Network Interface Card Settings</w:t>
        </w:r>
        <w:r>
          <w:rPr>
            <w:webHidden/>
          </w:rPr>
          <w:tab/>
        </w:r>
        <w:r>
          <w:rPr>
            <w:webHidden/>
          </w:rPr>
          <w:fldChar w:fldCharType="begin"/>
        </w:r>
        <w:r>
          <w:rPr>
            <w:webHidden/>
          </w:rPr>
          <w:instrText xml:space="preserve"> PAGEREF _Toc356301124 \h </w:instrText>
        </w:r>
        <w:r>
          <w:rPr>
            <w:webHidden/>
          </w:rPr>
        </w:r>
      </w:ins>
      <w:r>
        <w:rPr>
          <w:webHidden/>
        </w:rPr>
        <w:fldChar w:fldCharType="separate"/>
      </w:r>
      <w:ins w:id="611" w:author="Seabolt, Roy R.  (Harris)" w:date="2013-05-14T13:20:00Z">
        <w:r>
          <w:rPr>
            <w:webHidden/>
          </w:rPr>
          <w:t>152</w:t>
        </w:r>
        <w:r>
          <w:rPr>
            <w:webHidden/>
          </w:rPr>
          <w:fldChar w:fldCharType="end"/>
        </w:r>
        <w:r w:rsidRPr="003339CD">
          <w:rPr>
            <w:rStyle w:val="Hyperlink"/>
          </w:rPr>
          <w:fldChar w:fldCharType="end"/>
        </w:r>
      </w:ins>
    </w:p>
    <w:p w:rsidR="00753771" w:rsidRPr="007B261B" w:rsidRDefault="00753771">
      <w:pPr>
        <w:pStyle w:val="TOC1"/>
        <w:rPr>
          <w:ins w:id="612" w:author="Seabolt, Roy R.  (Harris)" w:date="2013-05-14T13:20:00Z"/>
          <w:rFonts w:ascii="Calibri" w:hAnsi="Calibri"/>
          <w:b w:val="0"/>
          <w:sz w:val="22"/>
          <w:szCs w:val="22"/>
        </w:rPr>
      </w:pPr>
      <w:ins w:id="613" w:author="Seabolt, Roy R.  (Harris)" w:date="2013-05-14T13:20:00Z">
        <w:r w:rsidRPr="003339CD">
          <w:rPr>
            <w:rStyle w:val="Hyperlink"/>
          </w:rPr>
          <w:fldChar w:fldCharType="begin"/>
        </w:r>
        <w:r w:rsidRPr="003339CD">
          <w:rPr>
            <w:rStyle w:val="Hyperlink"/>
          </w:rPr>
          <w:instrText xml:space="preserve"> </w:instrText>
        </w:r>
        <w:r>
          <w:instrText>HYPERLINK \l "_Toc356301125"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Appendix I   Importer Setup</w:t>
        </w:r>
        <w:r>
          <w:rPr>
            <w:webHidden/>
          </w:rPr>
          <w:tab/>
        </w:r>
        <w:r>
          <w:rPr>
            <w:webHidden/>
          </w:rPr>
          <w:fldChar w:fldCharType="begin"/>
        </w:r>
        <w:r>
          <w:rPr>
            <w:webHidden/>
          </w:rPr>
          <w:instrText xml:space="preserve"> PAGEREF _Toc356301125 \h </w:instrText>
        </w:r>
        <w:r>
          <w:rPr>
            <w:webHidden/>
          </w:rPr>
        </w:r>
      </w:ins>
      <w:r>
        <w:rPr>
          <w:webHidden/>
        </w:rPr>
        <w:fldChar w:fldCharType="separate"/>
      </w:r>
      <w:ins w:id="614" w:author="Seabolt, Roy R.  (Harris)" w:date="2013-05-14T13:20:00Z">
        <w:r>
          <w:rPr>
            <w:webHidden/>
          </w:rPr>
          <w:t>153</w:t>
        </w:r>
        <w:r>
          <w:rPr>
            <w:webHidden/>
          </w:rPr>
          <w:fldChar w:fldCharType="end"/>
        </w:r>
        <w:r w:rsidRPr="003339CD">
          <w:rPr>
            <w:rStyle w:val="Hyperlink"/>
          </w:rPr>
          <w:fldChar w:fldCharType="end"/>
        </w:r>
      </w:ins>
    </w:p>
    <w:p w:rsidR="00753771" w:rsidRPr="007B261B" w:rsidRDefault="00753771">
      <w:pPr>
        <w:pStyle w:val="TOC2"/>
        <w:rPr>
          <w:ins w:id="615" w:author="Seabolt, Roy R.  (Harris)" w:date="2013-05-14T13:20:00Z"/>
          <w:rFonts w:ascii="Calibri" w:hAnsi="Calibri"/>
          <w:sz w:val="22"/>
          <w:szCs w:val="22"/>
        </w:rPr>
      </w:pPr>
      <w:ins w:id="616" w:author="Seabolt, Roy R.  (Harris)" w:date="2013-05-14T13:20:00Z">
        <w:r w:rsidRPr="003339CD">
          <w:rPr>
            <w:rStyle w:val="Hyperlink"/>
          </w:rPr>
          <w:fldChar w:fldCharType="begin"/>
        </w:r>
        <w:r w:rsidRPr="003339CD">
          <w:rPr>
            <w:rStyle w:val="Hyperlink"/>
          </w:rPr>
          <w:instrText xml:space="preserve"> </w:instrText>
        </w:r>
        <w:r>
          <w:instrText>HYPERLINK \l "_Toc356301126"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I.1  Importer Configuration Procedure</w:t>
        </w:r>
        <w:r>
          <w:rPr>
            <w:webHidden/>
          </w:rPr>
          <w:tab/>
        </w:r>
        <w:r>
          <w:rPr>
            <w:webHidden/>
          </w:rPr>
          <w:fldChar w:fldCharType="begin"/>
        </w:r>
        <w:r>
          <w:rPr>
            <w:webHidden/>
          </w:rPr>
          <w:instrText xml:space="preserve"> PAGEREF _Toc356301126 \h </w:instrText>
        </w:r>
        <w:r>
          <w:rPr>
            <w:webHidden/>
          </w:rPr>
        </w:r>
      </w:ins>
      <w:r>
        <w:rPr>
          <w:webHidden/>
        </w:rPr>
        <w:fldChar w:fldCharType="separate"/>
      </w:r>
      <w:ins w:id="617" w:author="Seabolt, Roy R.  (Harris)" w:date="2013-05-14T13:20:00Z">
        <w:r>
          <w:rPr>
            <w:webHidden/>
          </w:rPr>
          <w:t>153</w:t>
        </w:r>
        <w:r>
          <w:rPr>
            <w:webHidden/>
          </w:rPr>
          <w:fldChar w:fldCharType="end"/>
        </w:r>
        <w:r w:rsidRPr="003339CD">
          <w:rPr>
            <w:rStyle w:val="Hyperlink"/>
          </w:rPr>
          <w:fldChar w:fldCharType="end"/>
        </w:r>
      </w:ins>
    </w:p>
    <w:p w:rsidR="00753771" w:rsidRPr="007B261B" w:rsidRDefault="00753771">
      <w:pPr>
        <w:pStyle w:val="TOC2"/>
        <w:rPr>
          <w:ins w:id="618" w:author="Seabolt, Roy R.  (Harris)" w:date="2013-05-14T13:20:00Z"/>
          <w:rFonts w:ascii="Calibri" w:hAnsi="Calibri"/>
          <w:sz w:val="22"/>
          <w:szCs w:val="22"/>
        </w:rPr>
      </w:pPr>
      <w:ins w:id="619" w:author="Seabolt, Roy R.  (Harris)" w:date="2013-05-14T13:20:00Z">
        <w:r w:rsidRPr="003339CD">
          <w:rPr>
            <w:rStyle w:val="Hyperlink"/>
          </w:rPr>
          <w:fldChar w:fldCharType="begin"/>
        </w:r>
        <w:r w:rsidRPr="003339CD">
          <w:rPr>
            <w:rStyle w:val="Hyperlink"/>
          </w:rPr>
          <w:instrText xml:space="preserve"> </w:instrText>
        </w:r>
        <w:r>
          <w:instrText>HYPERLINK \l "_Toc356301127"</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I.2  Enabling the DICOM Importer</w:t>
        </w:r>
        <w:r>
          <w:rPr>
            <w:webHidden/>
          </w:rPr>
          <w:tab/>
        </w:r>
        <w:r>
          <w:rPr>
            <w:webHidden/>
          </w:rPr>
          <w:fldChar w:fldCharType="begin"/>
        </w:r>
        <w:r>
          <w:rPr>
            <w:webHidden/>
          </w:rPr>
          <w:instrText xml:space="preserve"> PAGEREF _Toc356301127 \h </w:instrText>
        </w:r>
        <w:r>
          <w:rPr>
            <w:webHidden/>
          </w:rPr>
        </w:r>
      </w:ins>
      <w:r>
        <w:rPr>
          <w:webHidden/>
        </w:rPr>
        <w:fldChar w:fldCharType="separate"/>
      </w:r>
      <w:ins w:id="620" w:author="Seabolt, Roy R.  (Harris)" w:date="2013-05-14T13:20:00Z">
        <w:r>
          <w:rPr>
            <w:webHidden/>
          </w:rPr>
          <w:t>153</w:t>
        </w:r>
        <w:r>
          <w:rPr>
            <w:webHidden/>
          </w:rPr>
          <w:fldChar w:fldCharType="end"/>
        </w:r>
        <w:r w:rsidRPr="003339CD">
          <w:rPr>
            <w:rStyle w:val="Hyperlink"/>
          </w:rPr>
          <w:fldChar w:fldCharType="end"/>
        </w:r>
      </w:ins>
    </w:p>
    <w:p w:rsidR="00753771" w:rsidRPr="007B261B" w:rsidRDefault="00753771">
      <w:pPr>
        <w:pStyle w:val="TOC1"/>
        <w:rPr>
          <w:ins w:id="621" w:author="Seabolt, Roy R.  (Harris)" w:date="2013-05-14T13:20:00Z"/>
          <w:rFonts w:ascii="Calibri" w:hAnsi="Calibri"/>
          <w:b w:val="0"/>
          <w:sz w:val="22"/>
          <w:szCs w:val="22"/>
        </w:rPr>
      </w:pPr>
      <w:ins w:id="622" w:author="Seabolt, Roy R.  (Harris)" w:date="2013-05-14T13:20:00Z">
        <w:r w:rsidRPr="003339CD">
          <w:rPr>
            <w:rStyle w:val="Hyperlink"/>
          </w:rPr>
          <w:fldChar w:fldCharType="begin"/>
        </w:r>
        <w:r w:rsidRPr="003339CD">
          <w:rPr>
            <w:rStyle w:val="Hyperlink"/>
          </w:rPr>
          <w:instrText xml:space="preserve"> </w:instrText>
        </w:r>
        <w:r>
          <w:instrText>HYPERLINK \l "_Toc356301128"</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Appendix J   Query/Retrieve Setup</w:t>
        </w:r>
        <w:r>
          <w:rPr>
            <w:webHidden/>
          </w:rPr>
          <w:tab/>
        </w:r>
        <w:r>
          <w:rPr>
            <w:webHidden/>
          </w:rPr>
          <w:fldChar w:fldCharType="begin"/>
        </w:r>
        <w:r>
          <w:rPr>
            <w:webHidden/>
          </w:rPr>
          <w:instrText xml:space="preserve"> PAGEREF _Toc356301128 \h </w:instrText>
        </w:r>
        <w:r>
          <w:rPr>
            <w:webHidden/>
          </w:rPr>
        </w:r>
      </w:ins>
      <w:r>
        <w:rPr>
          <w:webHidden/>
        </w:rPr>
        <w:fldChar w:fldCharType="separate"/>
      </w:r>
      <w:ins w:id="623" w:author="Seabolt, Roy R.  (Harris)" w:date="2013-05-14T13:20:00Z">
        <w:r>
          <w:rPr>
            <w:webHidden/>
          </w:rPr>
          <w:t>155</w:t>
        </w:r>
        <w:r>
          <w:rPr>
            <w:webHidden/>
          </w:rPr>
          <w:fldChar w:fldCharType="end"/>
        </w:r>
        <w:r w:rsidRPr="003339CD">
          <w:rPr>
            <w:rStyle w:val="Hyperlink"/>
          </w:rPr>
          <w:fldChar w:fldCharType="end"/>
        </w:r>
      </w:ins>
    </w:p>
    <w:p w:rsidR="00753771" w:rsidRPr="007B261B" w:rsidRDefault="00753771">
      <w:pPr>
        <w:pStyle w:val="TOC2"/>
        <w:rPr>
          <w:ins w:id="624" w:author="Seabolt, Roy R.  (Harris)" w:date="2013-05-14T13:20:00Z"/>
          <w:rFonts w:ascii="Calibri" w:hAnsi="Calibri"/>
          <w:sz w:val="22"/>
          <w:szCs w:val="22"/>
        </w:rPr>
      </w:pPr>
      <w:ins w:id="625" w:author="Seabolt, Roy R.  (Harris)" w:date="2013-05-14T13:20:00Z">
        <w:r w:rsidRPr="003339CD">
          <w:rPr>
            <w:rStyle w:val="Hyperlink"/>
          </w:rPr>
          <w:fldChar w:fldCharType="begin"/>
        </w:r>
        <w:r w:rsidRPr="003339CD">
          <w:rPr>
            <w:rStyle w:val="Hyperlink"/>
          </w:rPr>
          <w:instrText xml:space="preserve"> </w:instrText>
        </w:r>
        <w:r>
          <w:instrText>HYPERLINK \l "_Toc356301129"</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J.1  Prerequisites</w:t>
        </w:r>
        <w:r>
          <w:rPr>
            <w:webHidden/>
          </w:rPr>
          <w:tab/>
        </w:r>
        <w:r>
          <w:rPr>
            <w:webHidden/>
          </w:rPr>
          <w:fldChar w:fldCharType="begin"/>
        </w:r>
        <w:r>
          <w:rPr>
            <w:webHidden/>
          </w:rPr>
          <w:instrText xml:space="preserve"> PAGEREF _Toc356301129 \h </w:instrText>
        </w:r>
        <w:r>
          <w:rPr>
            <w:webHidden/>
          </w:rPr>
        </w:r>
      </w:ins>
      <w:r>
        <w:rPr>
          <w:webHidden/>
        </w:rPr>
        <w:fldChar w:fldCharType="separate"/>
      </w:r>
      <w:ins w:id="626" w:author="Seabolt, Roy R.  (Harris)" w:date="2013-05-14T13:20:00Z">
        <w:r>
          <w:rPr>
            <w:webHidden/>
          </w:rPr>
          <w:t>155</w:t>
        </w:r>
        <w:r>
          <w:rPr>
            <w:webHidden/>
          </w:rPr>
          <w:fldChar w:fldCharType="end"/>
        </w:r>
        <w:r w:rsidRPr="003339CD">
          <w:rPr>
            <w:rStyle w:val="Hyperlink"/>
          </w:rPr>
          <w:fldChar w:fldCharType="end"/>
        </w:r>
      </w:ins>
    </w:p>
    <w:p w:rsidR="00753771" w:rsidRPr="007B261B" w:rsidRDefault="00753771">
      <w:pPr>
        <w:pStyle w:val="TOC2"/>
        <w:rPr>
          <w:ins w:id="627" w:author="Seabolt, Roy R.  (Harris)" w:date="2013-05-14T13:20:00Z"/>
          <w:rFonts w:ascii="Calibri" w:hAnsi="Calibri"/>
          <w:sz w:val="22"/>
          <w:szCs w:val="22"/>
        </w:rPr>
      </w:pPr>
      <w:ins w:id="628" w:author="Seabolt, Roy R.  (Harris)" w:date="2013-05-14T13:20:00Z">
        <w:r w:rsidRPr="003339CD">
          <w:rPr>
            <w:rStyle w:val="Hyperlink"/>
          </w:rPr>
          <w:fldChar w:fldCharType="begin"/>
        </w:r>
        <w:r w:rsidRPr="003339CD">
          <w:rPr>
            <w:rStyle w:val="Hyperlink"/>
          </w:rPr>
          <w:instrText xml:space="preserve"> </w:instrText>
        </w:r>
        <w:r>
          <w:instrText>HYPERLINK \l "_Toc356301130"</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J.2  VistA Connection Setup (jaas.config)</w:t>
        </w:r>
        <w:r>
          <w:rPr>
            <w:webHidden/>
          </w:rPr>
          <w:tab/>
        </w:r>
        <w:r>
          <w:rPr>
            <w:webHidden/>
          </w:rPr>
          <w:fldChar w:fldCharType="begin"/>
        </w:r>
        <w:r>
          <w:rPr>
            <w:webHidden/>
          </w:rPr>
          <w:instrText xml:space="preserve"> PAGEREF _Toc356301130 \h </w:instrText>
        </w:r>
        <w:r>
          <w:rPr>
            <w:webHidden/>
          </w:rPr>
        </w:r>
      </w:ins>
      <w:r>
        <w:rPr>
          <w:webHidden/>
        </w:rPr>
        <w:fldChar w:fldCharType="separate"/>
      </w:r>
      <w:ins w:id="629" w:author="Seabolt, Roy R.  (Harris)" w:date="2013-05-14T13:20:00Z">
        <w:r>
          <w:rPr>
            <w:webHidden/>
          </w:rPr>
          <w:t>155</w:t>
        </w:r>
        <w:r>
          <w:rPr>
            <w:webHidden/>
          </w:rPr>
          <w:fldChar w:fldCharType="end"/>
        </w:r>
        <w:r w:rsidRPr="003339CD">
          <w:rPr>
            <w:rStyle w:val="Hyperlink"/>
          </w:rPr>
          <w:fldChar w:fldCharType="end"/>
        </w:r>
      </w:ins>
    </w:p>
    <w:p w:rsidR="00753771" w:rsidRPr="007B261B" w:rsidRDefault="00753771">
      <w:pPr>
        <w:pStyle w:val="TOC2"/>
        <w:rPr>
          <w:ins w:id="630" w:author="Seabolt, Roy R.  (Harris)" w:date="2013-05-14T13:20:00Z"/>
          <w:rFonts w:ascii="Calibri" w:hAnsi="Calibri"/>
          <w:sz w:val="22"/>
          <w:szCs w:val="22"/>
        </w:rPr>
      </w:pPr>
      <w:ins w:id="631" w:author="Seabolt, Roy R.  (Harris)" w:date="2013-05-14T13:20:00Z">
        <w:r w:rsidRPr="003339CD">
          <w:rPr>
            <w:rStyle w:val="Hyperlink"/>
          </w:rPr>
          <w:fldChar w:fldCharType="begin"/>
        </w:r>
        <w:r w:rsidRPr="003339CD">
          <w:rPr>
            <w:rStyle w:val="Hyperlink"/>
          </w:rPr>
          <w:instrText xml:space="preserve"> </w:instrText>
        </w:r>
        <w:r>
          <w:instrText>HYPERLINK \l "_Toc356301131"</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J.3  SCU_List.dic Setup</w:t>
        </w:r>
        <w:r>
          <w:rPr>
            <w:webHidden/>
          </w:rPr>
          <w:tab/>
        </w:r>
        <w:r>
          <w:rPr>
            <w:webHidden/>
          </w:rPr>
          <w:fldChar w:fldCharType="begin"/>
        </w:r>
        <w:r>
          <w:rPr>
            <w:webHidden/>
          </w:rPr>
          <w:instrText xml:space="preserve"> PAGEREF _Toc356301131 \h </w:instrText>
        </w:r>
        <w:r>
          <w:rPr>
            <w:webHidden/>
          </w:rPr>
        </w:r>
      </w:ins>
      <w:r>
        <w:rPr>
          <w:webHidden/>
        </w:rPr>
        <w:fldChar w:fldCharType="separate"/>
      </w:r>
      <w:ins w:id="632" w:author="Seabolt, Roy R.  (Harris)" w:date="2013-05-14T13:20:00Z">
        <w:r>
          <w:rPr>
            <w:webHidden/>
          </w:rPr>
          <w:t>156</w:t>
        </w:r>
        <w:r>
          <w:rPr>
            <w:webHidden/>
          </w:rPr>
          <w:fldChar w:fldCharType="end"/>
        </w:r>
        <w:r w:rsidRPr="003339CD">
          <w:rPr>
            <w:rStyle w:val="Hyperlink"/>
          </w:rPr>
          <w:fldChar w:fldCharType="end"/>
        </w:r>
      </w:ins>
    </w:p>
    <w:p w:rsidR="00753771" w:rsidRPr="007B261B" w:rsidRDefault="00753771">
      <w:pPr>
        <w:pStyle w:val="TOC3"/>
        <w:rPr>
          <w:ins w:id="633" w:author="Seabolt, Roy R.  (Harris)" w:date="2013-05-14T13:20:00Z"/>
          <w:rFonts w:ascii="Calibri" w:hAnsi="Calibri"/>
          <w:sz w:val="22"/>
          <w:szCs w:val="22"/>
        </w:rPr>
      </w:pPr>
      <w:ins w:id="634" w:author="Seabolt, Roy R.  (Harris)" w:date="2013-05-14T13:20:00Z">
        <w:r w:rsidRPr="003339CD">
          <w:rPr>
            <w:rStyle w:val="Hyperlink"/>
          </w:rPr>
          <w:fldChar w:fldCharType="begin"/>
        </w:r>
        <w:r w:rsidRPr="003339CD">
          <w:rPr>
            <w:rStyle w:val="Hyperlink"/>
          </w:rPr>
          <w:instrText xml:space="preserve"> </w:instrText>
        </w:r>
        <w:r>
          <w:instrText>HYPERLINK \l "_Toc356301132"</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J.3.1  Information Needed for Devices Using the Query/Retrieve Application</w:t>
        </w:r>
        <w:r>
          <w:rPr>
            <w:webHidden/>
          </w:rPr>
          <w:tab/>
        </w:r>
        <w:r>
          <w:rPr>
            <w:webHidden/>
          </w:rPr>
          <w:fldChar w:fldCharType="begin"/>
        </w:r>
        <w:r>
          <w:rPr>
            <w:webHidden/>
          </w:rPr>
          <w:instrText xml:space="preserve"> PAGEREF _Toc356301132 \h </w:instrText>
        </w:r>
        <w:r>
          <w:rPr>
            <w:webHidden/>
          </w:rPr>
        </w:r>
      </w:ins>
      <w:r>
        <w:rPr>
          <w:webHidden/>
        </w:rPr>
        <w:fldChar w:fldCharType="separate"/>
      </w:r>
      <w:ins w:id="635" w:author="Seabolt, Roy R.  (Harris)" w:date="2013-05-14T13:20:00Z">
        <w:r>
          <w:rPr>
            <w:webHidden/>
          </w:rPr>
          <w:t>156</w:t>
        </w:r>
        <w:r>
          <w:rPr>
            <w:webHidden/>
          </w:rPr>
          <w:fldChar w:fldCharType="end"/>
        </w:r>
        <w:r w:rsidRPr="003339CD">
          <w:rPr>
            <w:rStyle w:val="Hyperlink"/>
          </w:rPr>
          <w:fldChar w:fldCharType="end"/>
        </w:r>
      </w:ins>
    </w:p>
    <w:p w:rsidR="00753771" w:rsidRPr="007B261B" w:rsidRDefault="00753771">
      <w:pPr>
        <w:pStyle w:val="TOC3"/>
        <w:rPr>
          <w:ins w:id="636" w:author="Seabolt, Roy R.  (Harris)" w:date="2013-05-14T13:20:00Z"/>
          <w:rFonts w:ascii="Calibri" w:hAnsi="Calibri"/>
          <w:sz w:val="22"/>
          <w:szCs w:val="22"/>
        </w:rPr>
      </w:pPr>
      <w:ins w:id="637" w:author="Seabolt, Roy R.  (Harris)" w:date="2013-05-14T13:20:00Z">
        <w:r w:rsidRPr="003339CD">
          <w:rPr>
            <w:rStyle w:val="Hyperlink"/>
          </w:rPr>
          <w:fldChar w:fldCharType="begin"/>
        </w:r>
        <w:r w:rsidRPr="003339CD">
          <w:rPr>
            <w:rStyle w:val="Hyperlink"/>
          </w:rPr>
          <w:instrText xml:space="preserve"> </w:instrText>
        </w:r>
        <w:r>
          <w:instrText>HYPERLINK \l "_Toc356301133"</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J.3.2  Information Needed for the Query/Retrieve Application</w:t>
        </w:r>
        <w:r>
          <w:rPr>
            <w:webHidden/>
          </w:rPr>
          <w:tab/>
        </w:r>
        <w:r>
          <w:rPr>
            <w:webHidden/>
          </w:rPr>
          <w:fldChar w:fldCharType="begin"/>
        </w:r>
        <w:r>
          <w:rPr>
            <w:webHidden/>
          </w:rPr>
          <w:instrText xml:space="preserve"> PAGEREF _Toc356301133 \h </w:instrText>
        </w:r>
        <w:r>
          <w:rPr>
            <w:webHidden/>
          </w:rPr>
        </w:r>
      </w:ins>
      <w:r>
        <w:rPr>
          <w:webHidden/>
        </w:rPr>
        <w:fldChar w:fldCharType="separate"/>
      </w:r>
      <w:ins w:id="638" w:author="Seabolt, Roy R.  (Harris)" w:date="2013-05-14T13:20:00Z">
        <w:r>
          <w:rPr>
            <w:webHidden/>
          </w:rPr>
          <w:t>157</w:t>
        </w:r>
        <w:r>
          <w:rPr>
            <w:webHidden/>
          </w:rPr>
          <w:fldChar w:fldCharType="end"/>
        </w:r>
        <w:r w:rsidRPr="003339CD">
          <w:rPr>
            <w:rStyle w:val="Hyperlink"/>
          </w:rPr>
          <w:fldChar w:fldCharType="end"/>
        </w:r>
      </w:ins>
    </w:p>
    <w:p w:rsidR="00753771" w:rsidRPr="007B261B" w:rsidRDefault="00753771">
      <w:pPr>
        <w:pStyle w:val="TOC3"/>
        <w:rPr>
          <w:ins w:id="639" w:author="Seabolt, Roy R.  (Harris)" w:date="2013-05-14T13:20:00Z"/>
          <w:rFonts w:ascii="Calibri" w:hAnsi="Calibri"/>
          <w:sz w:val="22"/>
          <w:szCs w:val="22"/>
        </w:rPr>
      </w:pPr>
      <w:ins w:id="640" w:author="Seabolt, Roy R.  (Harris)" w:date="2013-05-14T13:20:00Z">
        <w:r w:rsidRPr="003339CD">
          <w:rPr>
            <w:rStyle w:val="Hyperlink"/>
          </w:rPr>
          <w:fldChar w:fldCharType="begin"/>
        </w:r>
        <w:r w:rsidRPr="003339CD">
          <w:rPr>
            <w:rStyle w:val="Hyperlink"/>
          </w:rPr>
          <w:instrText xml:space="preserve"> </w:instrText>
        </w:r>
        <w:r>
          <w:instrText>HYPERLINK \l "_Toc356301134"</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J.3.3  Adding Query/Retrieve-Related Entries to SCU_List.dic</w:t>
        </w:r>
        <w:r>
          <w:rPr>
            <w:webHidden/>
          </w:rPr>
          <w:tab/>
        </w:r>
        <w:r>
          <w:rPr>
            <w:webHidden/>
          </w:rPr>
          <w:fldChar w:fldCharType="begin"/>
        </w:r>
        <w:r>
          <w:rPr>
            <w:webHidden/>
          </w:rPr>
          <w:instrText xml:space="preserve"> PAGEREF _Toc356301134 \h </w:instrText>
        </w:r>
        <w:r>
          <w:rPr>
            <w:webHidden/>
          </w:rPr>
        </w:r>
      </w:ins>
      <w:r>
        <w:rPr>
          <w:webHidden/>
        </w:rPr>
        <w:fldChar w:fldCharType="separate"/>
      </w:r>
      <w:ins w:id="641" w:author="Seabolt, Roy R.  (Harris)" w:date="2013-05-14T13:20:00Z">
        <w:r>
          <w:rPr>
            <w:webHidden/>
          </w:rPr>
          <w:t>157</w:t>
        </w:r>
        <w:r>
          <w:rPr>
            <w:webHidden/>
          </w:rPr>
          <w:fldChar w:fldCharType="end"/>
        </w:r>
        <w:r w:rsidRPr="003339CD">
          <w:rPr>
            <w:rStyle w:val="Hyperlink"/>
          </w:rPr>
          <w:fldChar w:fldCharType="end"/>
        </w:r>
      </w:ins>
    </w:p>
    <w:p w:rsidR="00753771" w:rsidRPr="007B261B" w:rsidRDefault="00753771">
      <w:pPr>
        <w:pStyle w:val="TOC2"/>
        <w:rPr>
          <w:ins w:id="642" w:author="Seabolt, Roy R.  (Harris)" w:date="2013-05-14T13:20:00Z"/>
          <w:rFonts w:ascii="Calibri" w:hAnsi="Calibri"/>
          <w:sz w:val="22"/>
          <w:szCs w:val="22"/>
        </w:rPr>
      </w:pPr>
      <w:ins w:id="643" w:author="Seabolt, Roy R.  (Harris)" w:date="2013-05-14T13:20:00Z">
        <w:r w:rsidRPr="003339CD">
          <w:rPr>
            <w:rStyle w:val="Hyperlink"/>
          </w:rPr>
          <w:fldChar w:fldCharType="begin"/>
        </w:r>
        <w:r w:rsidRPr="003339CD">
          <w:rPr>
            <w:rStyle w:val="Hyperlink"/>
          </w:rPr>
          <w:instrText xml:space="preserve"> </w:instrText>
        </w:r>
        <w:r>
          <w:instrText>HYPERLINK \l "_Toc356301135"</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J.4  Display and Upload Timestamp/Location Data</w:t>
        </w:r>
        <w:r>
          <w:rPr>
            <w:webHidden/>
          </w:rPr>
          <w:tab/>
        </w:r>
        <w:r>
          <w:rPr>
            <w:webHidden/>
          </w:rPr>
          <w:fldChar w:fldCharType="begin"/>
        </w:r>
        <w:r>
          <w:rPr>
            <w:webHidden/>
          </w:rPr>
          <w:instrText xml:space="preserve"> PAGEREF _Toc356301135 \h </w:instrText>
        </w:r>
        <w:r>
          <w:rPr>
            <w:webHidden/>
          </w:rPr>
        </w:r>
      </w:ins>
      <w:r>
        <w:rPr>
          <w:webHidden/>
        </w:rPr>
        <w:fldChar w:fldCharType="separate"/>
      </w:r>
      <w:ins w:id="644" w:author="Seabolt, Roy R.  (Harris)" w:date="2013-05-14T13:20:00Z">
        <w:r>
          <w:rPr>
            <w:webHidden/>
          </w:rPr>
          <w:t>159</w:t>
        </w:r>
        <w:r>
          <w:rPr>
            <w:webHidden/>
          </w:rPr>
          <w:fldChar w:fldCharType="end"/>
        </w:r>
        <w:r w:rsidRPr="003339CD">
          <w:rPr>
            <w:rStyle w:val="Hyperlink"/>
          </w:rPr>
          <w:fldChar w:fldCharType="end"/>
        </w:r>
      </w:ins>
    </w:p>
    <w:p w:rsidR="00753771" w:rsidRPr="007B261B" w:rsidRDefault="00753771">
      <w:pPr>
        <w:pStyle w:val="TOC2"/>
        <w:rPr>
          <w:ins w:id="645" w:author="Seabolt, Roy R.  (Harris)" w:date="2013-05-14T13:20:00Z"/>
          <w:rFonts w:ascii="Calibri" w:hAnsi="Calibri"/>
          <w:sz w:val="22"/>
          <w:szCs w:val="22"/>
        </w:rPr>
      </w:pPr>
      <w:ins w:id="646" w:author="Seabolt, Roy R.  (Harris)" w:date="2013-05-14T13:20:00Z">
        <w:r w:rsidRPr="003339CD">
          <w:rPr>
            <w:rStyle w:val="Hyperlink"/>
          </w:rPr>
          <w:fldChar w:fldCharType="begin"/>
        </w:r>
        <w:r w:rsidRPr="003339CD">
          <w:rPr>
            <w:rStyle w:val="Hyperlink"/>
          </w:rPr>
          <w:instrText xml:space="preserve"> </w:instrText>
        </w:r>
        <w:r>
          <w:instrText>HYPERLINK \l "_Toc356301136"</w:instrText>
        </w:r>
        <w:r w:rsidRPr="003339CD">
          <w:rPr>
            <w:rStyle w:val="Hyperlink"/>
          </w:rPr>
          <w:instrText xml:space="preserve"> </w:instrText>
        </w:r>
        <w:r w:rsidRPr="003339CD">
          <w:rPr>
            <w:rStyle w:val="Hyperlink"/>
          </w:rPr>
        </w:r>
        <w:r w:rsidRPr="003339CD">
          <w:rPr>
            <w:rStyle w:val="Hyperlink"/>
          </w:rPr>
          <w:fldChar w:fldCharType="separate"/>
        </w:r>
        <w:r w:rsidRPr="003339CD">
          <w:rPr>
            <w:rStyle w:val="Hyperlink"/>
            <w:strike/>
          </w:rPr>
          <w:t>J.5  Message of the Day Setup (Optional)</w:t>
        </w:r>
        <w:r>
          <w:rPr>
            <w:webHidden/>
          </w:rPr>
          <w:tab/>
        </w:r>
        <w:r>
          <w:rPr>
            <w:webHidden/>
          </w:rPr>
          <w:fldChar w:fldCharType="begin"/>
        </w:r>
        <w:r>
          <w:rPr>
            <w:webHidden/>
          </w:rPr>
          <w:instrText xml:space="preserve"> PAGEREF _Toc356301136 \h </w:instrText>
        </w:r>
        <w:r>
          <w:rPr>
            <w:webHidden/>
          </w:rPr>
        </w:r>
      </w:ins>
      <w:r>
        <w:rPr>
          <w:webHidden/>
        </w:rPr>
        <w:fldChar w:fldCharType="separate"/>
      </w:r>
      <w:ins w:id="647" w:author="Seabolt, Roy R.  (Harris)" w:date="2013-05-14T13:20:00Z">
        <w:r>
          <w:rPr>
            <w:webHidden/>
          </w:rPr>
          <w:t>159</w:t>
        </w:r>
        <w:r>
          <w:rPr>
            <w:webHidden/>
          </w:rPr>
          <w:fldChar w:fldCharType="end"/>
        </w:r>
        <w:r w:rsidRPr="003339CD">
          <w:rPr>
            <w:rStyle w:val="Hyperlink"/>
          </w:rPr>
          <w:fldChar w:fldCharType="end"/>
        </w:r>
      </w:ins>
    </w:p>
    <w:p w:rsidR="002F40DA" w:rsidRDefault="00B00523" w:rsidP="002F40DA">
      <w:pPr>
        <w:pStyle w:val="TOC1"/>
      </w:pPr>
      <w:r>
        <w:fldChar w:fldCharType="end"/>
      </w:r>
    </w:p>
    <w:p w:rsidR="002F40DA" w:rsidRDefault="001039DE" w:rsidP="002F40DA">
      <w:pPr>
        <w:pStyle w:val="TOC1"/>
      </w:pPr>
      <w:r>
        <w:br w:type="page"/>
      </w:r>
    </w:p>
    <w:p w:rsidR="0060763D" w:rsidRDefault="0060763D" w:rsidP="0060763D"/>
    <w:p w:rsidR="0060763D" w:rsidRDefault="0060763D" w:rsidP="0060763D"/>
    <w:p w:rsidR="0060763D" w:rsidRPr="00FE2D3B" w:rsidRDefault="00E66F00" w:rsidP="0060763D">
      <w:pPr>
        <w:rPr>
          <w:rStyle w:val="Strong"/>
          <w:color w:val="FF0000"/>
          <w:sz w:val="32"/>
          <w:szCs w:val="32"/>
        </w:rPr>
      </w:pPr>
      <w:r w:rsidRPr="00FE2D3B">
        <w:rPr>
          <w:rStyle w:val="Strong"/>
          <w:color w:val="FF0000"/>
          <w:sz w:val="32"/>
          <w:szCs w:val="32"/>
        </w:rPr>
        <w:t>MAG*3.0*034,</w:t>
      </w:r>
      <w:r w:rsidR="0018293E" w:rsidRPr="00FE2D3B">
        <w:rPr>
          <w:rStyle w:val="Strong"/>
          <w:color w:val="FF0000"/>
          <w:sz w:val="32"/>
          <w:szCs w:val="32"/>
        </w:rPr>
        <w:t xml:space="preserve"> </w:t>
      </w:r>
      <w:r w:rsidRPr="00FE2D3B">
        <w:rPr>
          <w:rStyle w:val="Strong"/>
          <w:color w:val="FF0000"/>
          <w:sz w:val="32"/>
          <w:szCs w:val="32"/>
        </w:rPr>
        <w:t>MAG*3.0*116</w:t>
      </w:r>
      <w:r w:rsidR="00E3207B" w:rsidRPr="00FE2D3B">
        <w:rPr>
          <w:rStyle w:val="Strong"/>
          <w:color w:val="FF0000"/>
          <w:sz w:val="32"/>
          <w:szCs w:val="32"/>
        </w:rPr>
        <w:t>,</w:t>
      </w:r>
      <w:r w:rsidRPr="00FE2D3B">
        <w:rPr>
          <w:rStyle w:val="Strong"/>
          <w:color w:val="FF0000"/>
          <w:sz w:val="32"/>
          <w:szCs w:val="32"/>
        </w:rPr>
        <w:t xml:space="preserve"> and MAG*3.0*118 Update</w:t>
      </w:r>
    </w:p>
    <w:p w:rsidR="00E66F00" w:rsidRPr="00FE2D3B" w:rsidRDefault="00E66F00" w:rsidP="0060763D">
      <w:pPr>
        <w:rPr>
          <w:rStyle w:val="Strong"/>
          <w:color w:val="FF0000"/>
        </w:rPr>
      </w:pPr>
    </w:p>
    <w:p w:rsidR="00E66F00" w:rsidRPr="00FE2D3B" w:rsidRDefault="00E66F00" w:rsidP="00E66F00">
      <w:pPr>
        <w:rPr>
          <w:rStyle w:val="Strong"/>
          <w:color w:val="FF0000"/>
        </w:rPr>
      </w:pPr>
      <w:r w:rsidRPr="00FE2D3B">
        <w:rPr>
          <w:rStyle w:val="Strong"/>
          <w:color w:val="FF0000"/>
        </w:rPr>
        <w:t xml:space="preserve">If you are installing </w:t>
      </w:r>
      <w:bookmarkStart w:id="648" w:name="_GoBack"/>
      <w:del w:id="649" w:author="Seabolt, Roy R.  (Harris)" w:date="2013-05-14T13:07:00Z">
        <w:r w:rsidRPr="00FE2D3B" w:rsidDel="00FE2D3B">
          <w:rPr>
            <w:rStyle w:val="Strong"/>
            <w:color w:val="FF0000"/>
          </w:rPr>
          <w:delText xml:space="preserve">or updating </w:delText>
        </w:r>
      </w:del>
      <w:bookmarkEnd w:id="648"/>
      <w:r w:rsidRPr="00FE2D3B">
        <w:rPr>
          <w:rStyle w:val="Strong"/>
          <w:color w:val="FF0000"/>
        </w:rPr>
        <w:t xml:space="preserve">a </w:t>
      </w:r>
      <w:r w:rsidR="00DB1D7C" w:rsidRPr="00FE2D3B">
        <w:rPr>
          <w:rStyle w:val="Strong"/>
          <w:color w:val="FF0000"/>
        </w:rPr>
        <w:t>MAG*3.0*</w:t>
      </w:r>
      <w:r w:rsidRPr="00FE2D3B">
        <w:rPr>
          <w:rStyle w:val="Strong"/>
          <w:color w:val="FF0000"/>
        </w:rPr>
        <w:t>99 gatewa</w:t>
      </w:r>
      <w:r w:rsidR="00DB1D7C" w:rsidRPr="00FE2D3B">
        <w:rPr>
          <w:rStyle w:val="Strong"/>
          <w:color w:val="FF0000"/>
        </w:rPr>
        <w:t>y, please refer to the MAG*3.0*</w:t>
      </w:r>
      <w:r w:rsidRPr="00FE2D3B">
        <w:rPr>
          <w:rStyle w:val="Strong"/>
          <w:color w:val="FF0000"/>
        </w:rPr>
        <w:t>99 version of this document.</w:t>
      </w:r>
    </w:p>
    <w:p w:rsidR="00E66F00" w:rsidRPr="00FE2D3B" w:rsidRDefault="00E66F00" w:rsidP="00E66F00">
      <w:pPr>
        <w:rPr>
          <w:rStyle w:val="Strong"/>
          <w:color w:val="FF0000"/>
        </w:rPr>
      </w:pPr>
    </w:p>
    <w:p w:rsidR="00E66F00" w:rsidRPr="00FE2D3B" w:rsidRDefault="00E66F00" w:rsidP="00E66F00">
      <w:pPr>
        <w:rPr>
          <w:rStyle w:val="Strong"/>
          <w:color w:val="FF0000"/>
        </w:rPr>
      </w:pPr>
      <w:r w:rsidRPr="00FE2D3B">
        <w:rPr>
          <w:rStyle w:val="Strong"/>
          <w:color w:val="FF0000"/>
        </w:rPr>
        <w:t>If you are setting up a new MAG*3.0*118 gateway server, a combination of two documents will be used.  The documents are this guide</w:t>
      </w:r>
      <w:r w:rsidR="00B86018" w:rsidRPr="00FE2D3B">
        <w:rPr>
          <w:rStyle w:val="Strong"/>
          <w:color w:val="FF0000"/>
        </w:rPr>
        <w:t xml:space="preserve"> </w:t>
      </w:r>
      <w:r w:rsidRPr="00FE2D3B">
        <w:rPr>
          <w:rStyle w:val="Strong"/>
          <w:color w:val="FF0000"/>
        </w:rPr>
        <w:t xml:space="preserve">MAG*3.0*118 DICOM Installation </w:t>
      </w:r>
      <w:r w:rsidR="00B86018" w:rsidRPr="00FE2D3B">
        <w:rPr>
          <w:rStyle w:val="Strong"/>
          <w:color w:val="FF0000"/>
        </w:rPr>
        <w:t xml:space="preserve">Guide </w:t>
      </w:r>
      <w:r w:rsidRPr="00FE2D3B">
        <w:rPr>
          <w:rStyle w:val="Strong"/>
          <w:color w:val="FF0000"/>
        </w:rPr>
        <w:t xml:space="preserve">and the MAG*3.0*118 Planning and Installation </w:t>
      </w:r>
      <w:r w:rsidR="00B86018" w:rsidRPr="00FE2D3B">
        <w:rPr>
          <w:rStyle w:val="Strong"/>
          <w:color w:val="FF0000"/>
        </w:rPr>
        <w:t>Instructions</w:t>
      </w:r>
      <w:r w:rsidRPr="00FE2D3B">
        <w:rPr>
          <w:rStyle w:val="Strong"/>
          <w:color w:val="FF0000"/>
        </w:rPr>
        <w:t>.  Please be sure to review all referenced documentation prior to beginning the installation.</w:t>
      </w:r>
    </w:p>
    <w:p w:rsidR="00E66F00" w:rsidRPr="00FE2D3B" w:rsidRDefault="00E66F00" w:rsidP="00E66F00">
      <w:pPr>
        <w:rPr>
          <w:rStyle w:val="Strong"/>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8"/>
        <w:gridCol w:w="6048"/>
      </w:tblGrid>
      <w:tr w:rsidR="00FE2D3B" w:rsidRPr="00FE2D3B" w:rsidTr="00F863FB">
        <w:tc>
          <w:tcPr>
            <w:tcW w:w="3528" w:type="dxa"/>
          </w:tcPr>
          <w:p w:rsidR="00E66F00" w:rsidRPr="00FE2D3B" w:rsidRDefault="00E66F00" w:rsidP="00E66F00">
            <w:pPr>
              <w:rPr>
                <w:rStyle w:val="Strong"/>
                <w:color w:val="FF0000"/>
              </w:rPr>
            </w:pPr>
            <w:r w:rsidRPr="00FE2D3B">
              <w:rPr>
                <w:rStyle w:val="Strong"/>
                <w:color w:val="FF0000"/>
              </w:rPr>
              <w:t>Activity</w:t>
            </w:r>
          </w:p>
        </w:tc>
        <w:tc>
          <w:tcPr>
            <w:tcW w:w="6048" w:type="dxa"/>
          </w:tcPr>
          <w:p w:rsidR="00E66F00" w:rsidRPr="00FE2D3B" w:rsidRDefault="00E66F00" w:rsidP="00E66F00">
            <w:pPr>
              <w:rPr>
                <w:rStyle w:val="Strong"/>
                <w:color w:val="FF0000"/>
              </w:rPr>
            </w:pPr>
            <w:r w:rsidRPr="00FE2D3B">
              <w:rPr>
                <w:rStyle w:val="Strong"/>
                <w:color w:val="FF0000"/>
              </w:rPr>
              <w:t>Guide</w:t>
            </w:r>
          </w:p>
        </w:tc>
      </w:tr>
      <w:tr w:rsidR="00FE2D3B" w:rsidRPr="00FE2D3B" w:rsidTr="00F863FB">
        <w:tc>
          <w:tcPr>
            <w:tcW w:w="3528" w:type="dxa"/>
          </w:tcPr>
          <w:p w:rsidR="00D930EC" w:rsidRPr="00FE2D3B" w:rsidRDefault="00D930EC" w:rsidP="00D930EC">
            <w:pPr>
              <w:rPr>
                <w:rStyle w:val="Strong"/>
                <w:color w:val="FF0000"/>
              </w:rPr>
            </w:pPr>
            <w:r w:rsidRPr="00FE2D3B">
              <w:rPr>
                <w:rStyle w:val="Strong"/>
                <w:color w:val="FF0000"/>
              </w:rPr>
              <w:t>Plan Installation</w:t>
            </w:r>
          </w:p>
        </w:tc>
        <w:tc>
          <w:tcPr>
            <w:tcW w:w="6048" w:type="dxa"/>
          </w:tcPr>
          <w:p w:rsidR="00D930EC" w:rsidRPr="00FE2D3B" w:rsidRDefault="00D930EC" w:rsidP="00B86018">
            <w:pPr>
              <w:rPr>
                <w:rStyle w:val="Strong"/>
                <w:color w:val="FF0000"/>
              </w:rPr>
            </w:pPr>
            <w:r w:rsidRPr="00FE2D3B">
              <w:rPr>
                <w:rStyle w:val="Strong"/>
                <w:color w:val="FF0000"/>
              </w:rPr>
              <w:t xml:space="preserve">MAG*3.0*118 </w:t>
            </w:r>
            <w:r w:rsidR="00B86018" w:rsidRPr="00FE2D3B">
              <w:rPr>
                <w:rStyle w:val="Strong"/>
                <w:color w:val="FF0000"/>
              </w:rPr>
              <w:t xml:space="preserve">Planning and </w:t>
            </w:r>
            <w:r w:rsidRPr="00FE2D3B">
              <w:rPr>
                <w:rStyle w:val="Strong"/>
                <w:color w:val="FF0000"/>
              </w:rPr>
              <w:t xml:space="preserve">Installation </w:t>
            </w:r>
            <w:r w:rsidR="00B86018" w:rsidRPr="00FE2D3B">
              <w:rPr>
                <w:rStyle w:val="Strong"/>
                <w:color w:val="FF0000"/>
              </w:rPr>
              <w:t>Instructions</w:t>
            </w:r>
          </w:p>
        </w:tc>
      </w:tr>
      <w:tr w:rsidR="00FE2D3B" w:rsidRPr="00FE2D3B" w:rsidTr="00F863FB">
        <w:tc>
          <w:tcPr>
            <w:tcW w:w="3528" w:type="dxa"/>
          </w:tcPr>
          <w:p w:rsidR="00D930EC" w:rsidRPr="00FE2D3B" w:rsidRDefault="00D930EC" w:rsidP="00D930EC">
            <w:pPr>
              <w:rPr>
                <w:rStyle w:val="Strong"/>
                <w:color w:val="FF0000"/>
              </w:rPr>
            </w:pPr>
            <w:r w:rsidRPr="00FE2D3B">
              <w:rPr>
                <w:rStyle w:val="Strong"/>
                <w:color w:val="FF0000"/>
              </w:rPr>
              <w:t>Configure DICOM Server</w:t>
            </w:r>
          </w:p>
        </w:tc>
        <w:tc>
          <w:tcPr>
            <w:tcW w:w="6048" w:type="dxa"/>
          </w:tcPr>
          <w:p w:rsidR="00D930EC" w:rsidRPr="00FE2D3B" w:rsidRDefault="00B86018" w:rsidP="00E66F00">
            <w:pPr>
              <w:rPr>
                <w:rStyle w:val="Strong"/>
                <w:color w:val="FF0000"/>
              </w:rPr>
            </w:pPr>
            <w:r w:rsidRPr="00FE2D3B">
              <w:rPr>
                <w:rStyle w:val="Strong"/>
                <w:color w:val="FF0000"/>
              </w:rPr>
              <w:t>MAG*3.0*118 Planning and Installation Instructions</w:t>
            </w:r>
          </w:p>
        </w:tc>
      </w:tr>
      <w:tr w:rsidR="00FE2D3B" w:rsidRPr="00FE2D3B" w:rsidTr="00F863FB">
        <w:tc>
          <w:tcPr>
            <w:tcW w:w="3528" w:type="dxa"/>
          </w:tcPr>
          <w:p w:rsidR="00D930EC" w:rsidRPr="00FE2D3B" w:rsidRDefault="00D930EC" w:rsidP="00E66F00">
            <w:pPr>
              <w:rPr>
                <w:rStyle w:val="Strong"/>
                <w:color w:val="FF0000"/>
              </w:rPr>
            </w:pPr>
            <w:r w:rsidRPr="00FE2D3B">
              <w:rPr>
                <w:rStyle w:val="Strong"/>
                <w:color w:val="FF0000"/>
              </w:rPr>
              <w:t>Install Cache Database</w:t>
            </w:r>
          </w:p>
        </w:tc>
        <w:tc>
          <w:tcPr>
            <w:tcW w:w="6048" w:type="dxa"/>
          </w:tcPr>
          <w:p w:rsidR="00D930EC" w:rsidRPr="00FE2D3B" w:rsidRDefault="00D930EC" w:rsidP="00E66F00">
            <w:pPr>
              <w:rPr>
                <w:rStyle w:val="Strong"/>
                <w:color w:val="FF0000"/>
              </w:rPr>
            </w:pPr>
            <w:r w:rsidRPr="00FE2D3B">
              <w:rPr>
                <w:rStyle w:val="Strong"/>
                <w:color w:val="FF0000"/>
              </w:rPr>
              <w:t>MAG*3.0*118 DICOM Gateway Installation Guide</w:t>
            </w:r>
          </w:p>
        </w:tc>
      </w:tr>
      <w:tr w:rsidR="00FE2D3B" w:rsidRPr="00FE2D3B" w:rsidTr="00F863FB">
        <w:tc>
          <w:tcPr>
            <w:tcW w:w="3528" w:type="dxa"/>
          </w:tcPr>
          <w:p w:rsidR="00D930EC" w:rsidRPr="00FE2D3B" w:rsidRDefault="00D930EC" w:rsidP="00E66F00">
            <w:pPr>
              <w:rPr>
                <w:rStyle w:val="Strong"/>
                <w:color w:val="FF0000"/>
              </w:rPr>
            </w:pPr>
            <w:r w:rsidRPr="00FE2D3B">
              <w:rPr>
                <w:rStyle w:val="Strong"/>
                <w:color w:val="FF0000"/>
              </w:rPr>
              <w:t>Install KIDS</w:t>
            </w:r>
          </w:p>
        </w:tc>
        <w:tc>
          <w:tcPr>
            <w:tcW w:w="6048" w:type="dxa"/>
          </w:tcPr>
          <w:p w:rsidR="00D930EC" w:rsidRPr="00FE2D3B" w:rsidRDefault="00B86018" w:rsidP="00E66F00">
            <w:pPr>
              <w:rPr>
                <w:rStyle w:val="Strong"/>
                <w:color w:val="FF0000"/>
              </w:rPr>
            </w:pPr>
            <w:r w:rsidRPr="00FE2D3B">
              <w:rPr>
                <w:rStyle w:val="Strong"/>
                <w:color w:val="FF0000"/>
              </w:rPr>
              <w:t>MAG*3.0*118 Planning and Installation Instructions</w:t>
            </w:r>
          </w:p>
        </w:tc>
      </w:tr>
      <w:tr w:rsidR="00FE2D3B" w:rsidRPr="00FE2D3B" w:rsidTr="00F863FB">
        <w:tc>
          <w:tcPr>
            <w:tcW w:w="3528" w:type="dxa"/>
          </w:tcPr>
          <w:p w:rsidR="00D930EC" w:rsidRPr="00FE2D3B" w:rsidRDefault="00D930EC" w:rsidP="00D930EC">
            <w:pPr>
              <w:rPr>
                <w:rStyle w:val="Strong"/>
                <w:color w:val="FF0000"/>
              </w:rPr>
            </w:pPr>
            <w:r w:rsidRPr="00FE2D3B">
              <w:rPr>
                <w:rStyle w:val="Strong"/>
                <w:color w:val="FF0000"/>
              </w:rPr>
              <w:t xml:space="preserve">Install Legacy DICOM Gateway </w:t>
            </w:r>
          </w:p>
        </w:tc>
        <w:tc>
          <w:tcPr>
            <w:tcW w:w="6048" w:type="dxa"/>
          </w:tcPr>
          <w:p w:rsidR="00D930EC" w:rsidRPr="00FE2D3B" w:rsidRDefault="00B86018" w:rsidP="00E66F00">
            <w:pPr>
              <w:rPr>
                <w:rStyle w:val="Strong"/>
                <w:color w:val="FF0000"/>
              </w:rPr>
            </w:pPr>
            <w:r w:rsidRPr="00FE2D3B">
              <w:rPr>
                <w:rStyle w:val="Strong"/>
                <w:color w:val="FF0000"/>
              </w:rPr>
              <w:t>MAG*3.0*118 Planning and Installation Instructions</w:t>
            </w:r>
          </w:p>
        </w:tc>
      </w:tr>
      <w:tr w:rsidR="00FE2D3B" w:rsidRPr="00FE2D3B" w:rsidTr="00F863FB">
        <w:tc>
          <w:tcPr>
            <w:tcW w:w="3528" w:type="dxa"/>
          </w:tcPr>
          <w:p w:rsidR="00D930EC" w:rsidRPr="00FE2D3B" w:rsidRDefault="00D930EC" w:rsidP="00E66F00">
            <w:pPr>
              <w:rPr>
                <w:rStyle w:val="Strong"/>
                <w:color w:val="FF0000"/>
              </w:rPr>
            </w:pPr>
            <w:r w:rsidRPr="00FE2D3B">
              <w:rPr>
                <w:rStyle w:val="Strong"/>
                <w:color w:val="FF0000"/>
              </w:rPr>
              <w:t>Install HDIG</w:t>
            </w:r>
          </w:p>
        </w:tc>
        <w:tc>
          <w:tcPr>
            <w:tcW w:w="6048" w:type="dxa"/>
          </w:tcPr>
          <w:p w:rsidR="00D930EC" w:rsidRPr="00FE2D3B" w:rsidRDefault="00B86018" w:rsidP="00E66F00">
            <w:pPr>
              <w:rPr>
                <w:rStyle w:val="Strong"/>
                <w:color w:val="FF0000"/>
              </w:rPr>
            </w:pPr>
            <w:r w:rsidRPr="00FE2D3B">
              <w:rPr>
                <w:rStyle w:val="Strong"/>
                <w:color w:val="FF0000"/>
              </w:rPr>
              <w:t>MAG*3.0*118 Planning and Installation Instructions</w:t>
            </w:r>
          </w:p>
        </w:tc>
      </w:tr>
      <w:tr w:rsidR="00FE2D3B" w:rsidRPr="00FE2D3B" w:rsidTr="00F863FB">
        <w:tc>
          <w:tcPr>
            <w:tcW w:w="3528" w:type="dxa"/>
          </w:tcPr>
          <w:p w:rsidR="00D930EC" w:rsidRPr="00FE2D3B" w:rsidRDefault="00D930EC" w:rsidP="00E66F00">
            <w:pPr>
              <w:rPr>
                <w:rStyle w:val="Strong"/>
                <w:color w:val="FF0000"/>
              </w:rPr>
            </w:pPr>
            <w:r w:rsidRPr="00FE2D3B">
              <w:rPr>
                <w:rStyle w:val="Strong"/>
                <w:color w:val="FF0000"/>
              </w:rPr>
              <w:t>Setup Text Gateway</w:t>
            </w:r>
          </w:p>
        </w:tc>
        <w:tc>
          <w:tcPr>
            <w:tcW w:w="6048" w:type="dxa"/>
          </w:tcPr>
          <w:p w:rsidR="00D930EC" w:rsidRPr="00FE2D3B" w:rsidRDefault="00D930EC" w:rsidP="00E66F00">
            <w:pPr>
              <w:rPr>
                <w:rStyle w:val="Strong"/>
                <w:color w:val="FF0000"/>
              </w:rPr>
            </w:pPr>
            <w:r w:rsidRPr="00FE2D3B">
              <w:rPr>
                <w:rStyle w:val="Strong"/>
                <w:color w:val="FF0000"/>
              </w:rPr>
              <w:t>MAG*3.0*118 DICOM Gateway Installation Guide</w:t>
            </w:r>
          </w:p>
        </w:tc>
      </w:tr>
      <w:tr w:rsidR="00FE2D3B" w:rsidRPr="00FE2D3B" w:rsidTr="00F863FB">
        <w:tc>
          <w:tcPr>
            <w:tcW w:w="3528" w:type="dxa"/>
          </w:tcPr>
          <w:p w:rsidR="00D930EC" w:rsidRPr="00FE2D3B" w:rsidRDefault="00D930EC" w:rsidP="00E66F00">
            <w:pPr>
              <w:rPr>
                <w:rStyle w:val="Strong"/>
                <w:color w:val="FF0000"/>
              </w:rPr>
            </w:pPr>
            <w:r w:rsidRPr="00FE2D3B">
              <w:rPr>
                <w:rStyle w:val="Strong"/>
                <w:color w:val="FF0000"/>
              </w:rPr>
              <w:t>Setup Routing</w:t>
            </w:r>
          </w:p>
        </w:tc>
        <w:tc>
          <w:tcPr>
            <w:tcW w:w="6048" w:type="dxa"/>
          </w:tcPr>
          <w:p w:rsidR="00D930EC" w:rsidRPr="00FE2D3B" w:rsidRDefault="00D930EC" w:rsidP="00E66F00">
            <w:pPr>
              <w:rPr>
                <w:rStyle w:val="Strong"/>
                <w:color w:val="FF0000"/>
              </w:rPr>
            </w:pPr>
            <w:r w:rsidRPr="00FE2D3B">
              <w:rPr>
                <w:rStyle w:val="Strong"/>
                <w:color w:val="FF0000"/>
              </w:rPr>
              <w:t>MAG*3.0*118 DICOM Gateway Installation Guide</w:t>
            </w:r>
          </w:p>
        </w:tc>
      </w:tr>
      <w:tr w:rsidR="00FE2D3B" w:rsidRPr="00FE2D3B" w:rsidTr="00F863FB">
        <w:tc>
          <w:tcPr>
            <w:tcW w:w="3528" w:type="dxa"/>
          </w:tcPr>
          <w:p w:rsidR="00D930EC" w:rsidRPr="00FE2D3B" w:rsidRDefault="00D930EC" w:rsidP="00E66F00">
            <w:pPr>
              <w:rPr>
                <w:rStyle w:val="Strong"/>
                <w:color w:val="FF0000"/>
              </w:rPr>
            </w:pPr>
            <w:r w:rsidRPr="00FE2D3B">
              <w:rPr>
                <w:rStyle w:val="Strong"/>
                <w:color w:val="FF0000"/>
              </w:rPr>
              <w:t>Setup Query/Retrieve</w:t>
            </w:r>
          </w:p>
        </w:tc>
        <w:tc>
          <w:tcPr>
            <w:tcW w:w="6048" w:type="dxa"/>
          </w:tcPr>
          <w:p w:rsidR="00D930EC" w:rsidRPr="00FE2D3B" w:rsidRDefault="00B86018" w:rsidP="00E66F00">
            <w:pPr>
              <w:rPr>
                <w:rStyle w:val="Strong"/>
                <w:color w:val="FF0000"/>
              </w:rPr>
            </w:pPr>
            <w:r w:rsidRPr="00FE2D3B">
              <w:rPr>
                <w:rStyle w:val="Strong"/>
                <w:color w:val="FF0000"/>
              </w:rPr>
              <w:t>MAG*3.0*118 Planning and Installation Instructions</w:t>
            </w:r>
          </w:p>
        </w:tc>
      </w:tr>
      <w:tr w:rsidR="00FE2D3B" w:rsidRPr="00FE2D3B" w:rsidTr="00F863FB">
        <w:tc>
          <w:tcPr>
            <w:tcW w:w="3528" w:type="dxa"/>
          </w:tcPr>
          <w:p w:rsidR="00D930EC" w:rsidRPr="00FE2D3B" w:rsidRDefault="00D930EC" w:rsidP="00E66F00">
            <w:pPr>
              <w:rPr>
                <w:rStyle w:val="Strong"/>
                <w:color w:val="FF0000"/>
              </w:rPr>
            </w:pPr>
            <w:r w:rsidRPr="00FE2D3B">
              <w:rPr>
                <w:rStyle w:val="Strong"/>
                <w:color w:val="FF0000"/>
              </w:rPr>
              <w:t>Setup Importing</w:t>
            </w:r>
          </w:p>
        </w:tc>
        <w:tc>
          <w:tcPr>
            <w:tcW w:w="6048" w:type="dxa"/>
          </w:tcPr>
          <w:p w:rsidR="00D930EC" w:rsidRPr="00FE2D3B" w:rsidRDefault="00B86018" w:rsidP="00E66F00">
            <w:pPr>
              <w:rPr>
                <w:rStyle w:val="Strong"/>
                <w:color w:val="FF0000"/>
              </w:rPr>
            </w:pPr>
            <w:r w:rsidRPr="00FE2D3B">
              <w:rPr>
                <w:rStyle w:val="Strong"/>
                <w:color w:val="FF0000"/>
              </w:rPr>
              <w:t>MAG*3.0*118 Planning and Installation Instructions</w:t>
            </w:r>
          </w:p>
        </w:tc>
      </w:tr>
      <w:tr w:rsidR="00D930EC" w:rsidRPr="00FE2D3B" w:rsidTr="00F863FB">
        <w:tc>
          <w:tcPr>
            <w:tcW w:w="3528" w:type="dxa"/>
          </w:tcPr>
          <w:p w:rsidR="00D930EC" w:rsidRPr="00FE2D3B" w:rsidRDefault="00D930EC" w:rsidP="00E66F00">
            <w:pPr>
              <w:rPr>
                <w:rStyle w:val="Strong"/>
                <w:color w:val="FF0000"/>
              </w:rPr>
            </w:pPr>
            <w:r w:rsidRPr="00FE2D3B">
              <w:rPr>
                <w:rStyle w:val="Strong"/>
                <w:color w:val="FF0000"/>
              </w:rPr>
              <w:t>Test and verify system</w:t>
            </w:r>
          </w:p>
        </w:tc>
        <w:tc>
          <w:tcPr>
            <w:tcW w:w="6048" w:type="dxa"/>
          </w:tcPr>
          <w:p w:rsidR="00D930EC" w:rsidRPr="00FE2D3B" w:rsidRDefault="00D930EC" w:rsidP="00E66F00">
            <w:pPr>
              <w:rPr>
                <w:rStyle w:val="Strong"/>
                <w:color w:val="FF0000"/>
              </w:rPr>
            </w:pPr>
            <w:r w:rsidRPr="00FE2D3B">
              <w:rPr>
                <w:rStyle w:val="Strong"/>
                <w:color w:val="FF0000"/>
              </w:rPr>
              <w:t>MAG*3.0*118 DICOM Gateway Installation Guide</w:t>
            </w:r>
          </w:p>
          <w:p w:rsidR="00D930EC" w:rsidRPr="00FE2D3B" w:rsidRDefault="00B86018" w:rsidP="00E66F00">
            <w:pPr>
              <w:rPr>
                <w:rStyle w:val="Strong"/>
                <w:color w:val="FF0000"/>
              </w:rPr>
            </w:pPr>
            <w:r w:rsidRPr="00FE2D3B">
              <w:rPr>
                <w:rStyle w:val="Strong"/>
                <w:color w:val="FF0000"/>
              </w:rPr>
              <w:t>MAG*3.0*118 Planning and Installation Instructions</w:t>
            </w:r>
          </w:p>
        </w:tc>
      </w:tr>
    </w:tbl>
    <w:p w:rsidR="00E66F00" w:rsidRPr="00FE2D3B" w:rsidRDefault="00E66F00" w:rsidP="00E66F00">
      <w:pPr>
        <w:rPr>
          <w:rStyle w:val="Strong"/>
          <w:color w:val="FF0000"/>
        </w:rPr>
      </w:pPr>
    </w:p>
    <w:p w:rsidR="0060763D" w:rsidRPr="00FE2D3B" w:rsidRDefault="0060763D" w:rsidP="0060763D">
      <w:pPr>
        <w:rPr>
          <w:color w:val="FF0000"/>
        </w:rPr>
      </w:pPr>
    </w:p>
    <w:p w:rsidR="0060763D" w:rsidRPr="00FE2D3B" w:rsidRDefault="0060763D" w:rsidP="0060763D">
      <w:pPr>
        <w:rPr>
          <w:color w:val="FF0000"/>
        </w:rPr>
        <w:sectPr w:rsidR="0060763D" w:rsidRPr="00FE2D3B">
          <w:headerReference w:type="even" r:id="rId21"/>
          <w:headerReference w:type="default" r:id="rId22"/>
          <w:type w:val="oddPage"/>
          <w:pgSz w:w="12240" w:h="15840" w:code="1"/>
          <w:pgMar w:top="1440" w:right="1440" w:bottom="1440" w:left="1440" w:header="720" w:footer="720" w:gutter="0"/>
          <w:paperSrc w:first="15" w:other="15"/>
          <w:pgNumType w:fmt="lowerRoman"/>
          <w:cols w:space="720"/>
          <w:titlePg/>
        </w:sectPr>
      </w:pPr>
    </w:p>
    <w:p w:rsidR="002F40DA" w:rsidRDefault="002F40DA" w:rsidP="002F40DA">
      <w:pPr>
        <w:pStyle w:val="Heading1"/>
        <w:numPr>
          <w:ilvl w:val="0"/>
          <w:numId w:val="2"/>
        </w:numPr>
      </w:pPr>
      <w:bookmarkStart w:id="650" w:name="_Toc319997801"/>
      <w:bookmarkStart w:id="651" w:name="_Toc320691552"/>
      <w:bookmarkStart w:id="652" w:name="_Toc321468453"/>
      <w:bookmarkStart w:id="653" w:name="_Toc380545503"/>
      <w:bookmarkStart w:id="654" w:name="_Toc381681685"/>
      <w:bookmarkStart w:id="655" w:name="_Toc382546022"/>
      <w:bookmarkStart w:id="656" w:name="_Toc383934375"/>
      <w:bookmarkStart w:id="657" w:name="_Toc383934544"/>
      <w:bookmarkStart w:id="658" w:name="_Toc384111370"/>
      <w:bookmarkStart w:id="659" w:name="_Toc89057460"/>
      <w:bookmarkStart w:id="660" w:name="_Toc356300946"/>
      <w:r>
        <w:lastRenderedPageBreak/>
        <w:t>Introduction</w:t>
      </w:r>
      <w:bookmarkEnd w:id="650"/>
      <w:bookmarkEnd w:id="651"/>
      <w:bookmarkEnd w:id="652"/>
      <w:bookmarkEnd w:id="653"/>
      <w:bookmarkEnd w:id="654"/>
      <w:bookmarkEnd w:id="655"/>
      <w:bookmarkEnd w:id="656"/>
      <w:bookmarkEnd w:id="657"/>
      <w:bookmarkEnd w:id="658"/>
      <w:bookmarkEnd w:id="659"/>
      <w:bookmarkEnd w:id="660"/>
    </w:p>
    <w:p w:rsidR="002F40DA" w:rsidRDefault="002F40DA" w:rsidP="002F40DA">
      <w:pPr>
        <w:pStyle w:val="Heading2"/>
      </w:pPr>
      <w:bookmarkStart w:id="661" w:name="_Toc434288867"/>
      <w:bookmarkStart w:id="662" w:name="_Toc435337119"/>
      <w:bookmarkStart w:id="663" w:name="_Toc435342656"/>
      <w:bookmarkStart w:id="664" w:name="_Toc474915218"/>
      <w:bookmarkStart w:id="665" w:name="_Toc89057461"/>
      <w:bookmarkStart w:id="666" w:name="_Toc356300947"/>
      <w:r>
        <w:t>Overview</w:t>
      </w:r>
      <w:bookmarkEnd w:id="661"/>
      <w:bookmarkEnd w:id="662"/>
      <w:bookmarkEnd w:id="663"/>
      <w:bookmarkEnd w:id="664"/>
      <w:bookmarkEnd w:id="665"/>
      <w:bookmarkEnd w:id="666"/>
    </w:p>
    <w:p w:rsidR="002F40DA" w:rsidRDefault="002F40DA" w:rsidP="002F40DA">
      <w:pPr>
        <w:tabs>
          <w:tab w:val="left" w:pos="-720"/>
        </w:tabs>
        <w:suppressAutoHyphens/>
      </w:pPr>
      <w:r>
        <w:rPr>
          <w:b/>
          <w:spacing w:val="-3"/>
        </w:rPr>
        <w:t>DICOM</w:t>
      </w:r>
      <w:r>
        <w:rPr>
          <w:spacing w:val="-3"/>
        </w:rPr>
        <w:t xml:space="preserve"> is the abbreviation for the </w:t>
      </w:r>
      <w:r>
        <w:rPr>
          <w:b/>
          <w:spacing w:val="-3"/>
        </w:rPr>
        <w:t>D</w:t>
      </w:r>
      <w:r>
        <w:rPr>
          <w:spacing w:val="-3"/>
        </w:rPr>
        <w:t xml:space="preserve">igital </w:t>
      </w:r>
      <w:r>
        <w:rPr>
          <w:b/>
          <w:spacing w:val="-3"/>
        </w:rPr>
        <w:t>I</w:t>
      </w:r>
      <w:r>
        <w:rPr>
          <w:spacing w:val="-3"/>
        </w:rPr>
        <w:t xml:space="preserve">maging and </w:t>
      </w:r>
      <w:r>
        <w:rPr>
          <w:b/>
          <w:spacing w:val="-3"/>
        </w:rPr>
        <w:t>C</w:t>
      </w:r>
      <w:r w:rsidRPr="00F02201">
        <w:rPr>
          <w:spacing w:val="-3"/>
        </w:rPr>
        <w:t>om</w:t>
      </w:r>
      <w:r>
        <w:rPr>
          <w:spacing w:val="-3"/>
        </w:rPr>
        <w:t xml:space="preserve">munications in </w:t>
      </w:r>
      <w:r>
        <w:rPr>
          <w:b/>
          <w:spacing w:val="-3"/>
        </w:rPr>
        <w:t>M</w:t>
      </w:r>
      <w:r>
        <w:rPr>
          <w:spacing w:val="-3"/>
        </w:rPr>
        <w:t xml:space="preserve">edicine standard. </w:t>
      </w:r>
      <w:r>
        <w:t>DICOM brings open systems technology to the medical imaging marketplace and enables</w:t>
      </w:r>
      <w:r>
        <w:rPr>
          <w:b/>
          <w:sz w:val="28"/>
        </w:rPr>
        <w:t xml:space="preserve"> </w:t>
      </w:r>
      <w:smartTag w:uri="urn:schemas-microsoft-com:office:smarttags" w:element="place">
        <w:r>
          <w:t>VistA</w:t>
        </w:r>
      </w:smartTag>
      <w:r>
        <w:t xml:space="preserve"> to communicate directly with commercial medical imaging equipment.</w:t>
      </w:r>
    </w:p>
    <w:p w:rsidR="002F40DA" w:rsidRDefault="002F40DA" w:rsidP="002F40DA">
      <w:pPr>
        <w:tabs>
          <w:tab w:val="left" w:pos="-720"/>
        </w:tabs>
        <w:suppressAutoHyphens/>
      </w:pPr>
    </w:p>
    <w:p w:rsidR="002F40DA" w:rsidRDefault="002F40DA" w:rsidP="002F40DA">
      <w:pPr>
        <w:tabs>
          <w:tab w:val="left" w:pos="-720"/>
        </w:tabs>
        <w:suppressAutoHyphens/>
      </w:pPr>
      <w:r>
        <w:t xml:space="preserve">DICOM is a set of networked client/server applications that are implemented on top of TCP/IP. DICOM is part of the </w:t>
      </w:r>
      <w:smartTag w:uri="urn:schemas-microsoft-com:office:smarttags" w:element="place">
        <w:r>
          <w:t>VistA</w:t>
        </w:r>
      </w:smartTag>
      <w:r>
        <w:t xml:space="preserve"> networked application suite, along with CPRS, Kernel Broker, MS Exchange, and Windows file servers</w:t>
      </w:r>
      <w:r w:rsidR="00E671F9">
        <w:t xml:space="preserve">. </w:t>
      </w:r>
      <w:r>
        <w:t>Similar networking techniques are used for installing and maintaining all of these applications.</w:t>
      </w:r>
    </w:p>
    <w:p w:rsidR="002F40DA" w:rsidRDefault="002F40DA" w:rsidP="002F40DA">
      <w:pPr>
        <w:rPr>
          <w:spacing w:val="-3"/>
        </w:rPr>
      </w:pPr>
    </w:p>
    <w:p w:rsidR="002F40DA" w:rsidRDefault="002F40DA" w:rsidP="002F40DA">
      <w:r>
        <w:rPr>
          <w:spacing w:val="-3"/>
        </w:rPr>
        <w:t xml:space="preserve">The </w:t>
      </w:r>
      <w:r>
        <w:t xml:space="preserve">VistA </w:t>
      </w:r>
      <w:r>
        <w:rPr>
          <w:spacing w:val="-3"/>
        </w:rPr>
        <w:t>Imaging DICOM Gateway is written in MUMPS</w:t>
      </w:r>
      <w:r w:rsidR="00E3207B">
        <w:rPr>
          <w:spacing w:val="-3"/>
        </w:rPr>
        <w:t xml:space="preserve"> and Java</w:t>
      </w:r>
      <w:r>
        <w:rPr>
          <w:spacing w:val="-3"/>
        </w:rPr>
        <w:t xml:space="preserve"> and runs on Microsoft Windows </w:t>
      </w:r>
      <w:r w:rsidR="00E3207B">
        <w:rPr>
          <w:spacing w:val="-3"/>
        </w:rPr>
        <w:t xml:space="preserve">Server </w:t>
      </w:r>
      <w:r>
        <w:rPr>
          <w:spacing w:val="-3"/>
        </w:rPr>
        <w:t>platforms</w:t>
      </w:r>
      <w:r w:rsidR="00E671F9">
        <w:rPr>
          <w:spacing w:val="-3"/>
        </w:rPr>
        <w:t xml:space="preserve">. </w:t>
      </w:r>
      <w:r>
        <w:rPr>
          <w:spacing w:val="-3"/>
        </w:rPr>
        <w:t xml:space="preserve">The interface uses the TCP/IP protocol to communicate with commercial DICOM devices and Windows file servers, and the </w:t>
      </w:r>
      <w:smartTag w:uri="urn:schemas-microsoft-com:office:smarttags" w:element="place">
        <w:r>
          <w:t>VistA</w:t>
        </w:r>
      </w:smartTag>
      <w:r>
        <w:t xml:space="preserve"> </w:t>
      </w:r>
      <w:r>
        <w:rPr>
          <w:spacing w:val="-3"/>
        </w:rPr>
        <w:t>hospital information system (HIS).</w:t>
      </w:r>
    </w:p>
    <w:p w:rsidR="002F40DA" w:rsidRDefault="002F40DA" w:rsidP="002F40DA">
      <w:pPr>
        <w:pStyle w:val="Heading2"/>
      </w:pPr>
      <w:bookmarkStart w:id="667" w:name="_Toc89057462"/>
      <w:bookmarkStart w:id="668" w:name="_Toc356300948"/>
      <w:r>
        <w:t>Typical configuration</w:t>
      </w:r>
      <w:bookmarkEnd w:id="667"/>
      <w:bookmarkEnd w:id="668"/>
    </w:p>
    <w:p w:rsidR="002F40DA" w:rsidRDefault="002F40DA" w:rsidP="002F40DA">
      <w:r>
        <w:t>The diagram below shows the most common configuration of a system in which the VistA Imaging DICOM Gateway will be deployed.</w:t>
      </w:r>
    </w:p>
    <w:p w:rsidR="002F40DA" w:rsidRDefault="002F40DA" w:rsidP="002F40DA"/>
    <w:p w:rsidR="002F40DA" w:rsidRDefault="00FE2D3B" w:rsidP="002F40DA">
      <w:r>
        <w:pict>
          <v:shape id="_x0000_i1026" type="#_x0000_t75" alt="typical configuration of DICOM Gateways at a site" style="width:468pt;height:144.6pt">
            <v:imagedata r:id="rId23" o:title="DGW drawing2P53P66Rollups"/>
          </v:shape>
        </w:pict>
      </w:r>
    </w:p>
    <w:p w:rsidR="002F40DA" w:rsidRDefault="002F40DA" w:rsidP="002F40DA"/>
    <w:p w:rsidR="002F40DA" w:rsidRDefault="002F40DA" w:rsidP="002F40DA">
      <w:r>
        <w:t xml:space="preserve">The software described in this document </w:t>
      </w:r>
      <w:r w:rsidR="00E012EC">
        <w:t xml:space="preserve">(the DICOM Gateway installation executable and the Java components) </w:t>
      </w:r>
      <w:r>
        <w:t xml:space="preserve">should be installed on </w:t>
      </w:r>
      <w:r w:rsidR="00E012EC">
        <w:t xml:space="preserve">all </w:t>
      </w:r>
      <w:r>
        <w:t>DICOM Gateways</w:t>
      </w:r>
      <w:r w:rsidR="00E671F9">
        <w:t xml:space="preserve">. </w:t>
      </w:r>
      <w:r>
        <w:t xml:space="preserve">Depending on the purpose of the </w:t>
      </w:r>
      <w:r w:rsidR="00FA1932">
        <w:t>gateway</w:t>
      </w:r>
      <w:r>
        <w:t xml:space="preserve">, several different </w:t>
      </w:r>
      <w:r w:rsidR="00FA1932">
        <w:t xml:space="preserve">configuration </w:t>
      </w:r>
      <w:r>
        <w:t xml:space="preserve">options </w:t>
      </w:r>
      <w:r w:rsidR="00E012EC">
        <w:t xml:space="preserve">can </w:t>
      </w:r>
      <w:r>
        <w:t xml:space="preserve">be </w:t>
      </w:r>
      <w:r w:rsidR="00FA1932">
        <w:t>used:</w:t>
      </w:r>
      <w:r w:rsidR="00FA1932" w:rsidRPr="00FA1932">
        <w:t xml:space="preserve"> Text Gateway, an Image Gateway, a Routing Processor, or any combination thereof</w:t>
      </w:r>
      <w:r w:rsidR="00FA1932">
        <w:t>. In addition, you can configure an Image Gateway to be an Importer. You can also enable the Query/Retrieve application on a gateway.</w:t>
      </w:r>
    </w:p>
    <w:p w:rsidR="00FA1932" w:rsidRDefault="00FA1932" w:rsidP="002F40DA"/>
    <w:p w:rsidR="007A30E2" w:rsidRPr="00CA0D12" w:rsidRDefault="00FA1932" w:rsidP="007A30E2">
      <w:r w:rsidRPr="00FA1932">
        <w:rPr>
          <w:b/>
        </w:rPr>
        <w:t>Note</w:t>
      </w:r>
      <w:r>
        <w:t>: You need a Laurel Bridge license to use the Importer and the Query/Retrieve functionality.</w:t>
      </w:r>
      <w:r w:rsidR="007A30E2">
        <w:t xml:space="preserve"> </w:t>
      </w:r>
      <w:r w:rsidR="007A30E2" w:rsidRPr="00CA0D12">
        <w:t>You can use the same license if the Importer and Query/Retrieve are on the same computer.</w:t>
      </w:r>
    </w:p>
    <w:p w:rsidR="00FA1932" w:rsidRDefault="00FA1932" w:rsidP="002F40DA"/>
    <w:p w:rsidR="002F40DA" w:rsidRDefault="002F40DA" w:rsidP="002F40DA"/>
    <w:p w:rsidR="002F40DA" w:rsidRDefault="002F40DA" w:rsidP="002F40DA">
      <w:r>
        <w:t>In the diagram above, each computer has a dedicated function</w:t>
      </w:r>
      <w:r w:rsidR="007C78ED">
        <w:t xml:space="preserve">. </w:t>
      </w:r>
      <w:r>
        <w:t>It is possible to assign any combination of functions to any of these computers.</w:t>
      </w:r>
    </w:p>
    <w:p w:rsidR="002F40DA" w:rsidRDefault="002F40DA" w:rsidP="002F40DA"/>
    <w:p w:rsidR="00FA1932" w:rsidRDefault="002F40DA" w:rsidP="002F40DA">
      <w:r>
        <w:t>In theory, one computer could perform all tasks</w:t>
      </w:r>
      <w:r w:rsidR="007C78ED">
        <w:t xml:space="preserve">. </w:t>
      </w:r>
      <w:r>
        <w:t>In practice, however, it is much more efficient to assign specific tasks to specific computers</w:t>
      </w:r>
      <w:r w:rsidR="007C78ED">
        <w:t xml:space="preserve">. </w:t>
      </w:r>
      <w:r>
        <w:t>The typical configuration is one text gateway and one or more image gateways.</w:t>
      </w:r>
      <w:r w:rsidR="00FA1932">
        <w:t xml:space="preserve"> </w:t>
      </w:r>
    </w:p>
    <w:p w:rsidR="002F40DA" w:rsidRDefault="002F40DA" w:rsidP="002F40DA"/>
    <w:p w:rsidR="002F40DA" w:rsidRPr="00C47D94" w:rsidRDefault="006F226D" w:rsidP="002F40DA">
      <w:pPr>
        <w:rPr>
          <w:strike/>
        </w:rPr>
      </w:pPr>
      <w:r w:rsidRPr="00C47D94">
        <w:rPr>
          <w:strike/>
        </w:rPr>
        <w:t>Load balancing modalities on DICOM Image Gateways is part art and part science. No more than one multi-image device (such as a CT or MRI) should be placed on a gateway since every image must go through the telnet session for processing images on the gateway. In addition to this, no more than six other single-image modalities like CR or US should be placed on the same DICOM Gateway.</w:t>
      </w:r>
    </w:p>
    <w:p w:rsidR="002F40DA" w:rsidRDefault="002F40DA" w:rsidP="002F40DA">
      <w:pPr>
        <w:pStyle w:val="Heading2"/>
      </w:pPr>
      <w:bookmarkStart w:id="669" w:name="_Toc434288868"/>
      <w:bookmarkStart w:id="670" w:name="_Toc435337120"/>
      <w:bookmarkStart w:id="671" w:name="_Toc435342657"/>
      <w:bookmarkStart w:id="672" w:name="_Toc474915219"/>
      <w:bookmarkStart w:id="673" w:name="_Toc89057463"/>
      <w:bookmarkStart w:id="674" w:name="_Toc356300949"/>
      <w:r>
        <w:t>Networking Topology Options</w:t>
      </w:r>
      <w:bookmarkEnd w:id="669"/>
      <w:bookmarkEnd w:id="670"/>
      <w:bookmarkEnd w:id="671"/>
      <w:bookmarkEnd w:id="672"/>
      <w:bookmarkEnd w:id="673"/>
      <w:bookmarkEnd w:id="674"/>
    </w:p>
    <w:p w:rsidR="002F40DA" w:rsidRDefault="002F40DA" w:rsidP="002F40DA">
      <w:r>
        <w:t>The VistA Imaging Project needs Ethernet capabilities for testing equipment configurations that are being placed in the medical centers.</w:t>
      </w:r>
    </w:p>
    <w:p w:rsidR="002F40DA" w:rsidRDefault="002F40DA" w:rsidP="002F40DA">
      <w:pPr>
        <w:tabs>
          <w:tab w:val="left" w:pos="-720"/>
        </w:tabs>
        <w:suppressAutoHyphens/>
        <w:rPr>
          <w:b/>
        </w:rPr>
      </w:pPr>
    </w:p>
    <w:p w:rsidR="002F40DA" w:rsidRDefault="002F40DA" w:rsidP="002F40DA">
      <w:pPr>
        <w:tabs>
          <w:tab w:val="left" w:pos="-720"/>
        </w:tabs>
        <w:suppressAutoHyphens/>
      </w:pPr>
      <w:r>
        <w:t>VistA DICOM Gateways may use either one or two networking interfaces, depending on whether the commercial DICOM devices are connected directly to the main network backbone or are located on separate physical networks.</w:t>
      </w:r>
      <w:bookmarkStart w:id="675" w:name="_Toc434288869"/>
      <w:bookmarkStart w:id="676" w:name="_Toc435337121"/>
      <w:bookmarkStart w:id="677" w:name="_Toc435342658"/>
      <w:bookmarkStart w:id="678" w:name="_Toc474915220"/>
    </w:p>
    <w:p w:rsidR="002F40DA" w:rsidRDefault="002F40DA" w:rsidP="002F40DA">
      <w:pPr>
        <w:tabs>
          <w:tab w:val="left" w:pos="-720"/>
        </w:tabs>
        <w:suppressAutoHyphens/>
      </w:pPr>
    </w:p>
    <w:p w:rsidR="002F40DA" w:rsidRDefault="002F40DA" w:rsidP="002F40DA">
      <w:pPr>
        <w:pStyle w:val="Heading2"/>
      </w:pPr>
      <w:bookmarkStart w:id="679" w:name="_Toc89057464"/>
      <w:bookmarkStart w:id="680" w:name="_Toc356300950"/>
      <w:r>
        <w:t>Commercial DICOM devices connected to Main Network Backbone</w:t>
      </w:r>
      <w:bookmarkEnd w:id="675"/>
      <w:bookmarkEnd w:id="676"/>
      <w:bookmarkEnd w:id="677"/>
      <w:bookmarkEnd w:id="678"/>
      <w:bookmarkEnd w:id="679"/>
      <w:bookmarkEnd w:id="680"/>
    </w:p>
    <w:p w:rsidR="002F40DA" w:rsidRDefault="002F40DA" w:rsidP="002F40DA">
      <w:r>
        <w:t>Some sites may choose to have all devices (workstations, main hospital computer, DICOM imaging producing equipment, etc.) connected to a single high-speed switched network backbone. In this case, the VistA Imaging DICOM Gateway will have a single network connection to the backbone (see Figure 1.4).</w:t>
      </w:r>
    </w:p>
    <w:p w:rsidR="002F40DA" w:rsidRDefault="002F40DA" w:rsidP="002F40DA">
      <w:pPr>
        <w:keepNext/>
        <w:keepLines/>
        <w:jc w:val="center"/>
        <w:rPr>
          <w:b/>
        </w:rPr>
      </w:pPr>
    </w:p>
    <w:p w:rsidR="002F40DA" w:rsidRDefault="002F40DA" w:rsidP="002F40DA">
      <w:pPr>
        <w:keepNext/>
        <w:keepLines/>
        <w:jc w:val="center"/>
        <w:rPr>
          <w:b/>
        </w:rPr>
      </w:pPr>
      <w:r>
        <w:rPr>
          <w:b/>
        </w:rPr>
        <w:t>Single High-Speed Switched Network</w:t>
      </w:r>
    </w:p>
    <w:p w:rsidR="002F40DA" w:rsidRDefault="00FE2D3B" w:rsidP="002F40DA">
      <w:pPr>
        <w:keepNext/>
        <w:keepLines/>
        <w:jc w:val="center"/>
        <w:rPr>
          <w:b/>
          <w:spacing w:val="-3"/>
        </w:rPr>
      </w:pPr>
      <w:r>
        <w:rPr>
          <w:noProof/>
        </w:rPr>
        <w:pict>
          <v:shape id="Picture 3" o:spid="_x0000_i1027" type="#_x0000_t75" alt="network backbone" style="width:268.8pt;height:111.6pt;visibility:visible">
            <v:imagedata r:id="rId24" o:title="network backbone"/>
          </v:shape>
        </w:pict>
      </w:r>
    </w:p>
    <w:p w:rsidR="002F40DA" w:rsidRDefault="002F40DA" w:rsidP="002F40DA">
      <w:pPr>
        <w:keepLines/>
        <w:tabs>
          <w:tab w:val="left" w:pos="-720"/>
        </w:tabs>
        <w:suppressAutoHyphens/>
        <w:jc w:val="center"/>
        <w:rPr>
          <w:b/>
          <w:spacing w:val="-3"/>
        </w:rPr>
      </w:pPr>
      <w:r>
        <w:rPr>
          <w:b/>
          <w:spacing w:val="-3"/>
        </w:rPr>
        <w:t>Figure 1.4</w:t>
      </w:r>
    </w:p>
    <w:p w:rsidR="002F40DA" w:rsidRDefault="002F40DA" w:rsidP="002F40DA">
      <w:pPr>
        <w:keepLines/>
        <w:tabs>
          <w:tab w:val="left" w:pos="-720"/>
        </w:tabs>
        <w:suppressAutoHyphens/>
        <w:rPr>
          <w:b/>
          <w:spacing w:val="-3"/>
        </w:rPr>
      </w:pPr>
    </w:p>
    <w:p w:rsidR="002F40DA" w:rsidRDefault="002F40DA" w:rsidP="002F40DA">
      <w:pPr>
        <w:keepLines/>
        <w:tabs>
          <w:tab w:val="left" w:pos="-720"/>
        </w:tabs>
        <w:suppressAutoHyphens/>
        <w:rPr>
          <w:b/>
          <w:spacing w:val="-3"/>
        </w:rPr>
      </w:pPr>
    </w:p>
    <w:p w:rsidR="002F40DA" w:rsidRDefault="002F40DA" w:rsidP="002F40DA">
      <w:pPr>
        <w:keepLines/>
        <w:tabs>
          <w:tab w:val="left" w:pos="-720"/>
        </w:tabs>
        <w:suppressAutoHyphens/>
        <w:rPr>
          <w:b/>
          <w:spacing w:val="-3"/>
        </w:rPr>
      </w:pPr>
    </w:p>
    <w:p w:rsidR="002F40DA" w:rsidRDefault="002F40DA" w:rsidP="002F40DA">
      <w:pPr>
        <w:pStyle w:val="Heading2"/>
      </w:pPr>
      <w:bookmarkStart w:id="681" w:name="_Toc434288870"/>
      <w:bookmarkStart w:id="682" w:name="_Toc435337122"/>
      <w:bookmarkStart w:id="683" w:name="_Toc435342659"/>
      <w:bookmarkStart w:id="684" w:name="_Toc474915221"/>
      <w:bookmarkStart w:id="685" w:name="_Toc89057465"/>
      <w:bookmarkStart w:id="686" w:name="_Toc356300951"/>
      <w:r>
        <w:t>Commercial DICOM Devices on Separate Physical Networks</w:t>
      </w:r>
      <w:bookmarkEnd w:id="681"/>
      <w:bookmarkEnd w:id="682"/>
      <w:bookmarkEnd w:id="683"/>
      <w:bookmarkEnd w:id="684"/>
      <w:bookmarkEnd w:id="685"/>
      <w:bookmarkEnd w:id="686"/>
    </w:p>
    <w:p w:rsidR="002F40DA" w:rsidRDefault="002F40DA" w:rsidP="002F40DA">
      <w:pPr>
        <w:tabs>
          <w:tab w:val="left" w:pos="-720"/>
        </w:tabs>
        <w:suppressAutoHyphens/>
        <w:rPr>
          <w:spacing w:val="-3"/>
        </w:rPr>
      </w:pPr>
      <w:r>
        <w:rPr>
          <w:spacing w:val="-3"/>
        </w:rPr>
        <w:t xml:space="preserve">Other sites may choose to have a separate dedicated network for the commercial DICOM devices. In this case, the </w:t>
      </w:r>
      <w:r>
        <w:t xml:space="preserve">VistA </w:t>
      </w:r>
      <w:r>
        <w:rPr>
          <w:spacing w:val="-3"/>
        </w:rPr>
        <w:t>Imaging DICOM Gateway should have two network interfaces: one to connect the main hospital network backbone; and the other to connect to the dedicated network for the commercial DICOM devices (see Figure 1.5).</w:t>
      </w:r>
    </w:p>
    <w:p w:rsidR="002F40DA" w:rsidRDefault="002F40DA" w:rsidP="002F40DA">
      <w:pPr>
        <w:keepNext/>
        <w:keepLines/>
        <w:jc w:val="center"/>
        <w:rPr>
          <w:b/>
        </w:rPr>
      </w:pPr>
    </w:p>
    <w:p w:rsidR="002F40DA" w:rsidRDefault="002F40DA" w:rsidP="002F40DA">
      <w:pPr>
        <w:keepNext/>
        <w:keepLines/>
        <w:jc w:val="center"/>
        <w:rPr>
          <w:b/>
        </w:rPr>
      </w:pPr>
      <w:r>
        <w:rPr>
          <w:b/>
        </w:rPr>
        <w:t>Separate Dedicated DICOM Network</w:t>
      </w:r>
    </w:p>
    <w:p w:rsidR="002F40DA" w:rsidRDefault="00FE2D3B" w:rsidP="002F40DA">
      <w:pPr>
        <w:tabs>
          <w:tab w:val="left" w:pos="-720"/>
        </w:tabs>
        <w:suppressAutoHyphens/>
        <w:jc w:val="center"/>
        <w:rPr>
          <w:b/>
        </w:rPr>
      </w:pPr>
      <w:r>
        <w:rPr>
          <w:b/>
          <w:noProof/>
        </w:rPr>
        <w:pict>
          <v:shape id="Picture 4" o:spid="_x0000_i1028" type="#_x0000_t75" alt="Dicom network" style="width:268.8pt;height:126.6pt;visibility:visible">
            <v:imagedata r:id="rId25" o:title="Dicom network"/>
          </v:shape>
        </w:pict>
      </w:r>
    </w:p>
    <w:p w:rsidR="002F40DA" w:rsidRDefault="002F40DA" w:rsidP="002F40DA">
      <w:pPr>
        <w:tabs>
          <w:tab w:val="left" w:pos="-720"/>
        </w:tabs>
        <w:suppressAutoHyphens/>
        <w:jc w:val="center"/>
        <w:rPr>
          <w:b/>
          <w:spacing w:val="-3"/>
        </w:rPr>
      </w:pPr>
      <w:r>
        <w:rPr>
          <w:b/>
          <w:spacing w:val="-3"/>
        </w:rPr>
        <w:t>Figure 1.5</w:t>
      </w:r>
    </w:p>
    <w:p w:rsidR="002F40DA" w:rsidRDefault="002F40DA" w:rsidP="002F40DA">
      <w:pPr>
        <w:pStyle w:val="Heading2"/>
      </w:pPr>
      <w:bookmarkStart w:id="687" w:name="_Toc382546024"/>
      <w:bookmarkStart w:id="688" w:name="_Toc383934377"/>
      <w:bookmarkStart w:id="689" w:name="_Toc383934546"/>
      <w:bookmarkStart w:id="690" w:name="_Toc384111372"/>
      <w:bookmarkStart w:id="691" w:name="_Toc409588043"/>
      <w:bookmarkStart w:id="692" w:name="_Toc89057467"/>
      <w:bookmarkStart w:id="693" w:name="_Toc356300952"/>
      <w:r>
        <w:t>Documentation Conventions</w:t>
      </w:r>
      <w:bookmarkEnd w:id="687"/>
      <w:bookmarkEnd w:id="688"/>
      <w:bookmarkEnd w:id="689"/>
      <w:bookmarkEnd w:id="690"/>
      <w:bookmarkEnd w:id="691"/>
      <w:bookmarkEnd w:id="692"/>
      <w:bookmarkEnd w:id="693"/>
    </w:p>
    <w:p w:rsidR="002F40DA" w:rsidRDefault="002F40DA" w:rsidP="002F40DA">
      <w:pPr>
        <w:keepNext/>
        <w:keepLines/>
      </w:pPr>
      <w:r>
        <w:t>The following conventions are used in this manual.</w:t>
      </w:r>
    </w:p>
    <w:p w:rsidR="002F40DA" w:rsidRDefault="002F40DA" w:rsidP="002F40DA">
      <w:pPr>
        <w:keepNext/>
        <w:keepLines/>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6768"/>
      </w:tblGrid>
      <w:tr w:rsidR="002F40DA">
        <w:trPr>
          <w:tblHeader/>
        </w:trPr>
        <w:tc>
          <w:tcPr>
            <w:tcW w:w="2808" w:type="dxa"/>
            <w:shd w:val="pct20" w:color="000000" w:fill="FFFFFF"/>
          </w:tcPr>
          <w:p w:rsidR="002F40DA" w:rsidRDefault="002F40DA" w:rsidP="00011B09">
            <w:pPr>
              <w:keepNext/>
              <w:keepLines/>
              <w:spacing w:before="120" w:after="120"/>
              <w:jc w:val="center"/>
              <w:rPr>
                <w:b/>
              </w:rPr>
            </w:pPr>
            <w:r>
              <w:rPr>
                <w:b/>
              </w:rPr>
              <w:t>Convention</w:t>
            </w:r>
          </w:p>
        </w:tc>
        <w:tc>
          <w:tcPr>
            <w:tcW w:w="6768" w:type="dxa"/>
            <w:shd w:val="pct20" w:color="000000" w:fill="FFFFFF"/>
          </w:tcPr>
          <w:p w:rsidR="002F40DA" w:rsidRDefault="002F40DA" w:rsidP="00011B09">
            <w:pPr>
              <w:keepNext/>
              <w:keepLines/>
              <w:spacing w:before="120" w:after="120"/>
              <w:jc w:val="center"/>
              <w:rPr>
                <w:b/>
              </w:rPr>
            </w:pPr>
            <w:r>
              <w:rPr>
                <w:b/>
              </w:rPr>
              <w:t>Description</w:t>
            </w:r>
          </w:p>
        </w:tc>
      </w:tr>
      <w:tr w:rsidR="002F40DA">
        <w:tc>
          <w:tcPr>
            <w:tcW w:w="2808" w:type="dxa"/>
          </w:tcPr>
          <w:p w:rsidR="002F40DA" w:rsidRDefault="002F40DA" w:rsidP="00011B09">
            <w:pPr>
              <w:spacing w:before="120" w:after="120"/>
              <w:jc w:val="center"/>
            </w:pPr>
            <w:r>
              <w:rPr>
                <w:b/>
              </w:rPr>
              <w:t>Bold type</w:t>
            </w:r>
          </w:p>
        </w:tc>
        <w:tc>
          <w:tcPr>
            <w:tcW w:w="6768" w:type="dxa"/>
          </w:tcPr>
          <w:p w:rsidR="002F40DA" w:rsidRDefault="002F40DA" w:rsidP="00011B09">
            <w:pPr>
              <w:spacing w:before="120" w:after="120"/>
            </w:pPr>
            <w:r>
              <w:t>User keyboard entry.</w:t>
            </w:r>
          </w:p>
        </w:tc>
      </w:tr>
      <w:tr w:rsidR="002F40DA">
        <w:tc>
          <w:tcPr>
            <w:tcW w:w="2808" w:type="dxa"/>
          </w:tcPr>
          <w:p w:rsidR="002F40DA" w:rsidRDefault="002F40DA" w:rsidP="00011B09">
            <w:pPr>
              <w:spacing w:before="120" w:after="120"/>
              <w:jc w:val="center"/>
              <w:rPr>
                <w:b/>
              </w:rPr>
            </w:pPr>
            <w:r>
              <w:rPr>
                <w:b/>
              </w:rPr>
              <w:t>&lt;Enter&gt;</w:t>
            </w:r>
          </w:p>
        </w:tc>
        <w:tc>
          <w:tcPr>
            <w:tcW w:w="6768" w:type="dxa"/>
          </w:tcPr>
          <w:p w:rsidR="002F40DA" w:rsidRDefault="002F40DA" w:rsidP="00011B09">
            <w:pPr>
              <w:spacing w:before="120" w:after="120"/>
            </w:pPr>
            <w:r>
              <w:t>Return key or Enter key.</w:t>
            </w:r>
          </w:p>
        </w:tc>
      </w:tr>
      <w:tr w:rsidR="002F40DA">
        <w:tc>
          <w:tcPr>
            <w:tcW w:w="2808" w:type="dxa"/>
          </w:tcPr>
          <w:p w:rsidR="002F40DA" w:rsidRDefault="002F40DA" w:rsidP="00011B09">
            <w:pPr>
              <w:spacing w:before="120" w:after="120"/>
              <w:jc w:val="center"/>
              <w:rPr>
                <w:b/>
              </w:rPr>
            </w:pPr>
            <w:r>
              <w:rPr>
                <w:b/>
              </w:rPr>
              <w:t>&lt;</w:t>
            </w:r>
            <w:proofErr w:type="spellStart"/>
            <w:r>
              <w:rPr>
                <w:b/>
              </w:rPr>
              <w:t>Control+x</w:t>
            </w:r>
            <w:proofErr w:type="spellEnd"/>
            <w:r>
              <w:rPr>
                <w:b/>
              </w:rPr>
              <w:t>&gt;</w:t>
            </w:r>
          </w:p>
        </w:tc>
        <w:tc>
          <w:tcPr>
            <w:tcW w:w="6768" w:type="dxa"/>
          </w:tcPr>
          <w:p w:rsidR="002F40DA" w:rsidRDefault="002F40DA" w:rsidP="00011B09">
            <w:pPr>
              <w:spacing w:before="120" w:after="120"/>
            </w:pPr>
            <w:r>
              <w:t>A keystroke that involves pressing the control-key, keeping it depressed, and then pressing another key.</w:t>
            </w:r>
          </w:p>
        </w:tc>
      </w:tr>
      <w:tr w:rsidR="002F40DA">
        <w:tc>
          <w:tcPr>
            <w:tcW w:w="2808" w:type="dxa"/>
          </w:tcPr>
          <w:p w:rsidR="002F40DA" w:rsidRDefault="002F40DA" w:rsidP="00011B09">
            <w:pPr>
              <w:spacing w:before="120" w:after="120"/>
              <w:jc w:val="center"/>
            </w:pPr>
            <w:r>
              <w:t>&lt;</w:t>
            </w:r>
            <w:r>
              <w:rPr>
                <w:b/>
              </w:rPr>
              <w:t>SHIFT</w:t>
            </w:r>
            <w:r>
              <w:t>&gt;</w:t>
            </w:r>
          </w:p>
        </w:tc>
        <w:tc>
          <w:tcPr>
            <w:tcW w:w="6768" w:type="dxa"/>
          </w:tcPr>
          <w:p w:rsidR="002F40DA" w:rsidRDefault="002F40DA" w:rsidP="00011B09">
            <w:pPr>
              <w:spacing w:before="120" w:after="120"/>
            </w:pPr>
            <w:r>
              <w:t>Shift key.</w:t>
            </w:r>
          </w:p>
        </w:tc>
      </w:tr>
      <w:tr w:rsidR="002F40DA">
        <w:tc>
          <w:tcPr>
            <w:tcW w:w="2808" w:type="dxa"/>
          </w:tcPr>
          <w:p w:rsidR="002F40DA" w:rsidRDefault="002F40DA" w:rsidP="00011B09">
            <w:pPr>
              <w:spacing w:before="120" w:after="120"/>
              <w:jc w:val="center"/>
            </w:pPr>
            <w:r>
              <w:t>&lt;</w:t>
            </w:r>
            <w:r>
              <w:rPr>
                <w:b/>
              </w:rPr>
              <w:t>ESC</w:t>
            </w:r>
            <w:r>
              <w:t>&gt;</w:t>
            </w:r>
          </w:p>
        </w:tc>
        <w:tc>
          <w:tcPr>
            <w:tcW w:w="6768" w:type="dxa"/>
          </w:tcPr>
          <w:p w:rsidR="002F40DA" w:rsidRDefault="002F40DA" w:rsidP="00011B09">
            <w:pPr>
              <w:spacing w:before="120" w:after="120"/>
            </w:pPr>
            <w:r>
              <w:t>Escape key.</w:t>
            </w:r>
          </w:p>
        </w:tc>
      </w:tr>
      <w:tr w:rsidR="002F40DA">
        <w:tc>
          <w:tcPr>
            <w:tcW w:w="2808" w:type="dxa"/>
          </w:tcPr>
          <w:p w:rsidR="002F40DA" w:rsidRDefault="002F40DA" w:rsidP="00011B09">
            <w:pPr>
              <w:spacing w:before="120" w:after="120"/>
              <w:jc w:val="center"/>
            </w:pPr>
            <w:r>
              <w:t>&lt;</w:t>
            </w:r>
            <w:proofErr w:type="spellStart"/>
            <w:r>
              <w:rPr>
                <w:b/>
              </w:rPr>
              <w:t>Num</w:t>
            </w:r>
            <w:proofErr w:type="spellEnd"/>
            <w:r>
              <w:rPr>
                <w:b/>
              </w:rPr>
              <w:t xml:space="preserve"> Lock</w:t>
            </w:r>
            <w:r>
              <w:t>&gt;</w:t>
            </w:r>
          </w:p>
        </w:tc>
        <w:tc>
          <w:tcPr>
            <w:tcW w:w="6768" w:type="dxa"/>
          </w:tcPr>
          <w:p w:rsidR="002F40DA" w:rsidRDefault="002F40DA" w:rsidP="00011B09">
            <w:pPr>
              <w:spacing w:before="120" w:after="120"/>
            </w:pPr>
            <w:r>
              <w:t>Top left key on the numeric keypad (above the 7), may also be labeled Numeric Lock; this makes any keypad key activate the number shown on its surface; it is the equivalent of a SHIFT LOCK for alphabetic keys.</w:t>
            </w:r>
          </w:p>
        </w:tc>
      </w:tr>
    </w:tbl>
    <w:p w:rsidR="002F40DA" w:rsidRDefault="002F40DA" w:rsidP="002F40DA"/>
    <w:p w:rsidR="00972AC6" w:rsidRDefault="00972AC6" w:rsidP="001B66A7">
      <w:bookmarkStart w:id="694" w:name="_Toc89057468"/>
    </w:p>
    <w:p w:rsidR="00972AC6" w:rsidRPr="001B66A7" w:rsidRDefault="00972AC6" w:rsidP="001B66A7">
      <w:pPr>
        <w:sectPr w:rsidR="00972AC6" w:rsidRPr="001B66A7" w:rsidSect="00F678BF">
          <w:headerReference w:type="even" r:id="rId26"/>
          <w:headerReference w:type="default" r:id="rId27"/>
          <w:footerReference w:type="first" r:id="rId28"/>
          <w:pgSz w:w="12240" w:h="15840" w:code="1"/>
          <w:pgMar w:top="1440" w:right="1440" w:bottom="1440" w:left="1440" w:header="720" w:footer="720" w:gutter="0"/>
          <w:paperSrc w:first="21321" w:other="21321"/>
          <w:pgNumType w:start="1"/>
          <w:cols w:space="720"/>
          <w:titlePg/>
        </w:sectPr>
      </w:pPr>
    </w:p>
    <w:p w:rsidR="002F40DA" w:rsidRPr="00E05E4D" w:rsidRDefault="002F40DA" w:rsidP="001B66A7">
      <w:pPr>
        <w:pStyle w:val="Heading1"/>
        <w:pageBreakBefore/>
        <w:ind w:left="446" w:hanging="446"/>
      </w:pPr>
      <w:bookmarkStart w:id="697" w:name="_Toc356300953"/>
      <w:r>
        <w:lastRenderedPageBreak/>
        <w:t>Pre-Initialization Instructions</w:t>
      </w:r>
      <w:bookmarkEnd w:id="694"/>
      <w:bookmarkEnd w:id="697"/>
    </w:p>
    <w:p w:rsidR="002F40DA" w:rsidRDefault="002F40DA" w:rsidP="002F40DA">
      <w:pPr>
        <w:pStyle w:val="Heading2"/>
      </w:pPr>
      <w:bookmarkStart w:id="698" w:name="_Toc89057469"/>
      <w:bookmarkStart w:id="699" w:name="_Toc356300954"/>
      <w:r>
        <w:t>Hardware and Software Requirements</w:t>
      </w:r>
      <w:bookmarkEnd w:id="698"/>
      <w:bookmarkEnd w:id="699"/>
    </w:p>
    <w:p w:rsidR="002F40DA" w:rsidRDefault="002F40DA" w:rsidP="002F40DA">
      <w:pPr>
        <w:jc w:val="both"/>
      </w:pPr>
      <w:r>
        <w:t>A site may have one or more PCs running the VistA Imaging DICOM Gateway software.</w:t>
      </w:r>
    </w:p>
    <w:p w:rsidR="002F40DA" w:rsidRDefault="002F40DA" w:rsidP="002F40DA">
      <w:r>
        <w:t>It is assumed that a network will be present with sufficient capacity to transport image files in a reasonable amount of time</w:t>
      </w:r>
      <w:r w:rsidR="007C78ED">
        <w:t xml:space="preserve">. </w:t>
      </w:r>
      <w:r>
        <w:t xml:space="preserve">See Appendix C for details about network set-up, which needs to be completed </w:t>
      </w:r>
      <w:r w:rsidRPr="00F46390">
        <w:rPr>
          <w:i/>
        </w:rPr>
        <w:t>before</w:t>
      </w:r>
      <w:r>
        <w:t xml:space="preserve"> any VistA Imaging DICOM Gateway computer can be installed.</w:t>
      </w:r>
    </w:p>
    <w:p w:rsidR="002F40DA" w:rsidRDefault="002F40DA" w:rsidP="002F40DA"/>
    <w:p w:rsidR="002F40DA" w:rsidRDefault="002F40DA" w:rsidP="002F40DA">
      <w:pPr>
        <w:pStyle w:val="Body"/>
        <w:rPr>
          <w:sz w:val="24"/>
        </w:rPr>
      </w:pPr>
      <w:r>
        <w:rPr>
          <w:sz w:val="24"/>
        </w:rPr>
        <w:t>The hardware requirements for each processor are the same.</w:t>
      </w:r>
    </w:p>
    <w:p w:rsidR="002F40DA" w:rsidRDefault="002F40DA" w:rsidP="00905AF2">
      <w:pPr>
        <w:pStyle w:val="Body"/>
        <w:numPr>
          <w:ilvl w:val="0"/>
          <w:numId w:val="24"/>
        </w:numPr>
        <w:tabs>
          <w:tab w:val="clear" w:pos="720"/>
          <w:tab w:val="num" w:pos="360"/>
        </w:tabs>
        <w:ind w:left="360"/>
        <w:rPr>
          <w:sz w:val="24"/>
        </w:rPr>
      </w:pPr>
      <w:r>
        <w:rPr>
          <w:sz w:val="24"/>
        </w:rPr>
        <w:t>The PC should have enough memory (RAM) to run the operating system and 4 or more megabytes of VRAM</w:t>
      </w:r>
      <w:r w:rsidR="007C78ED">
        <w:rPr>
          <w:sz w:val="24"/>
        </w:rPr>
        <w:t xml:space="preserve">. </w:t>
      </w:r>
      <w:r>
        <w:rPr>
          <w:sz w:val="24"/>
        </w:rPr>
        <w:t>A 17-inch (or larger) color monitor should be used, configured to 1280 x 1024, true color</w:t>
      </w:r>
      <w:r w:rsidR="007C78ED">
        <w:rPr>
          <w:sz w:val="24"/>
        </w:rPr>
        <w:t xml:space="preserve">. </w:t>
      </w:r>
      <w:r>
        <w:rPr>
          <w:sz w:val="24"/>
        </w:rPr>
        <w:t>This configuration is identical to the one used for a “Clinical Workstation” (Higher resolution, 1600 x 1200, or dual monitors is even better, since it provides more screen space on the workstation and allows more windows to be visible at once).</w:t>
      </w:r>
    </w:p>
    <w:p w:rsidR="006F226D" w:rsidRDefault="006F226D" w:rsidP="00905AF2">
      <w:pPr>
        <w:pStyle w:val="Body"/>
        <w:numPr>
          <w:ilvl w:val="0"/>
          <w:numId w:val="24"/>
        </w:numPr>
        <w:tabs>
          <w:tab w:val="clear" w:pos="720"/>
          <w:tab w:val="num" w:pos="360"/>
        </w:tabs>
        <w:ind w:left="360"/>
        <w:rPr>
          <w:sz w:val="24"/>
        </w:rPr>
      </w:pPr>
      <w:r w:rsidRPr="006F226D">
        <w:rPr>
          <w:sz w:val="24"/>
        </w:rPr>
        <w:t xml:space="preserve">The DICOM Gateway software is approved to run on Windows 2003 servers based on VA Policies and Procedures, </w:t>
      </w:r>
      <w:r w:rsidR="00E3207B">
        <w:rPr>
          <w:sz w:val="24"/>
        </w:rPr>
        <w:t>CLIN 3 support and VI NPO development office.</w:t>
      </w:r>
    </w:p>
    <w:p w:rsidR="002F40DA" w:rsidRDefault="002F40DA" w:rsidP="00905AF2">
      <w:pPr>
        <w:pStyle w:val="Body"/>
        <w:numPr>
          <w:ilvl w:val="0"/>
          <w:numId w:val="24"/>
        </w:numPr>
        <w:tabs>
          <w:tab w:val="clear" w:pos="720"/>
          <w:tab w:val="num" w:pos="360"/>
        </w:tabs>
        <w:ind w:left="360"/>
        <w:rPr>
          <w:sz w:val="24"/>
        </w:rPr>
      </w:pPr>
      <w:r>
        <w:rPr>
          <w:sz w:val="24"/>
        </w:rPr>
        <w:t>A</w:t>
      </w:r>
      <w:r w:rsidRPr="008B74DE">
        <w:rPr>
          <w:sz w:val="24"/>
        </w:rPr>
        <w:t>ny disks that are permanently mounted on the system must be formatted using the NTFS format (the FAT format is no longer permitted at the VA).</w:t>
      </w:r>
    </w:p>
    <w:p w:rsidR="002F40DA" w:rsidRDefault="002F40DA" w:rsidP="00905AF2">
      <w:pPr>
        <w:pStyle w:val="Body"/>
        <w:numPr>
          <w:ilvl w:val="0"/>
          <w:numId w:val="24"/>
        </w:numPr>
        <w:tabs>
          <w:tab w:val="clear" w:pos="720"/>
          <w:tab w:val="num" w:pos="360"/>
        </w:tabs>
        <w:ind w:left="360"/>
        <w:rPr>
          <w:sz w:val="24"/>
        </w:rPr>
      </w:pPr>
      <w:proofErr w:type="spellStart"/>
      <w:proofErr w:type="gramStart"/>
      <w:r w:rsidRPr="003223DA">
        <w:rPr>
          <w:sz w:val="24"/>
        </w:rPr>
        <w:t>Caché</w:t>
      </w:r>
      <w:proofErr w:type="spellEnd"/>
      <w:r>
        <w:rPr>
          <w:sz w:val="24"/>
        </w:rPr>
        <w:t xml:space="preserve">  Version</w:t>
      </w:r>
      <w:proofErr w:type="gramEnd"/>
      <w:r>
        <w:rPr>
          <w:sz w:val="24"/>
        </w:rPr>
        <w:t xml:space="preserve"> 5.0.20 or newer.</w:t>
      </w:r>
    </w:p>
    <w:p w:rsidR="002F40DA" w:rsidRDefault="002F40DA" w:rsidP="00905AF2">
      <w:pPr>
        <w:pStyle w:val="Body"/>
        <w:numPr>
          <w:ilvl w:val="0"/>
          <w:numId w:val="24"/>
        </w:numPr>
        <w:tabs>
          <w:tab w:val="clear" w:pos="720"/>
          <w:tab w:val="num" w:pos="360"/>
        </w:tabs>
        <w:ind w:left="360"/>
        <w:rPr>
          <w:sz w:val="24"/>
        </w:rPr>
      </w:pPr>
      <w:r>
        <w:rPr>
          <w:sz w:val="24"/>
        </w:rPr>
        <w:t xml:space="preserve">Symantec PC-Anywhere, Version </w:t>
      </w:r>
      <w:r w:rsidR="00E3207B">
        <w:rPr>
          <w:sz w:val="24"/>
        </w:rPr>
        <w:t>12.5</w:t>
      </w:r>
      <w:r>
        <w:rPr>
          <w:sz w:val="24"/>
        </w:rPr>
        <w:t xml:space="preserve"> or newer.</w:t>
      </w:r>
    </w:p>
    <w:p w:rsidR="002F40DA" w:rsidRDefault="002F40DA" w:rsidP="00905AF2">
      <w:pPr>
        <w:pStyle w:val="Body"/>
        <w:numPr>
          <w:ilvl w:val="0"/>
          <w:numId w:val="24"/>
        </w:numPr>
        <w:tabs>
          <w:tab w:val="clear" w:pos="720"/>
          <w:tab w:val="num" w:pos="360"/>
        </w:tabs>
        <w:ind w:left="360"/>
        <w:rPr>
          <w:sz w:val="24"/>
        </w:rPr>
      </w:pPr>
      <w:r>
        <w:rPr>
          <w:sz w:val="24"/>
        </w:rPr>
        <w:t>VA-Mandated, up-to-date, virus protection software.</w:t>
      </w:r>
    </w:p>
    <w:p w:rsidR="002F40DA" w:rsidRDefault="002F40DA" w:rsidP="00905AF2">
      <w:pPr>
        <w:pStyle w:val="Body"/>
        <w:numPr>
          <w:ilvl w:val="0"/>
          <w:numId w:val="24"/>
        </w:numPr>
        <w:tabs>
          <w:tab w:val="clear" w:pos="720"/>
          <w:tab w:val="num" w:pos="360"/>
        </w:tabs>
        <w:ind w:left="360"/>
        <w:rPr>
          <w:spacing w:val="-3"/>
        </w:rPr>
      </w:pPr>
      <w:r w:rsidRPr="00402381">
        <w:rPr>
          <w:sz w:val="24"/>
        </w:rPr>
        <w:t>The</w:t>
      </w:r>
      <w:r>
        <w:t xml:space="preserve"> installer needs local administrator privileges on any machine for the duration of the installation procedure.</w:t>
      </w:r>
    </w:p>
    <w:p w:rsidR="002F40DA" w:rsidRDefault="002F40DA" w:rsidP="002F40DA">
      <w:pPr>
        <w:rPr>
          <w:spacing w:val="-3"/>
        </w:rPr>
      </w:pPr>
      <w:r>
        <w:rPr>
          <w:spacing w:val="-3"/>
        </w:rPr>
        <w:t>It will usually take less than one hour to complete the entire installation process for one PC</w:t>
      </w:r>
      <w:r w:rsidR="007C78ED">
        <w:rPr>
          <w:spacing w:val="-3"/>
        </w:rPr>
        <w:t xml:space="preserve">. </w:t>
      </w:r>
      <w:r>
        <w:rPr>
          <w:spacing w:val="-3"/>
        </w:rPr>
        <w:t>Configuration and interfacing with DICOM devices will take additional time.</w:t>
      </w:r>
    </w:p>
    <w:p w:rsidR="002F40DA" w:rsidRDefault="002F40DA" w:rsidP="002F40DA">
      <w:pPr>
        <w:rPr>
          <w:b/>
          <w:spacing w:val="-3"/>
        </w:rPr>
      </w:pPr>
    </w:p>
    <w:p w:rsidR="002F40DA" w:rsidRDefault="002F40DA" w:rsidP="002F40DA">
      <w:pPr>
        <w:rPr>
          <w:spacing w:val="-3"/>
        </w:rPr>
      </w:pPr>
      <w:r>
        <w:rPr>
          <w:b/>
          <w:spacing w:val="-3"/>
        </w:rPr>
        <w:t>Caution</w:t>
      </w:r>
      <w:r>
        <w:rPr>
          <w:spacing w:val="-3"/>
        </w:rPr>
        <w:t xml:space="preserve">: When performing an installation as an upgrade to an older installation of the </w:t>
      </w:r>
      <w:r>
        <w:t xml:space="preserve">VistA </w:t>
      </w:r>
      <w:r>
        <w:rPr>
          <w:spacing w:val="-3"/>
        </w:rPr>
        <w:t>Imaging DICOM Gateway, review Appendix B.4 for details about master files that may need to be upgraded manually.</w:t>
      </w:r>
    </w:p>
    <w:p w:rsidR="002F40DA" w:rsidRDefault="002F40DA" w:rsidP="002F40DA">
      <w:pPr>
        <w:rPr>
          <w:spacing w:val="-3"/>
        </w:rPr>
      </w:pPr>
    </w:p>
    <w:p w:rsidR="002F40DA" w:rsidRDefault="002F40DA" w:rsidP="002F40DA">
      <w:pPr>
        <w:rPr>
          <w:spacing w:val="-3"/>
        </w:rPr>
      </w:pPr>
      <w:r>
        <w:rPr>
          <w:spacing w:val="-3"/>
        </w:rPr>
        <w:t xml:space="preserve">Instructions are provided in Appendix C for setting up the network between the various DICOM related processors and the </w:t>
      </w:r>
      <w:smartTag w:uri="urn:schemas-microsoft-com:office:smarttags" w:element="place">
        <w:r>
          <w:t>VistA</w:t>
        </w:r>
      </w:smartTag>
      <w:r>
        <w:t xml:space="preserve"> </w:t>
      </w:r>
      <w:r>
        <w:rPr>
          <w:spacing w:val="-3"/>
        </w:rPr>
        <w:t>system.</w:t>
      </w:r>
    </w:p>
    <w:p w:rsidR="002F40DA" w:rsidRDefault="002F40DA" w:rsidP="002F40DA">
      <w:pPr>
        <w:rPr>
          <w:spacing w:val="-3"/>
        </w:rPr>
      </w:pPr>
    </w:p>
    <w:p w:rsidR="002F40DA" w:rsidRDefault="002F40DA" w:rsidP="002F40DA">
      <w:pPr>
        <w:rPr>
          <w:spacing w:val="-3"/>
        </w:rPr>
      </w:pPr>
      <w:r>
        <w:rPr>
          <w:spacing w:val="-3"/>
        </w:rPr>
        <w:t xml:space="preserve">Instructions for adding a “modality” are described in the </w:t>
      </w:r>
      <w:r>
        <w:t xml:space="preserve">VistA </w:t>
      </w:r>
      <w:r>
        <w:rPr>
          <w:spacing w:val="-3"/>
        </w:rPr>
        <w:t>Imaging DICOM Gateway User Manual.</w:t>
      </w:r>
    </w:p>
    <w:p w:rsidR="002F40DA" w:rsidRDefault="002F40DA" w:rsidP="002F40DA">
      <w:pPr>
        <w:rPr>
          <w:spacing w:val="-3"/>
        </w:rPr>
      </w:pPr>
    </w:p>
    <w:p w:rsidR="002F40DA" w:rsidRDefault="002F40DA" w:rsidP="002F40DA">
      <w:pPr>
        <w:rPr>
          <w:spacing w:val="-3"/>
        </w:rPr>
      </w:pPr>
      <w:r>
        <w:rPr>
          <w:spacing w:val="-3"/>
        </w:rPr>
        <w:t>Instructions are provided in Appendix A for creating icons to start components of the Gateway software.</w:t>
      </w:r>
    </w:p>
    <w:p w:rsidR="002F40DA" w:rsidRDefault="002F40DA" w:rsidP="002F40DA">
      <w:pPr>
        <w:pStyle w:val="Heading2"/>
      </w:pPr>
      <w:bookmarkStart w:id="700" w:name="_Toc89057470"/>
      <w:bookmarkStart w:id="701" w:name="_Toc356300955"/>
      <w:r>
        <w:lastRenderedPageBreak/>
        <w:t>VA Security Policy</w:t>
      </w:r>
      <w:bookmarkEnd w:id="700"/>
      <w:bookmarkEnd w:id="701"/>
    </w:p>
    <w:p w:rsidR="002F40DA" w:rsidRDefault="002F40DA" w:rsidP="002F40DA">
      <w:pPr>
        <w:pStyle w:val="Body"/>
        <w:rPr>
          <w:sz w:val="24"/>
        </w:rPr>
      </w:pPr>
      <w:r>
        <w:rPr>
          <w:sz w:val="24"/>
        </w:rPr>
        <w:t>VA Security Policy requires that on many computers, specific software be installed to ensure that the machines are running the most up-to-date virus protection software.</w:t>
      </w:r>
    </w:p>
    <w:p w:rsidR="002F40DA" w:rsidRDefault="002F40DA" w:rsidP="002F40DA">
      <w:pPr>
        <w:pStyle w:val="Body"/>
        <w:rPr>
          <w:sz w:val="24"/>
        </w:rPr>
      </w:pPr>
      <w:r>
        <w:rPr>
          <w:sz w:val="24"/>
        </w:rPr>
        <w:t>While it is acknowledged that any computer that is connected to the network must have adequate virus protection, software must not be installed on a medical device that causes it to reboot while it might be processing essential data.</w:t>
      </w:r>
    </w:p>
    <w:p w:rsidR="002F40DA" w:rsidRDefault="002F40DA" w:rsidP="002F40DA">
      <w:pPr>
        <w:pStyle w:val="Body"/>
        <w:rPr>
          <w:sz w:val="24"/>
        </w:rPr>
      </w:pPr>
      <w:r>
        <w:rPr>
          <w:sz w:val="24"/>
        </w:rPr>
        <w:t xml:space="preserve">As a result, it cannot be permitted that the VA’s SMS and EPO software be installed on any </w:t>
      </w:r>
      <w:r>
        <w:rPr>
          <w:bCs/>
          <w:sz w:val="24"/>
        </w:rPr>
        <w:t>VistA</w:t>
      </w:r>
      <w:r>
        <w:rPr>
          <w:sz w:val="24"/>
        </w:rPr>
        <w:t xml:space="preserve"> DICOM Gateway.</w:t>
      </w:r>
    </w:p>
    <w:p w:rsidR="002F40DA" w:rsidRDefault="002F40DA" w:rsidP="002F40DA">
      <w:pPr>
        <w:pStyle w:val="Body"/>
        <w:rPr>
          <w:sz w:val="24"/>
        </w:rPr>
      </w:pPr>
      <w:r>
        <w:rPr>
          <w:sz w:val="24"/>
        </w:rPr>
        <w:t>Each site must appoint a person to be responsible for applying Microsoft updates to the DICOM Gateways when Microsoft makes mandatory patches (also known as “Critical Updates and Service Packs”) available. The easiest way to make this work is to enable the Automatic Updates feature in the Windows Control Panel, and to set this option to “Download the updates automatically and notify me when they are ready to be installed.”</w:t>
      </w:r>
    </w:p>
    <w:p w:rsidR="002F40DA" w:rsidRDefault="002F40DA" w:rsidP="002F40DA">
      <w:pPr>
        <w:pStyle w:val="Body"/>
        <w:rPr>
          <w:sz w:val="24"/>
        </w:rPr>
      </w:pPr>
      <w:r>
        <w:rPr>
          <w:sz w:val="24"/>
        </w:rPr>
        <w:t>The responsible person should check at least once per week as to whether any “critical updates” are available, and make certain that they are installed while the medical software is not active.</w:t>
      </w:r>
    </w:p>
    <w:p w:rsidR="002F40DA" w:rsidRDefault="002F40DA" w:rsidP="002F40DA">
      <w:pPr>
        <w:pStyle w:val="Body"/>
        <w:rPr>
          <w:sz w:val="24"/>
        </w:rPr>
      </w:pPr>
      <w:r>
        <w:rPr>
          <w:sz w:val="24"/>
        </w:rPr>
        <w:t>The virus protection software should be configured such that it automatically downloads and applies new updates for the virus definition files on a daily basis.</w:t>
      </w:r>
    </w:p>
    <w:p w:rsidR="002F40DA" w:rsidRDefault="002F40DA" w:rsidP="002F40DA">
      <w:pPr>
        <w:pStyle w:val="Heading2"/>
      </w:pPr>
      <w:bookmarkStart w:id="702" w:name="_Toc89057471"/>
      <w:bookmarkStart w:id="703" w:name="_Toc356300956"/>
      <w:r w:rsidRPr="00A10C1F">
        <w:t>Sequence of activities</w:t>
      </w:r>
      <w:bookmarkEnd w:id="702"/>
      <w:bookmarkEnd w:id="703"/>
    </w:p>
    <w:p w:rsidR="00A10C1F" w:rsidRPr="00A10C1F" w:rsidRDefault="00473E2C" w:rsidP="00A10C1F">
      <w:pPr>
        <w:pStyle w:val="Body"/>
        <w:rPr>
          <w:sz w:val="24"/>
        </w:rPr>
      </w:pPr>
      <w:r>
        <w:rPr>
          <w:sz w:val="24"/>
        </w:rPr>
        <w:t>See MAG*3.0*118 Planning and Installation Instructions</w:t>
      </w:r>
    </w:p>
    <w:p w:rsidR="002F40DA" w:rsidRPr="00C47D94" w:rsidRDefault="002F40DA" w:rsidP="002F40DA">
      <w:pPr>
        <w:pStyle w:val="Body"/>
        <w:rPr>
          <w:strike/>
          <w:sz w:val="24"/>
        </w:rPr>
      </w:pPr>
      <w:r w:rsidRPr="00C47D94">
        <w:rPr>
          <w:strike/>
          <w:sz w:val="24"/>
        </w:rPr>
        <w:t>The correct sequence of activities for most patches is as follows:</w:t>
      </w:r>
    </w:p>
    <w:p w:rsidR="002F40DA" w:rsidRPr="00C47D94" w:rsidRDefault="002F40DA" w:rsidP="00905AF2">
      <w:pPr>
        <w:pStyle w:val="Body"/>
        <w:numPr>
          <w:ilvl w:val="0"/>
          <w:numId w:val="28"/>
        </w:numPr>
        <w:rPr>
          <w:strike/>
          <w:sz w:val="24"/>
        </w:rPr>
      </w:pPr>
      <w:r w:rsidRPr="00C47D94">
        <w:rPr>
          <w:strike/>
          <w:sz w:val="24"/>
        </w:rPr>
        <w:t>Perform KIDS install for any Kernel components (e.g., MUMPS-to-MUMPS Broker).</w:t>
      </w:r>
    </w:p>
    <w:p w:rsidR="002F40DA" w:rsidRPr="00C47D94" w:rsidRDefault="002F40DA" w:rsidP="00905AF2">
      <w:pPr>
        <w:pStyle w:val="Body"/>
        <w:numPr>
          <w:ilvl w:val="0"/>
          <w:numId w:val="28"/>
        </w:numPr>
        <w:rPr>
          <w:strike/>
          <w:sz w:val="24"/>
        </w:rPr>
      </w:pPr>
      <w:r w:rsidRPr="00C47D94">
        <w:rPr>
          <w:strike/>
          <w:sz w:val="24"/>
        </w:rPr>
        <w:t>Stop all C-Store processes; leave image processing running.</w:t>
      </w:r>
    </w:p>
    <w:p w:rsidR="002F40DA" w:rsidRPr="00C47D94" w:rsidRDefault="002F40DA" w:rsidP="00905AF2">
      <w:pPr>
        <w:pStyle w:val="Body"/>
        <w:numPr>
          <w:ilvl w:val="0"/>
          <w:numId w:val="28"/>
        </w:numPr>
        <w:rPr>
          <w:strike/>
          <w:sz w:val="24"/>
        </w:rPr>
      </w:pPr>
      <w:r w:rsidRPr="00C47D94">
        <w:rPr>
          <w:strike/>
          <w:sz w:val="24"/>
        </w:rPr>
        <w:t xml:space="preserve">Perform KIDS install for </w:t>
      </w:r>
      <w:proofErr w:type="gramStart"/>
      <w:r w:rsidRPr="00C47D94">
        <w:rPr>
          <w:strike/>
          <w:sz w:val="24"/>
        </w:rPr>
        <w:t>Imaging</w:t>
      </w:r>
      <w:proofErr w:type="gramEnd"/>
      <w:r w:rsidRPr="00C47D94">
        <w:rPr>
          <w:strike/>
          <w:sz w:val="24"/>
        </w:rPr>
        <w:t xml:space="preserve"> patch on </w:t>
      </w:r>
      <w:r w:rsidRPr="00C47D94">
        <w:rPr>
          <w:bCs/>
          <w:strike/>
          <w:sz w:val="24"/>
        </w:rPr>
        <w:t>VistA.</w:t>
      </w:r>
    </w:p>
    <w:p w:rsidR="002F40DA" w:rsidRPr="00C47D94" w:rsidRDefault="002F40DA" w:rsidP="00905AF2">
      <w:pPr>
        <w:pStyle w:val="Body"/>
        <w:numPr>
          <w:ilvl w:val="0"/>
          <w:numId w:val="28"/>
        </w:numPr>
        <w:rPr>
          <w:strike/>
          <w:sz w:val="24"/>
        </w:rPr>
      </w:pPr>
      <w:r w:rsidRPr="00C47D94">
        <w:rPr>
          <w:strike/>
          <w:sz w:val="24"/>
        </w:rPr>
        <w:t xml:space="preserve">Perform any updates to user accounts on </w:t>
      </w:r>
      <w:r w:rsidRPr="00C47D94">
        <w:rPr>
          <w:bCs/>
          <w:strike/>
          <w:sz w:val="24"/>
        </w:rPr>
        <w:t>VistA.</w:t>
      </w:r>
    </w:p>
    <w:p w:rsidR="002F40DA" w:rsidRPr="00C47D94" w:rsidRDefault="002F40DA" w:rsidP="00905AF2">
      <w:pPr>
        <w:pStyle w:val="Body"/>
        <w:numPr>
          <w:ilvl w:val="0"/>
          <w:numId w:val="28"/>
        </w:numPr>
        <w:rPr>
          <w:strike/>
          <w:sz w:val="24"/>
        </w:rPr>
      </w:pPr>
      <w:r w:rsidRPr="00C47D94">
        <w:rPr>
          <w:strike/>
          <w:sz w:val="24"/>
        </w:rPr>
        <w:t>Stop all gateway processes.</w:t>
      </w:r>
    </w:p>
    <w:p w:rsidR="002F40DA" w:rsidRPr="00C47D94" w:rsidRDefault="002F40DA" w:rsidP="00905AF2">
      <w:pPr>
        <w:pStyle w:val="Body"/>
        <w:numPr>
          <w:ilvl w:val="0"/>
          <w:numId w:val="28"/>
        </w:numPr>
        <w:rPr>
          <w:strike/>
          <w:sz w:val="24"/>
        </w:rPr>
      </w:pPr>
      <w:r w:rsidRPr="00C47D94">
        <w:rPr>
          <w:strike/>
          <w:sz w:val="24"/>
        </w:rPr>
        <w:t>Load Imaging patch on gateways.</w:t>
      </w:r>
    </w:p>
    <w:p w:rsidR="002F40DA" w:rsidRPr="00C47D94" w:rsidRDefault="002F40DA" w:rsidP="00905AF2">
      <w:pPr>
        <w:pStyle w:val="Body"/>
        <w:numPr>
          <w:ilvl w:val="0"/>
          <w:numId w:val="28"/>
        </w:numPr>
        <w:rPr>
          <w:strike/>
          <w:sz w:val="24"/>
        </w:rPr>
      </w:pPr>
      <w:r w:rsidRPr="00C47D94">
        <w:rPr>
          <w:strike/>
          <w:sz w:val="24"/>
        </w:rPr>
        <w:t>Configure gateways.</w:t>
      </w:r>
    </w:p>
    <w:p w:rsidR="002F40DA" w:rsidRPr="00C47D94" w:rsidRDefault="002F40DA" w:rsidP="00905AF2">
      <w:pPr>
        <w:pStyle w:val="Body"/>
        <w:numPr>
          <w:ilvl w:val="0"/>
          <w:numId w:val="28"/>
        </w:numPr>
        <w:rPr>
          <w:strike/>
          <w:sz w:val="24"/>
        </w:rPr>
      </w:pPr>
      <w:r w:rsidRPr="00C47D94">
        <w:rPr>
          <w:strike/>
          <w:sz w:val="24"/>
        </w:rPr>
        <w:t xml:space="preserve">Connect to </w:t>
      </w:r>
      <w:r w:rsidRPr="00C47D94">
        <w:rPr>
          <w:bCs/>
          <w:strike/>
          <w:sz w:val="24"/>
        </w:rPr>
        <w:t>VistA</w:t>
      </w:r>
      <w:r w:rsidRPr="00C47D94">
        <w:rPr>
          <w:strike/>
          <w:sz w:val="24"/>
        </w:rPr>
        <w:t xml:space="preserve"> (using MUMPS-to-MUMPS Broker).</w:t>
      </w:r>
    </w:p>
    <w:p w:rsidR="002F40DA" w:rsidRPr="00C47D94" w:rsidRDefault="002F40DA" w:rsidP="00905AF2">
      <w:pPr>
        <w:pStyle w:val="Body"/>
        <w:numPr>
          <w:ilvl w:val="0"/>
          <w:numId w:val="28"/>
        </w:numPr>
        <w:rPr>
          <w:strike/>
          <w:sz w:val="24"/>
        </w:rPr>
      </w:pPr>
      <w:r w:rsidRPr="00C47D94">
        <w:rPr>
          <w:strike/>
          <w:sz w:val="24"/>
        </w:rPr>
        <w:t>Test user accounts.</w:t>
      </w:r>
    </w:p>
    <w:p w:rsidR="002F40DA" w:rsidRPr="00C47D94" w:rsidRDefault="002F40DA" w:rsidP="00905AF2">
      <w:pPr>
        <w:pStyle w:val="Body"/>
        <w:numPr>
          <w:ilvl w:val="0"/>
          <w:numId w:val="28"/>
        </w:numPr>
        <w:rPr>
          <w:strike/>
          <w:sz w:val="24"/>
        </w:rPr>
      </w:pPr>
      <w:r w:rsidRPr="00C47D94">
        <w:rPr>
          <w:strike/>
          <w:sz w:val="24"/>
        </w:rPr>
        <w:t>Start regular gateway processing.</w:t>
      </w:r>
    </w:p>
    <w:p w:rsidR="002F40DA" w:rsidRDefault="002F40DA" w:rsidP="002F40DA">
      <w:pPr>
        <w:pStyle w:val="Heading2"/>
      </w:pPr>
      <w:bookmarkStart w:id="704" w:name="_Ref443180379"/>
      <w:bookmarkStart w:id="705" w:name="_Toc89057472"/>
      <w:bookmarkStart w:id="706" w:name="_Toc356300957"/>
      <w:r>
        <w:lastRenderedPageBreak/>
        <w:t xml:space="preserve">Master Files and Software Required to Run the DICOM </w:t>
      </w:r>
      <w:r w:rsidR="00D1685C">
        <w:t>Gateway</w:t>
      </w:r>
      <w:bookmarkEnd w:id="704"/>
      <w:bookmarkEnd w:id="705"/>
      <w:bookmarkEnd w:id="706"/>
    </w:p>
    <w:p w:rsidR="002F40DA" w:rsidRDefault="002F40DA" w:rsidP="002F40DA">
      <w:r>
        <w:t xml:space="preserve">Software for the VistA Imaging DICOM Gateway is distributed as a single executable file. This file performs an installation using the tool-set from </w:t>
      </w:r>
      <w:proofErr w:type="spellStart"/>
      <w:r>
        <w:t>InstallShield</w:t>
      </w:r>
      <w:proofErr w:type="spellEnd"/>
      <w:r>
        <w:t>. T</w:t>
      </w:r>
      <w:r w:rsidR="00CB1019">
        <w:t>his file may be downloaded from the Imaging FTP server</w:t>
      </w:r>
      <w:r>
        <w:t xml:space="preserve">. </w:t>
      </w:r>
    </w:p>
    <w:p w:rsidR="002F40DA" w:rsidRDefault="002F40DA" w:rsidP="002F40DA"/>
    <w:p w:rsidR="002F40DA" w:rsidRDefault="002F40DA" w:rsidP="002F40DA">
      <w:r>
        <w:t>When the installation process is completed, all software for the VistA Imaging DICOM Gateway will be installed, and the documentation will be copied onto the end user’s computer.</w:t>
      </w:r>
    </w:p>
    <w:p w:rsidR="002F40DA" w:rsidRDefault="002F40DA" w:rsidP="002F40DA">
      <w:r>
        <w:t xml:space="preserve">When a patch contains components that reside on a DICOM Gateway as well as components that reside inside the VistA Hospital Information System, the distribution will include a VA-Kernel KIDS file, as well as an </w:t>
      </w:r>
      <w:proofErr w:type="spellStart"/>
      <w:r>
        <w:t>InstallShield</w:t>
      </w:r>
      <w:proofErr w:type="spellEnd"/>
      <w:r>
        <w:t xml:space="preserve"> set-up executable.</w:t>
      </w:r>
    </w:p>
    <w:p w:rsidR="00D1685C" w:rsidRDefault="00D1685C" w:rsidP="002F40DA"/>
    <w:p w:rsidR="00D1685C" w:rsidRPr="00D1685C" w:rsidRDefault="00D1685C" w:rsidP="002F40DA">
      <w:pPr>
        <w:rPr>
          <w:spacing w:val="-3"/>
        </w:rPr>
      </w:pPr>
      <w:r w:rsidRPr="00D1685C">
        <w:rPr>
          <w:rStyle w:val="Strong"/>
        </w:rPr>
        <w:t>Note:</w:t>
      </w:r>
      <w:r w:rsidRPr="00D1685C">
        <w:rPr>
          <w:spacing w:val="-3"/>
        </w:rPr>
        <w:t xml:space="preserve">  It is recommended that users copy the install file to a local hard drive on the machine before starting.</w:t>
      </w:r>
    </w:p>
    <w:p w:rsidR="002F40DA" w:rsidRDefault="002F40DA" w:rsidP="002F40DA">
      <w:pPr>
        <w:pStyle w:val="Heading2"/>
      </w:pPr>
      <w:bookmarkStart w:id="707" w:name="_Toc89057473"/>
      <w:bookmarkStart w:id="708" w:name="_Toc356300958"/>
      <w:r>
        <w:t>System Configuration and Global Placement</w:t>
      </w:r>
      <w:bookmarkEnd w:id="707"/>
      <w:bookmarkEnd w:id="708"/>
    </w:p>
    <w:p w:rsidR="002F40DA" w:rsidRDefault="002F40DA" w:rsidP="002F40DA">
      <w:r>
        <w:t xml:space="preserve">Some global variables are local to the DICOM Gateway, while others are maintained on the </w:t>
      </w:r>
      <w:smartTag w:uri="urn:schemas-microsoft-com:office:smarttags" w:element="place">
        <w:r>
          <w:t>VistA</w:t>
        </w:r>
      </w:smartTag>
      <w:r>
        <w:t xml:space="preserve"> system</w:t>
      </w:r>
      <w:r w:rsidR="007C78ED">
        <w:t xml:space="preserve">. </w:t>
      </w:r>
      <w:r>
        <w:t xml:space="preserve">The global variables that reside on the </w:t>
      </w:r>
      <w:smartTag w:uri="urn:schemas-microsoft-com:office:smarttags" w:element="place">
        <w:r>
          <w:t>VistA</w:t>
        </w:r>
      </w:smartTag>
      <w:r>
        <w:t xml:space="preserve"> system are:</w:t>
      </w:r>
    </w:p>
    <w:p w:rsidR="002F40DA" w:rsidRDefault="002F40DA" w:rsidP="002F40DA"/>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729"/>
        <w:gridCol w:w="2485"/>
        <w:gridCol w:w="3510"/>
      </w:tblGrid>
      <w:tr w:rsidR="002F40DA" w:rsidTr="00A737C5">
        <w:trPr>
          <w:jc w:val="center"/>
        </w:trPr>
        <w:tc>
          <w:tcPr>
            <w:tcW w:w="1729" w:type="dxa"/>
            <w:shd w:val="clear" w:color="auto" w:fill="D9D9D9"/>
          </w:tcPr>
          <w:p w:rsidR="002F40DA" w:rsidRDefault="002F40DA" w:rsidP="00011B09">
            <w:pPr>
              <w:spacing w:before="120" w:after="120"/>
              <w:jc w:val="center"/>
              <w:rPr>
                <w:b/>
                <w:bCs/>
              </w:rPr>
            </w:pPr>
            <w:r>
              <w:rPr>
                <w:b/>
                <w:bCs/>
              </w:rPr>
              <w:t>Name</w:t>
            </w:r>
          </w:p>
        </w:tc>
        <w:tc>
          <w:tcPr>
            <w:tcW w:w="2485" w:type="dxa"/>
            <w:shd w:val="clear" w:color="auto" w:fill="D9D9D9"/>
          </w:tcPr>
          <w:p w:rsidR="002F40DA" w:rsidRDefault="002F40DA" w:rsidP="00011B09">
            <w:pPr>
              <w:spacing w:before="120" w:after="120"/>
              <w:jc w:val="center"/>
              <w:rPr>
                <w:b/>
                <w:bCs/>
              </w:rPr>
            </w:pPr>
            <w:r>
              <w:rPr>
                <w:b/>
                <w:bCs/>
              </w:rPr>
              <w:t>Initial Size [MB]</w:t>
            </w:r>
          </w:p>
        </w:tc>
        <w:tc>
          <w:tcPr>
            <w:tcW w:w="3510" w:type="dxa"/>
            <w:shd w:val="clear" w:color="auto" w:fill="D9D9D9"/>
          </w:tcPr>
          <w:p w:rsidR="002F40DA" w:rsidRDefault="002F40DA" w:rsidP="00011B09">
            <w:pPr>
              <w:spacing w:before="120" w:after="120"/>
              <w:jc w:val="center"/>
              <w:rPr>
                <w:b/>
                <w:bCs/>
              </w:rPr>
            </w:pPr>
            <w:r>
              <w:rPr>
                <w:b/>
                <w:bCs/>
              </w:rPr>
              <w:t>Growth</w:t>
            </w:r>
          </w:p>
        </w:tc>
      </w:tr>
      <w:tr w:rsidR="002F40DA" w:rsidRPr="00E3207B" w:rsidTr="00A737C5">
        <w:trPr>
          <w:jc w:val="center"/>
        </w:trPr>
        <w:tc>
          <w:tcPr>
            <w:tcW w:w="1729" w:type="dxa"/>
          </w:tcPr>
          <w:p w:rsidR="002F40DA" w:rsidRPr="00E3207B" w:rsidRDefault="002F40DA" w:rsidP="00011B09">
            <w:pPr>
              <w:spacing w:before="120" w:after="120"/>
            </w:pPr>
            <w:r w:rsidRPr="00E3207B">
              <w:t>^MAGD</w:t>
            </w:r>
          </w:p>
        </w:tc>
        <w:tc>
          <w:tcPr>
            <w:tcW w:w="2485" w:type="dxa"/>
          </w:tcPr>
          <w:p w:rsidR="002F40DA" w:rsidRPr="00E3207B" w:rsidRDefault="002F40DA" w:rsidP="00011B09">
            <w:pPr>
              <w:spacing w:before="120" w:after="120"/>
              <w:jc w:val="center"/>
            </w:pPr>
            <w:r w:rsidRPr="00E3207B">
              <w:t>0.1</w:t>
            </w:r>
          </w:p>
        </w:tc>
        <w:tc>
          <w:tcPr>
            <w:tcW w:w="3510" w:type="dxa"/>
          </w:tcPr>
          <w:p w:rsidR="002F40DA" w:rsidRPr="00E3207B" w:rsidRDefault="002F40DA" w:rsidP="00011B09">
            <w:pPr>
              <w:spacing w:before="120" w:after="120"/>
            </w:pPr>
            <w:r w:rsidRPr="00E3207B">
              <w:t>Does not grow beyond 0.5 MB</w:t>
            </w:r>
          </w:p>
        </w:tc>
      </w:tr>
      <w:tr w:rsidR="002F40DA" w:rsidTr="00A737C5">
        <w:trPr>
          <w:jc w:val="center"/>
        </w:trPr>
        <w:tc>
          <w:tcPr>
            <w:tcW w:w="1729" w:type="dxa"/>
          </w:tcPr>
          <w:p w:rsidR="002F40DA" w:rsidRDefault="002F40DA" w:rsidP="00011B09">
            <w:pPr>
              <w:spacing w:before="120" w:after="120"/>
            </w:pPr>
            <w:r>
              <w:t>^MAGDAUDT</w:t>
            </w:r>
          </w:p>
        </w:tc>
        <w:tc>
          <w:tcPr>
            <w:tcW w:w="2485" w:type="dxa"/>
          </w:tcPr>
          <w:p w:rsidR="002F40DA" w:rsidRDefault="002F40DA" w:rsidP="00011B09">
            <w:pPr>
              <w:spacing w:before="120" w:after="120"/>
              <w:jc w:val="center"/>
            </w:pPr>
            <w:r>
              <w:t>0</w:t>
            </w:r>
          </w:p>
        </w:tc>
        <w:tc>
          <w:tcPr>
            <w:tcW w:w="3510" w:type="dxa"/>
          </w:tcPr>
          <w:p w:rsidR="002F40DA" w:rsidRDefault="002F40DA" w:rsidP="00011B09">
            <w:pPr>
              <w:spacing w:before="120" w:after="120"/>
            </w:pPr>
            <w:r>
              <w:t>1 MB per 250,000 studies</w:t>
            </w:r>
          </w:p>
        </w:tc>
      </w:tr>
      <w:tr w:rsidR="002F40DA" w:rsidTr="00A737C5">
        <w:trPr>
          <w:jc w:val="center"/>
        </w:trPr>
        <w:tc>
          <w:tcPr>
            <w:tcW w:w="1729" w:type="dxa"/>
          </w:tcPr>
          <w:p w:rsidR="002F40DA" w:rsidRDefault="002F40DA" w:rsidP="00011B09">
            <w:pPr>
              <w:spacing w:before="120" w:after="120"/>
            </w:pPr>
            <w:r>
              <w:t>^MAGDHL7</w:t>
            </w:r>
          </w:p>
        </w:tc>
        <w:tc>
          <w:tcPr>
            <w:tcW w:w="2485" w:type="dxa"/>
          </w:tcPr>
          <w:p w:rsidR="002F40DA" w:rsidRDefault="002F40DA" w:rsidP="00011B09">
            <w:pPr>
              <w:spacing w:before="120" w:after="120"/>
              <w:jc w:val="center"/>
            </w:pPr>
            <w:r>
              <w:t>0</w:t>
            </w:r>
            <w:r>
              <w:rPr>
                <w:rStyle w:val="FootnoteReference"/>
              </w:rPr>
              <w:footnoteReference w:id="1"/>
            </w:r>
          </w:p>
        </w:tc>
        <w:tc>
          <w:tcPr>
            <w:tcW w:w="3510" w:type="dxa"/>
          </w:tcPr>
          <w:p w:rsidR="002F40DA" w:rsidRDefault="002F40DA" w:rsidP="00011B09">
            <w:pPr>
              <w:spacing w:before="120" w:after="120"/>
            </w:pPr>
            <w:r>
              <w:t>Should be purged when size exceeds 5 MB</w:t>
            </w:r>
          </w:p>
        </w:tc>
      </w:tr>
      <w:tr w:rsidR="002F40DA" w:rsidTr="00A737C5">
        <w:trPr>
          <w:jc w:val="center"/>
        </w:trPr>
        <w:tc>
          <w:tcPr>
            <w:tcW w:w="1729" w:type="dxa"/>
          </w:tcPr>
          <w:p w:rsidR="002F40DA" w:rsidRDefault="002F40DA" w:rsidP="00011B09">
            <w:pPr>
              <w:spacing w:before="120" w:after="120"/>
            </w:pPr>
            <w:r>
              <w:t>^MAGDOUTP</w:t>
            </w:r>
          </w:p>
        </w:tc>
        <w:tc>
          <w:tcPr>
            <w:tcW w:w="2485" w:type="dxa"/>
          </w:tcPr>
          <w:p w:rsidR="002F40DA" w:rsidRDefault="002F40DA" w:rsidP="00011B09">
            <w:pPr>
              <w:spacing w:before="120" w:after="120"/>
              <w:jc w:val="center"/>
            </w:pPr>
            <w:r>
              <w:t>0</w:t>
            </w:r>
          </w:p>
        </w:tc>
        <w:tc>
          <w:tcPr>
            <w:tcW w:w="3510" w:type="dxa"/>
          </w:tcPr>
          <w:p w:rsidR="002F40DA" w:rsidRDefault="002F40DA" w:rsidP="00011B09">
            <w:pPr>
              <w:spacing w:before="120" w:after="120"/>
            </w:pPr>
            <w:r>
              <w:t>Does not grow beyond 0.5 MB</w:t>
            </w:r>
          </w:p>
        </w:tc>
      </w:tr>
    </w:tbl>
    <w:p w:rsidR="002F40DA" w:rsidRPr="005A72FF" w:rsidRDefault="002F40DA" w:rsidP="002F40DA">
      <w:pPr>
        <w:rPr>
          <w:rFonts w:ascii="Courier New" w:hAnsi="Courier New"/>
          <w:b/>
        </w:rPr>
      </w:pPr>
    </w:p>
    <w:p w:rsidR="005A72FF" w:rsidRPr="00E3207B" w:rsidRDefault="005A72FF" w:rsidP="002F40DA">
      <w:r w:rsidRPr="00E3207B">
        <w:rPr>
          <w:rFonts w:ascii="Courier New" w:hAnsi="Courier New"/>
          <w:b/>
        </w:rPr>
        <w:t>^MAGD</w:t>
      </w:r>
      <w:r w:rsidRPr="00E3207B">
        <w:t xml:space="preserve"> is for the </w:t>
      </w:r>
      <w:r w:rsidR="00473E2C">
        <w:t xml:space="preserve">legacy </w:t>
      </w:r>
      <w:r w:rsidRPr="00E3207B">
        <w:t xml:space="preserve">“DICOM Correct” application, the </w:t>
      </w:r>
      <w:r w:rsidR="00473E2C">
        <w:t xml:space="preserve">MAG*3.0*53 </w:t>
      </w:r>
      <w:r w:rsidRPr="00E3207B">
        <w:t>Importer and error handling procedures. It contains information about every image file that fails a patient and study lookup on the main system. When manual corrections are made, the entries are deleted from ^MAGD, so it does not continually grow.</w:t>
      </w:r>
    </w:p>
    <w:p w:rsidR="005A72FF" w:rsidRPr="00E3207B" w:rsidRDefault="005A72FF" w:rsidP="002F40DA">
      <w:pPr>
        <w:rPr>
          <w:rFonts w:ascii="Courier New" w:hAnsi="Courier New"/>
          <w:b/>
        </w:rPr>
      </w:pPr>
    </w:p>
    <w:p w:rsidR="002F40DA" w:rsidRDefault="002F40DA" w:rsidP="002F40DA">
      <w:r>
        <w:rPr>
          <w:rFonts w:ascii="Courier New" w:hAnsi="Courier New"/>
          <w:b/>
        </w:rPr>
        <w:t>^MAGDAUDT</w:t>
      </w:r>
      <w:r>
        <w:t xml:space="preserve"> counts the number of different types of messages per day, as well as the number of images acquired from each instrument.</w:t>
      </w:r>
    </w:p>
    <w:p w:rsidR="002F40DA" w:rsidRDefault="002F40DA" w:rsidP="002F40DA">
      <w:pPr>
        <w:rPr>
          <w:rFonts w:ascii="Courier New" w:hAnsi="Courier New"/>
          <w:b/>
        </w:rPr>
      </w:pPr>
    </w:p>
    <w:p w:rsidR="002F40DA" w:rsidRDefault="002F40DA" w:rsidP="002F40DA">
      <w:r>
        <w:rPr>
          <w:rFonts w:ascii="Courier New" w:hAnsi="Courier New"/>
          <w:b/>
        </w:rPr>
        <w:t>^MAGDHL7</w:t>
      </w:r>
      <w:r>
        <w:t xml:space="preserve"> contains all of the HL7 messages passed from the HIS/RIS to the DICOM Gateway. The data in it can be periodically deleted, so that it will plateau to some maximum size and then be trimmed back.</w:t>
      </w:r>
    </w:p>
    <w:p w:rsidR="002F40DA" w:rsidRDefault="002F40DA" w:rsidP="002F40DA">
      <w:pPr>
        <w:rPr>
          <w:rFonts w:ascii="Courier New" w:hAnsi="Courier New"/>
          <w:b/>
        </w:rPr>
      </w:pPr>
    </w:p>
    <w:p w:rsidR="002F40DA" w:rsidRDefault="002F40DA" w:rsidP="002F40DA">
      <w:r>
        <w:rPr>
          <w:rFonts w:ascii="Courier New" w:hAnsi="Courier New"/>
          <w:b/>
        </w:rPr>
        <w:lastRenderedPageBreak/>
        <w:t>^MAGDOUTP</w:t>
      </w:r>
      <w:r>
        <w:t xml:space="preserve"> contains the requests for DICOM Image transmission from </w:t>
      </w:r>
      <w:smartTag w:uri="urn:schemas-microsoft-com:office:smarttags" w:element="place">
        <w:r>
          <w:t>VistA</w:t>
        </w:r>
      </w:smartTag>
      <w:r>
        <w:t xml:space="preserve"> to a remote Application Entity. Since the requests are deleted after being satisfied, the global remains very small.</w:t>
      </w:r>
    </w:p>
    <w:p w:rsidR="002F40DA" w:rsidRDefault="002F40DA" w:rsidP="002F40DA">
      <w:pPr>
        <w:tabs>
          <w:tab w:val="center" w:pos="3119"/>
          <w:tab w:val="right" w:pos="3686"/>
          <w:tab w:val="right" w:pos="7371"/>
        </w:tabs>
        <w:rPr>
          <w:b/>
        </w:rPr>
      </w:pPr>
    </w:p>
    <w:p w:rsidR="002F40DA" w:rsidRDefault="002F40DA" w:rsidP="002F40DA">
      <w:pPr>
        <w:tabs>
          <w:tab w:val="center" w:pos="3119"/>
          <w:tab w:val="right" w:pos="3686"/>
          <w:tab w:val="right" w:pos="7371"/>
        </w:tabs>
      </w:pPr>
      <w:r>
        <w:rPr>
          <w:b/>
        </w:rPr>
        <w:t>Note</w:t>
      </w:r>
      <w:r>
        <w:t xml:space="preserve">: The global variables </w:t>
      </w:r>
      <w:r>
        <w:rPr>
          <w:rFonts w:ascii="Courier New" w:hAnsi="Courier New"/>
        </w:rPr>
        <w:t>^MAGDHL7</w:t>
      </w:r>
      <w:r>
        <w:t xml:space="preserve"> and </w:t>
      </w:r>
      <w:r>
        <w:rPr>
          <w:rFonts w:ascii="Courier New" w:hAnsi="Courier New"/>
        </w:rPr>
        <w:t>^MAGDWLST</w:t>
      </w:r>
      <w:r>
        <w:t xml:space="preserve"> will be created as the system is being used, </w:t>
      </w:r>
      <w:r>
        <w:rPr>
          <w:rFonts w:ascii="Courier New" w:hAnsi="Courier New"/>
        </w:rPr>
        <w:t>^MAGDHL7</w:t>
      </w:r>
      <w:r>
        <w:t xml:space="preserve"> on the main VistA System, and </w:t>
      </w:r>
      <w:r>
        <w:rPr>
          <w:rFonts w:ascii="Courier New" w:hAnsi="Courier New"/>
        </w:rPr>
        <w:t>^MAGDWLST</w:t>
      </w:r>
      <w:r>
        <w:t xml:space="preserve"> on the VistA DICOM Text Gateway System.</w:t>
      </w:r>
    </w:p>
    <w:p w:rsidR="002F40DA" w:rsidRDefault="002F40DA" w:rsidP="002F40DA">
      <w:pPr>
        <w:pStyle w:val="Heading2"/>
      </w:pPr>
      <w:bookmarkStart w:id="709" w:name="_Toc89057474"/>
      <w:bookmarkStart w:id="710" w:name="_Toc356300959"/>
      <w:r>
        <w:t xml:space="preserve">Resources (unique or unusual) </w:t>
      </w:r>
      <w:proofErr w:type="gramStart"/>
      <w:r>
        <w:t>Required</w:t>
      </w:r>
      <w:proofErr w:type="gramEnd"/>
      <w:r>
        <w:t xml:space="preserve"> for Software Product</w:t>
      </w:r>
      <w:bookmarkEnd w:id="709"/>
      <w:bookmarkEnd w:id="710"/>
    </w:p>
    <w:p w:rsidR="002F40DA" w:rsidRDefault="002F40DA" w:rsidP="002F40DA">
      <w:r>
        <w:t>The VistA Imaging DICOM Gateway will require a high-speed network capability</w:t>
      </w:r>
      <w:r w:rsidR="007C78ED">
        <w:t xml:space="preserve">. </w:t>
      </w:r>
      <w:r>
        <w:t>Storage of acquired images will require a multi-gigabyte storage capability (typically a juke-box).</w:t>
      </w:r>
    </w:p>
    <w:p w:rsidR="002F40DA" w:rsidRPr="00E3207B" w:rsidRDefault="002F40DA" w:rsidP="002F40DA">
      <w:pPr>
        <w:pStyle w:val="Heading2"/>
      </w:pPr>
      <w:bookmarkStart w:id="711" w:name="_Toc89057475"/>
      <w:bookmarkStart w:id="712" w:name="_Toc356300960"/>
      <w:r w:rsidRPr="00E3207B">
        <w:t>Sizing Considerations</w:t>
      </w:r>
      <w:bookmarkEnd w:id="711"/>
      <w:bookmarkEnd w:id="712"/>
    </w:p>
    <w:p w:rsidR="002F40DA" w:rsidRDefault="002F40DA" w:rsidP="002F40DA">
      <w:r w:rsidRPr="00E3207B">
        <w:t xml:space="preserve">A typical installation uses about 300MB of disk space for the </w:t>
      </w:r>
      <w:proofErr w:type="spellStart"/>
      <w:r w:rsidRPr="00E3207B">
        <w:t>Caché</w:t>
      </w:r>
      <w:proofErr w:type="spellEnd"/>
      <w:r w:rsidRPr="00E3207B">
        <w:t xml:space="preserve"> system and the various supporting files. As images are acquired, disk space will be used temporarily, until the images have been processed by the DICOM Gateway application, and moved to their permanent storage. When a site acquires a new modality and images cannot be processed until parameters are set up properly to support that modality, the temporary image storage may grow to several gigabytes.</w:t>
      </w:r>
    </w:p>
    <w:p w:rsidR="002F40DA" w:rsidRDefault="002F40DA" w:rsidP="002F40DA">
      <w:pPr>
        <w:pStyle w:val="Heading2"/>
      </w:pPr>
      <w:bookmarkStart w:id="713" w:name="_Toc89057476"/>
      <w:bookmarkStart w:id="714" w:name="_Toc356300961"/>
      <w:r>
        <w:t>Recommendations for Software Installation and Testing</w:t>
      </w:r>
      <w:bookmarkEnd w:id="713"/>
      <w:bookmarkEnd w:id="714"/>
    </w:p>
    <w:p w:rsidR="002F40DA" w:rsidRDefault="002F40DA" w:rsidP="002F40DA">
      <w:r>
        <w:t>The installation procedure described in the following chapters involves the following steps.</w:t>
      </w:r>
    </w:p>
    <w:p w:rsidR="002F40DA" w:rsidRDefault="002F40DA" w:rsidP="004631D4">
      <w:pPr>
        <w:pStyle w:val="Heading3"/>
      </w:pPr>
      <w:bookmarkStart w:id="715" w:name="_Toc89057477"/>
      <w:bookmarkStart w:id="716" w:name="_Toc356300962"/>
      <w:r>
        <w:t>For an “initial” installation</w:t>
      </w:r>
      <w:bookmarkEnd w:id="715"/>
      <w:bookmarkEnd w:id="716"/>
    </w:p>
    <w:p w:rsidR="002F40DA" w:rsidRDefault="002F40DA" w:rsidP="002F40DA">
      <w:pPr>
        <w:pStyle w:val="Body"/>
        <w:rPr>
          <w:sz w:val="24"/>
        </w:rPr>
      </w:pPr>
      <w:r>
        <w:rPr>
          <w:sz w:val="24"/>
        </w:rPr>
        <w:t xml:space="preserve">To install the </w:t>
      </w:r>
      <w:r>
        <w:rPr>
          <w:bCs/>
          <w:sz w:val="24"/>
        </w:rPr>
        <w:t>VistA</w:t>
      </w:r>
      <w:r>
        <w:rPr>
          <w:sz w:val="24"/>
        </w:rPr>
        <w:t xml:space="preserve"> Imaging DICOM Gateway on a new PC, perform the following steps:</w:t>
      </w:r>
    </w:p>
    <w:p w:rsidR="002F40DA" w:rsidRDefault="002F40DA" w:rsidP="00905AF2">
      <w:pPr>
        <w:pStyle w:val="Body"/>
        <w:numPr>
          <w:ilvl w:val="0"/>
          <w:numId w:val="25"/>
        </w:numPr>
        <w:rPr>
          <w:sz w:val="24"/>
        </w:rPr>
      </w:pPr>
      <w:r>
        <w:rPr>
          <w:sz w:val="24"/>
        </w:rPr>
        <w:t>Create a number of files and directories on the target system.</w:t>
      </w:r>
    </w:p>
    <w:p w:rsidR="002F40DA" w:rsidRDefault="002F40DA" w:rsidP="00905AF2">
      <w:pPr>
        <w:pStyle w:val="Body"/>
        <w:numPr>
          <w:ilvl w:val="0"/>
          <w:numId w:val="25"/>
        </w:numPr>
        <w:rPr>
          <w:sz w:val="24"/>
        </w:rPr>
      </w:pPr>
      <w:r>
        <w:rPr>
          <w:sz w:val="24"/>
        </w:rPr>
        <w:t>Create a number of icons on the target system.</w:t>
      </w:r>
    </w:p>
    <w:p w:rsidR="002F40DA" w:rsidRDefault="002F40DA" w:rsidP="00905AF2">
      <w:pPr>
        <w:pStyle w:val="Body"/>
        <w:numPr>
          <w:ilvl w:val="0"/>
          <w:numId w:val="25"/>
        </w:numPr>
        <w:rPr>
          <w:sz w:val="24"/>
        </w:rPr>
      </w:pPr>
      <w:r>
        <w:rPr>
          <w:sz w:val="24"/>
        </w:rPr>
        <w:t xml:space="preserve">Create </w:t>
      </w:r>
      <w:proofErr w:type="spellStart"/>
      <w:r>
        <w:rPr>
          <w:sz w:val="24"/>
        </w:rPr>
        <w:t>Caché</w:t>
      </w:r>
      <w:proofErr w:type="spellEnd"/>
      <w:r>
        <w:rPr>
          <w:sz w:val="24"/>
        </w:rPr>
        <w:t xml:space="preserve"> environment.</w:t>
      </w:r>
    </w:p>
    <w:p w:rsidR="002F40DA" w:rsidRDefault="002F40DA" w:rsidP="00905AF2">
      <w:pPr>
        <w:pStyle w:val="Body"/>
        <w:numPr>
          <w:ilvl w:val="0"/>
          <w:numId w:val="25"/>
        </w:numPr>
        <w:rPr>
          <w:sz w:val="24"/>
        </w:rPr>
      </w:pPr>
      <w:r>
        <w:rPr>
          <w:sz w:val="24"/>
        </w:rPr>
        <w:t>Establish master files containing site-specific information (lists of modalities, instruments, port numbers, and so forth).</w:t>
      </w:r>
    </w:p>
    <w:p w:rsidR="002F40DA" w:rsidRDefault="002F40DA" w:rsidP="00905AF2">
      <w:pPr>
        <w:pStyle w:val="Body"/>
        <w:numPr>
          <w:ilvl w:val="0"/>
          <w:numId w:val="25"/>
        </w:numPr>
        <w:rPr>
          <w:sz w:val="24"/>
        </w:rPr>
      </w:pPr>
      <w:r>
        <w:rPr>
          <w:sz w:val="24"/>
        </w:rPr>
        <w:t xml:space="preserve">Load master file information into </w:t>
      </w:r>
      <w:proofErr w:type="spellStart"/>
      <w:r>
        <w:rPr>
          <w:sz w:val="24"/>
        </w:rPr>
        <w:t>Caché</w:t>
      </w:r>
      <w:proofErr w:type="spellEnd"/>
      <w:r>
        <w:rPr>
          <w:sz w:val="24"/>
        </w:rPr>
        <w:t xml:space="preserve"> database.</w:t>
      </w:r>
    </w:p>
    <w:p w:rsidR="002F40DA" w:rsidRPr="00820065" w:rsidRDefault="002F40DA" w:rsidP="00905AF2">
      <w:pPr>
        <w:pStyle w:val="Body"/>
        <w:numPr>
          <w:ilvl w:val="0"/>
          <w:numId w:val="25"/>
        </w:numPr>
        <w:rPr>
          <w:strike/>
          <w:sz w:val="24"/>
        </w:rPr>
      </w:pPr>
      <w:r w:rsidRPr="00820065">
        <w:rPr>
          <w:strike/>
          <w:sz w:val="24"/>
        </w:rPr>
        <w:t>Create icons for the various instruments.</w:t>
      </w:r>
    </w:p>
    <w:p w:rsidR="002F40DA" w:rsidRDefault="002F40DA" w:rsidP="00905AF2">
      <w:pPr>
        <w:pStyle w:val="Body"/>
        <w:numPr>
          <w:ilvl w:val="0"/>
          <w:numId w:val="25"/>
        </w:numPr>
        <w:rPr>
          <w:sz w:val="24"/>
        </w:rPr>
      </w:pPr>
      <w:r>
        <w:rPr>
          <w:sz w:val="24"/>
        </w:rPr>
        <w:t xml:space="preserve">Establish </w:t>
      </w:r>
      <w:proofErr w:type="spellStart"/>
      <w:r>
        <w:rPr>
          <w:sz w:val="24"/>
        </w:rPr>
        <w:t>Caché</w:t>
      </w:r>
      <w:proofErr w:type="spellEnd"/>
      <w:r>
        <w:rPr>
          <w:sz w:val="24"/>
        </w:rPr>
        <w:t xml:space="preserve"> logon security.</w:t>
      </w:r>
    </w:p>
    <w:p w:rsidR="002F40DA" w:rsidRDefault="002F40DA" w:rsidP="002F40DA">
      <w:pPr>
        <w:pStyle w:val="Body"/>
        <w:rPr>
          <w:sz w:val="24"/>
        </w:rPr>
      </w:pPr>
      <w:r>
        <w:rPr>
          <w:sz w:val="24"/>
        </w:rPr>
        <w:t>Steps 1 through 6 above are described in Chapter 3; steps 7 through 9 are described in Chapter 4</w:t>
      </w:r>
      <w:r w:rsidR="007C78ED">
        <w:rPr>
          <w:sz w:val="24"/>
        </w:rPr>
        <w:t xml:space="preserve">. </w:t>
      </w:r>
      <w:r>
        <w:rPr>
          <w:sz w:val="24"/>
        </w:rPr>
        <w:t>Most of these steps can be executed in an automated fashion using the scripts from Chapter 3.</w:t>
      </w:r>
    </w:p>
    <w:p w:rsidR="002F40DA" w:rsidRDefault="002F40DA" w:rsidP="004631D4">
      <w:pPr>
        <w:pStyle w:val="Heading3"/>
      </w:pPr>
      <w:bookmarkStart w:id="717" w:name="_Toc89057478"/>
      <w:bookmarkStart w:id="718" w:name="_Toc356300963"/>
      <w:r>
        <w:t>For an “upgrade” installation</w:t>
      </w:r>
      <w:bookmarkEnd w:id="717"/>
      <w:bookmarkEnd w:id="718"/>
    </w:p>
    <w:p w:rsidR="00A10C1F" w:rsidRDefault="00A10C1F" w:rsidP="002F40DA">
      <w:r>
        <w:t xml:space="preserve">Reference the MAG*3.0*118 Planning and </w:t>
      </w:r>
      <w:r w:rsidR="00473E2C">
        <w:t>Installation</w:t>
      </w:r>
      <w:r>
        <w:t xml:space="preserve"> </w:t>
      </w:r>
      <w:r w:rsidR="00473E2C">
        <w:t>Instructions</w:t>
      </w:r>
      <w:r>
        <w:t>.</w:t>
      </w:r>
    </w:p>
    <w:p w:rsidR="00A10C1F" w:rsidRDefault="00A10C1F" w:rsidP="002F40DA"/>
    <w:p w:rsidR="002F40DA" w:rsidRPr="00A10C1F" w:rsidRDefault="002F40DA" w:rsidP="002F40DA">
      <w:pPr>
        <w:rPr>
          <w:strike/>
        </w:rPr>
      </w:pPr>
      <w:r w:rsidRPr="00A10C1F">
        <w:rPr>
          <w:strike/>
        </w:rPr>
        <w:t>Perform the following steps to upgrade an old version of the VistA Imaging DICOM Gateway to the current revision:</w:t>
      </w:r>
    </w:p>
    <w:p w:rsidR="002F40DA" w:rsidRPr="00A10C1F" w:rsidRDefault="002F40DA" w:rsidP="002F40DA">
      <w:pPr>
        <w:rPr>
          <w:strike/>
        </w:rPr>
      </w:pPr>
    </w:p>
    <w:p w:rsidR="002F40DA" w:rsidRPr="00A10C1F" w:rsidRDefault="002F40DA" w:rsidP="002F40DA">
      <w:pPr>
        <w:numPr>
          <w:ilvl w:val="0"/>
          <w:numId w:val="5"/>
        </w:numPr>
        <w:spacing w:after="120"/>
        <w:rPr>
          <w:strike/>
        </w:rPr>
      </w:pPr>
      <w:r w:rsidRPr="00A10C1F">
        <w:rPr>
          <w:strike/>
        </w:rPr>
        <w:t>Upgrade application software to current version.</w:t>
      </w:r>
    </w:p>
    <w:p w:rsidR="002F40DA" w:rsidRPr="00A10C1F" w:rsidRDefault="002F40DA" w:rsidP="002F40DA">
      <w:pPr>
        <w:numPr>
          <w:ilvl w:val="0"/>
          <w:numId w:val="5"/>
        </w:numPr>
        <w:spacing w:after="120"/>
        <w:rPr>
          <w:strike/>
        </w:rPr>
      </w:pPr>
      <w:r w:rsidRPr="00A10C1F">
        <w:rPr>
          <w:strike/>
        </w:rPr>
        <w:t>Modify master files containing site-specific information to reflect all parameters that are required by the current version of the software.</w:t>
      </w:r>
    </w:p>
    <w:p w:rsidR="002F40DA" w:rsidRPr="00A10C1F" w:rsidRDefault="002F40DA" w:rsidP="002F40DA">
      <w:pPr>
        <w:numPr>
          <w:ilvl w:val="0"/>
          <w:numId w:val="5"/>
        </w:numPr>
        <w:spacing w:after="120"/>
        <w:rPr>
          <w:strike/>
        </w:rPr>
      </w:pPr>
      <w:r w:rsidRPr="00A10C1F">
        <w:rPr>
          <w:strike/>
        </w:rPr>
        <w:t xml:space="preserve">Load master file information into </w:t>
      </w:r>
      <w:proofErr w:type="spellStart"/>
      <w:r w:rsidRPr="00A10C1F">
        <w:rPr>
          <w:strike/>
        </w:rPr>
        <w:t>Caché</w:t>
      </w:r>
      <w:proofErr w:type="spellEnd"/>
      <w:r w:rsidRPr="00A10C1F">
        <w:rPr>
          <w:strike/>
        </w:rPr>
        <w:t>.</w:t>
      </w:r>
    </w:p>
    <w:p w:rsidR="002F40DA" w:rsidRPr="00A10C1F" w:rsidRDefault="002F40DA" w:rsidP="002F40DA">
      <w:pPr>
        <w:numPr>
          <w:ilvl w:val="0"/>
          <w:numId w:val="5"/>
        </w:numPr>
        <w:spacing w:after="120"/>
        <w:rPr>
          <w:strike/>
        </w:rPr>
      </w:pPr>
      <w:r w:rsidRPr="00A10C1F">
        <w:rPr>
          <w:strike/>
        </w:rPr>
        <w:t>Create icons for any new instruments in the upgraded setup.</w:t>
      </w:r>
    </w:p>
    <w:p w:rsidR="002F40DA" w:rsidRPr="00A10C1F" w:rsidRDefault="002F40DA" w:rsidP="002F40DA">
      <w:pPr>
        <w:rPr>
          <w:strike/>
        </w:rPr>
      </w:pPr>
    </w:p>
    <w:p w:rsidR="002F40DA" w:rsidRPr="00A10C1F" w:rsidRDefault="002F40DA" w:rsidP="002F40DA">
      <w:pPr>
        <w:rPr>
          <w:strike/>
        </w:rPr>
      </w:pPr>
      <w:r w:rsidRPr="00A10C1F">
        <w:rPr>
          <w:b/>
          <w:strike/>
        </w:rPr>
        <w:t>Note</w:t>
      </w:r>
      <w:r w:rsidRPr="00A10C1F">
        <w:rPr>
          <w:strike/>
        </w:rPr>
        <w:t xml:space="preserve">:  Step 1 is described in </w:t>
      </w:r>
      <w:r w:rsidR="00FE2D3B">
        <w:fldChar w:fldCharType="begin"/>
      </w:r>
      <w:r w:rsidR="00FE2D3B">
        <w:instrText xml:space="preserve"> REF _Ref443189700 \r \h  \* MERGEFORMAT </w:instrText>
      </w:r>
      <w:r w:rsidR="00FE2D3B">
        <w:fldChar w:fldCharType="separate"/>
      </w:r>
      <w:r w:rsidR="001403F7" w:rsidRPr="001403F7">
        <w:rPr>
          <w:strike/>
        </w:rPr>
        <w:t>Chapter 1</w:t>
      </w:r>
      <w:r w:rsidR="00FE2D3B">
        <w:fldChar w:fldCharType="end"/>
      </w:r>
      <w:r w:rsidRPr="00A10C1F">
        <w:rPr>
          <w:strike/>
        </w:rPr>
        <w:t>; steps 2 throug</w:t>
      </w:r>
      <w:r w:rsidR="008829CF" w:rsidRPr="00A10C1F">
        <w:rPr>
          <w:strike/>
        </w:rPr>
        <w:t>h 4 are described in Chapter 4.</w:t>
      </w:r>
    </w:p>
    <w:p w:rsidR="002F40DA" w:rsidRDefault="002F40DA" w:rsidP="004631D4">
      <w:pPr>
        <w:pStyle w:val="Heading3"/>
      </w:pPr>
      <w:bookmarkStart w:id="719" w:name="_Toc89057479"/>
      <w:bookmarkStart w:id="720" w:name="_Toc356300964"/>
      <w:r>
        <w:t xml:space="preserve">Software to be installed in the main </w:t>
      </w:r>
      <w:smartTag w:uri="urn:schemas-microsoft-com:office:smarttags" w:element="place">
        <w:r>
          <w:t>VistA</w:t>
        </w:r>
      </w:smartTag>
      <w:r>
        <w:t xml:space="preserve"> System</w:t>
      </w:r>
      <w:bookmarkEnd w:id="719"/>
      <w:bookmarkEnd w:id="720"/>
    </w:p>
    <w:p w:rsidR="002F40DA" w:rsidRDefault="002F40DA" w:rsidP="002F40DA">
      <w:r>
        <w:t xml:space="preserve">In addition to software to be installed on the PCs, there is also software to be installed in the main </w:t>
      </w:r>
      <w:smartTag w:uri="urn:schemas-microsoft-com:office:smarttags" w:element="place">
        <w:r>
          <w:t>VistA</w:t>
        </w:r>
      </w:smartTag>
      <w:r>
        <w:t xml:space="preserve"> system</w:t>
      </w:r>
      <w:r w:rsidR="007C78ED">
        <w:t xml:space="preserve">. </w:t>
      </w:r>
      <w:r>
        <w:t xml:space="preserve">This installation procedure is described in </w:t>
      </w:r>
      <w:r w:rsidR="00FE2D3B">
        <w:fldChar w:fldCharType="begin"/>
      </w:r>
      <w:r w:rsidR="00FE2D3B">
        <w:instrText xml:space="preserve"> REF _Ref457633560 \r \h  \* MERGEFORMAT </w:instrText>
      </w:r>
      <w:r w:rsidR="00FE2D3B">
        <w:fldChar w:fldCharType="separate"/>
      </w:r>
      <w:r w:rsidR="001403F7" w:rsidRPr="001403F7">
        <w:rPr>
          <w:highlight w:val="yellow"/>
        </w:rPr>
        <w:t>Chapter 1</w:t>
      </w:r>
      <w:r w:rsidR="00FE2D3B">
        <w:fldChar w:fldCharType="end"/>
      </w:r>
      <w:r w:rsidRPr="00C47D94">
        <w:rPr>
          <w:highlight w:val="yellow"/>
        </w:rPr>
        <w:t>.</w:t>
      </w:r>
    </w:p>
    <w:p w:rsidR="002F40DA" w:rsidRDefault="002F40DA" w:rsidP="002F40DA"/>
    <w:p w:rsidR="006D55A9" w:rsidRDefault="006D55A9" w:rsidP="002F40DA"/>
    <w:p w:rsidR="00913E01" w:rsidRDefault="00913E01" w:rsidP="002F40DA">
      <w:pPr>
        <w:pStyle w:val="Heading1"/>
        <w:sectPr w:rsidR="00913E01" w:rsidSect="001B66A7">
          <w:type w:val="oddPage"/>
          <w:pgSz w:w="12240" w:h="15840" w:code="1"/>
          <w:pgMar w:top="1440" w:right="1440" w:bottom="1440" w:left="1440" w:header="720" w:footer="720" w:gutter="0"/>
          <w:paperSrc w:first="21321" w:other="21321"/>
          <w:cols w:space="720"/>
          <w:titlePg/>
        </w:sectPr>
      </w:pPr>
      <w:bookmarkStart w:id="721" w:name="_Ref443189700"/>
      <w:bookmarkStart w:id="722" w:name="_Toc89057480"/>
    </w:p>
    <w:p w:rsidR="002F40DA" w:rsidRDefault="005A73B0" w:rsidP="006E76F9">
      <w:pPr>
        <w:pStyle w:val="Heading1"/>
        <w:ind w:left="1890" w:hanging="1890"/>
      </w:pPr>
      <w:bookmarkStart w:id="723" w:name="_Ref281920295"/>
      <w:bookmarkStart w:id="724" w:name="_Ref281920301"/>
      <w:bookmarkStart w:id="725" w:name="_Ref281920334"/>
      <w:bookmarkStart w:id="726" w:name="_Ref281920341"/>
      <w:bookmarkStart w:id="727" w:name="_Toc356300965"/>
      <w:r>
        <w:lastRenderedPageBreak/>
        <w:t>Installing</w:t>
      </w:r>
      <w:r w:rsidR="002F40DA">
        <w:t xml:space="preserve"> the VistA Imaging DICOM Gateway</w:t>
      </w:r>
      <w:bookmarkEnd w:id="721"/>
      <w:bookmarkEnd w:id="722"/>
      <w:bookmarkEnd w:id="723"/>
      <w:bookmarkEnd w:id="724"/>
      <w:bookmarkEnd w:id="725"/>
      <w:bookmarkEnd w:id="726"/>
      <w:bookmarkEnd w:id="727"/>
    </w:p>
    <w:p w:rsidR="00753771" w:rsidRDefault="00753771" w:rsidP="00753771">
      <w:pPr>
        <w:keepNext/>
        <w:rPr>
          <w:ins w:id="728" w:author="Seabolt, Roy R.  (Harris)" w:date="2013-05-14T13:12:00Z"/>
        </w:rPr>
      </w:pPr>
      <w:bookmarkStart w:id="729" w:name="_Toc89057481"/>
      <w:ins w:id="730" w:author="Seabolt, Roy R.  (Harris)" w:date="2013-05-14T13:12:00Z">
        <w:r>
          <w:t xml:space="preserve">This chapter provides instructions for installing the MAG*3.0*99 DICOM Gateway, which is a prerequisite to install the MAG*3.0*123 DICOM Gateway. </w:t>
        </w:r>
      </w:ins>
    </w:p>
    <w:p w:rsidR="00753771" w:rsidRDefault="00753771" w:rsidP="00753771">
      <w:pPr>
        <w:keepNext/>
        <w:rPr>
          <w:ins w:id="731" w:author="Seabolt, Roy R.  (Harris)" w:date="2013-05-14T13:12:00Z"/>
        </w:rPr>
      </w:pPr>
    </w:p>
    <w:p w:rsidR="00753771" w:rsidRDefault="00753771" w:rsidP="00753771">
      <w:pPr>
        <w:keepNext/>
        <w:rPr>
          <w:ins w:id="732" w:author="Seabolt, Roy R.  (Harris)" w:date="2013-05-14T13:12:00Z"/>
        </w:rPr>
      </w:pPr>
      <w:ins w:id="733" w:author="Seabolt, Roy R.  (Harris)" w:date="2013-05-14T13:12:00Z">
        <w:r>
          <w:t xml:space="preserve">If you are installing the MAG*3.0*123 DICOM Gateway or upgrading to the MAG*3.0*123 DICOM Gateway at a </w:t>
        </w:r>
        <w:r w:rsidRPr="00EA3B85">
          <w:t xml:space="preserve">US Department of </w:t>
        </w:r>
        <w:r w:rsidRPr="00EA3B85">
          <w:rPr>
            <w:iCs/>
          </w:rPr>
          <w:t>Veterans Affairs</w:t>
        </w:r>
        <w:r w:rsidRPr="00EA3B85">
          <w:t xml:space="preserve"> </w:t>
        </w:r>
        <w:r>
          <w:t xml:space="preserve">(VA) site, please install the MAG*3.0*99 DICOM using the instructions in this chapter. Then, install the MAG*3.0*123 DICOM Gateway using the instructions in </w:t>
        </w:r>
        <w:r w:rsidRPr="00236E25">
          <w:rPr>
            <w:i/>
          </w:rPr>
          <w:t>Section 3.6 Installing the MAG*3.0*123 DICOM Gateway</w:t>
        </w:r>
        <w:r>
          <w:t>.</w:t>
        </w:r>
      </w:ins>
    </w:p>
    <w:p w:rsidR="00753771" w:rsidRDefault="00753771" w:rsidP="00753771">
      <w:pPr>
        <w:keepNext/>
        <w:rPr>
          <w:ins w:id="734" w:author="Seabolt, Roy R.  (Harris)" w:date="2013-05-14T13:12:00Z"/>
        </w:rPr>
      </w:pPr>
    </w:p>
    <w:p w:rsidR="00753771" w:rsidRPr="00EA3B85" w:rsidDel="00236E25" w:rsidRDefault="00753771" w:rsidP="00753771">
      <w:pPr>
        <w:keepNext/>
        <w:rPr>
          <w:ins w:id="735" w:author="Seabolt, Roy R.  (Harris)" w:date="2013-05-14T13:12:00Z"/>
          <w:del w:id="736" w:author="Scorza, Lina (Harris)" w:date="2012-10-01T18:45:00Z"/>
        </w:rPr>
      </w:pPr>
      <w:ins w:id="737" w:author="Seabolt, Roy R.  (Harris)" w:date="2013-05-14T13:12:00Z">
        <w:r>
          <w:t xml:space="preserve">If you are installing the MAG*3.0*123 DICOM Gateway or upgrading to the MAG*3.0*123 DICOM Gateway at an Indian Health Services (IHS) site, please use the instructions for installing the MAG*3.0*123 at IHS sites in the </w:t>
        </w:r>
        <w:r w:rsidRPr="00515594">
          <w:rPr>
            <w:i/>
          </w:rPr>
          <w:t>MAG*3.0*123 Patch Description</w:t>
        </w:r>
        <w:r>
          <w:t>.</w:t>
        </w:r>
      </w:ins>
    </w:p>
    <w:p w:rsidR="00753771" w:rsidRDefault="00753771" w:rsidP="00753771">
      <w:pPr>
        <w:rPr>
          <w:ins w:id="738" w:author="Seabolt, Roy R.  (Harris)" w:date="2013-05-14T13:12:00Z"/>
        </w:rPr>
      </w:pPr>
    </w:p>
    <w:p w:rsidR="002F40DA" w:rsidRPr="00A10C1F" w:rsidRDefault="002F40DA" w:rsidP="002F40DA">
      <w:pPr>
        <w:pStyle w:val="Heading2"/>
      </w:pPr>
      <w:bookmarkStart w:id="739" w:name="_Toc356300966"/>
      <w:r w:rsidRPr="00A10C1F">
        <w:t>Prerequisites for Getting Started</w:t>
      </w:r>
      <w:bookmarkEnd w:id="729"/>
      <w:bookmarkEnd w:id="739"/>
    </w:p>
    <w:p w:rsidR="008B3128" w:rsidRPr="00A10C1F" w:rsidRDefault="008B3128" w:rsidP="00E33D91">
      <w:pPr>
        <w:numPr>
          <w:ilvl w:val="0"/>
          <w:numId w:val="6"/>
        </w:numPr>
        <w:tabs>
          <w:tab w:val="clear" w:pos="360"/>
          <w:tab w:val="num" w:pos="1287"/>
        </w:tabs>
        <w:spacing w:after="120"/>
        <w:ind w:left="1287" w:hanging="567"/>
      </w:pPr>
      <w:r w:rsidRPr="00A10C1F">
        <w:t>Windows operating system is installed on the target computer.</w:t>
      </w:r>
    </w:p>
    <w:p w:rsidR="008B3128" w:rsidRDefault="008B3128" w:rsidP="00E33D91">
      <w:pPr>
        <w:numPr>
          <w:ilvl w:val="0"/>
          <w:numId w:val="6"/>
        </w:numPr>
        <w:tabs>
          <w:tab w:val="clear" w:pos="360"/>
          <w:tab w:val="num" w:pos="1287"/>
        </w:tabs>
        <w:spacing w:after="120"/>
        <w:ind w:left="1287" w:hanging="567"/>
      </w:pPr>
      <w:r w:rsidRPr="00A10C1F">
        <w:t>Suitable up-to-date virus protection software has been installed.</w:t>
      </w:r>
    </w:p>
    <w:p w:rsidR="00473E2C" w:rsidRPr="00A10C1F" w:rsidRDefault="00473E2C" w:rsidP="00473E2C">
      <w:pPr>
        <w:numPr>
          <w:ilvl w:val="0"/>
          <w:numId w:val="6"/>
        </w:numPr>
        <w:tabs>
          <w:tab w:val="clear" w:pos="360"/>
          <w:tab w:val="num" w:pos="1287"/>
        </w:tabs>
        <w:spacing w:after="120"/>
        <w:ind w:left="1287" w:hanging="567"/>
      </w:pPr>
      <w:r w:rsidRPr="00A10C1F">
        <w:t xml:space="preserve">See </w:t>
      </w:r>
      <w:r>
        <w:t>MAG*3.0*118 Planning and Installation Instructions</w:t>
      </w:r>
    </w:p>
    <w:p w:rsidR="008B3128" w:rsidRPr="00AE3E01" w:rsidRDefault="008B3128" w:rsidP="00E33D91">
      <w:pPr>
        <w:numPr>
          <w:ilvl w:val="0"/>
          <w:numId w:val="6"/>
        </w:numPr>
        <w:tabs>
          <w:tab w:val="clear" w:pos="360"/>
          <w:tab w:val="num" w:pos="1287"/>
        </w:tabs>
        <w:spacing w:after="120"/>
        <w:ind w:left="1287" w:hanging="567"/>
        <w:rPr>
          <w:strike/>
        </w:rPr>
      </w:pPr>
      <w:r w:rsidRPr="00AE3E01">
        <w:rPr>
          <w:strike/>
        </w:rPr>
        <w:t xml:space="preserve">The VistA Imaging KIDS package must be installed. See the </w:t>
      </w:r>
      <w:r w:rsidRPr="00AE3E01">
        <w:rPr>
          <w:i/>
          <w:strike/>
        </w:rPr>
        <w:t>VistA Imaging Installation Guide</w:t>
      </w:r>
      <w:r w:rsidRPr="00AE3E01">
        <w:rPr>
          <w:strike/>
        </w:rPr>
        <w:t xml:space="preserve"> for details.</w:t>
      </w:r>
    </w:p>
    <w:p w:rsidR="008B3128" w:rsidRPr="00AE3E01" w:rsidRDefault="008B3128" w:rsidP="00E33D91">
      <w:pPr>
        <w:numPr>
          <w:ilvl w:val="0"/>
          <w:numId w:val="6"/>
        </w:numPr>
        <w:tabs>
          <w:tab w:val="clear" w:pos="360"/>
          <w:tab w:val="num" w:pos="1287"/>
        </w:tabs>
        <w:spacing w:after="120"/>
        <w:ind w:left="1287" w:hanging="567"/>
        <w:rPr>
          <w:strike/>
        </w:rPr>
      </w:pPr>
      <w:r w:rsidRPr="00AE3E01">
        <w:rPr>
          <w:strike/>
        </w:rPr>
        <w:t>The DICOM Gateway installation *.exe file has been downloaded from the Imaging FTP server and is placed on the C:\ drive of the target computer.</w:t>
      </w:r>
    </w:p>
    <w:p w:rsidR="008B3128" w:rsidRPr="00AE3E01" w:rsidRDefault="008B3128" w:rsidP="00E33D91">
      <w:pPr>
        <w:numPr>
          <w:ilvl w:val="0"/>
          <w:numId w:val="6"/>
        </w:numPr>
        <w:tabs>
          <w:tab w:val="clear" w:pos="360"/>
          <w:tab w:val="num" w:pos="1287"/>
        </w:tabs>
        <w:spacing w:after="120"/>
        <w:ind w:left="1287" w:hanging="567"/>
        <w:rPr>
          <w:strike/>
        </w:rPr>
      </w:pPr>
      <w:r w:rsidRPr="00AE3E01">
        <w:rPr>
          <w:strike/>
        </w:rPr>
        <w:t>Local administrator rights to the target computer (not domain admin user rights).</w:t>
      </w:r>
    </w:p>
    <w:p w:rsidR="008B3128" w:rsidRPr="00AE3E01" w:rsidRDefault="008B3128" w:rsidP="00E33D91">
      <w:pPr>
        <w:numPr>
          <w:ilvl w:val="0"/>
          <w:numId w:val="6"/>
        </w:numPr>
        <w:tabs>
          <w:tab w:val="clear" w:pos="360"/>
          <w:tab w:val="num" w:pos="1287"/>
        </w:tabs>
        <w:spacing w:after="120"/>
        <w:ind w:left="1287" w:hanging="567"/>
        <w:rPr>
          <w:strike/>
        </w:rPr>
      </w:pPr>
      <w:r w:rsidRPr="00AE3E01">
        <w:rPr>
          <w:strike/>
        </w:rPr>
        <w:t>If either the image directory or the master files directory will reside on network drives, these drives should be mapped consistently on the target computer (with the same drive letters).</w:t>
      </w:r>
    </w:p>
    <w:p w:rsidR="002F40DA" w:rsidRDefault="002F40DA" w:rsidP="00220485">
      <w:pPr>
        <w:pStyle w:val="Heading2"/>
      </w:pPr>
      <w:bookmarkStart w:id="740" w:name="_Toc89057482"/>
      <w:bookmarkStart w:id="741" w:name="_Toc356300967"/>
      <w:r>
        <w:t>Setting Up the Operating Environment</w:t>
      </w:r>
      <w:bookmarkEnd w:id="740"/>
      <w:bookmarkEnd w:id="741"/>
    </w:p>
    <w:p w:rsidR="002F40DA" w:rsidRDefault="002F40DA" w:rsidP="00220485">
      <w:pPr>
        <w:ind w:left="720"/>
      </w:pPr>
      <w:r>
        <w:t>The following steps will generally make the use of the system easier.</w:t>
      </w:r>
    </w:p>
    <w:p w:rsidR="002F40DA" w:rsidRDefault="002F40DA" w:rsidP="002F40DA"/>
    <w:p w:rsidR="002F40DA" w:rsidRDefault="00220485" w:rsidP="00905AF2">
      <w:pPr>
        <w:numPr>
          <w:ilvl w:val="0"/>
          <w:numId w:val="38"/>
        </w:numPr>
        <w:tabs>
          <w:tab w:val="clear" w:pos="360"/>
          <w:tab w:val="num" w:pos="1080"/>
        </w:tabs>
        <w:spacing w:after="120"/>
        <w:ind w:left="1080"/>
      </w:pPr>
      <w:r w:rsidRPr="00220485">
        <w:t>Complete the installation of Microsoft Windows and Internet Explorer</w:t>
      </w:r>
      <w:r>
        <w:t>.</w:t>
      </w:r>
    </w:p>
    <w:p w:rsidR="002F40DA" w:rsidRDefault="002F40DA" w:rsidP="00905AF2">
      <w:pPr>
        <w:numPr>
          <w:ilvl w:val="0"/>
          <w:numId w:val="38"/>
        </w:numPr>
        <w:tabs>
          <w:tab w:val="clear" w:pos="360"/>
          <w:tab w:val="num" w:pos="1080"/>
        </w:tabs>
        <w:spacing w:after="120"/>
        <w:ind w:left="1080"/>
      </w:pPr>
      <w:r>
        <w:t xml:space="preserve">Apply the latest approved Service Packs for </w:t>
      </w:r>
      <w:r w:rsidR="00220485">
        <w:t xml:space="preserve">Microsoft </w:t>
      </w:r>
      <w:r>
        <w:t>Windows operating system and Internet Explorer.</w:t>
      </w:r>
    </w:p>
    <w:p w:rsidR="002F40DA" w:rsidRDefault="002F40DA" w:rsidP="00905AF2">
      <w:pPr>
        <w:numPr>
          <w:ilvl w:val="0"/>
          <w:numId w:val="38"/>
        </w:numPr>
        <w:tabs>
          <w:tab w:val="clear" w:pos="360"/>
          <w:tab w:val="num" w:pos="1080"/>
        </w:tabs>
        <w:spacing w:after="120"/>
        <w:ind w:left="1080"/>
      </w:pPr>
      <w:r>
        <w:t xml:space="preserve">The system should be a member of the VISN domain, </w:t>
      </w:r>
      <w:proofErr w:type="spellStart"/>
      <w:r>
        <w:rPr>
          <w:b/>
        </w:rPr>
        <w:t>VHAxx</w:t>
      </w:r>
      <w:proofErr w:type="spellEnd"/>
      <w:r>
        <w:t xml:space="preserve">, where </w:t>
      </w:r>
      <w:r>
        <w:rPr>
          <w:b/>
        </w:rPr>
        <w:t>xx</w:t>
      </w:r>
      <w:r>
        <w:t xml:space="preserve"> represents the two numbers that identify the site VISN.</w:t>
      </w:r>
    </w:p>
    <w:p w:rsidR="002F40DA" w:rsidRDefault="002F40DA" w:rsidP="00905AF2">
      <w:pPr>
        <w:numPr>
          <w:ilvl w:val="0"/>
          <w:numId w:val="38"/>
        </w:numPr>
        <w:tabs>
          <w:tab w:val="clear" w:pos="360"/>
          <w:tab w:val="num" w:pos="540"/>
          <w:tab w:val="num" w:pos="1080"/>
        </w:tabs>
        <w:spacing w:after="120"/>
        <w:ind w:left="1080"/>
      </w:pPr>
      <w:r>
        <w:t>W</w:t>
      </w:r>
      <w:r w:rsidRPr="0097296D">
        <w:t xml:space="preserve">hen VistA Imaging is first installed, a user is created in the master domain (the VISN’s domain) named </w:t>
      </w:r>
      <w:proofErr w:type="spellStart"/>
      <w:r w:rsidRPr="0097296D">
        <w:t>VHAvv</w:t>
      </w:r>
      <w:proofErr w:type="spellEnd"/>
      <w:r w:rsidRPr="0097296D">
        <w:t>\</w:t>
      </w:r>
      <w:proofErr w:type="spellStart"/>
      <w:r w:rsidRPr="0097296D">
        <w:t>VHAxxxIA</w:t>
      </w:r>
      <w:proofErr w:type="spellEnd"/>
      <w:r w:rsidRPr="0097296D">
        <w:t xml:space="preserve">, where xxx are the three letters that identify the site and </w:t>
      </w:r>
      <w:proofErr w:type="spellStart"/>
      <w:r w:rsidRPr="0097296D">
        <w:t>vv</w:t>
      </w:r>
      <w:proofErr w:type="spellEnd"/>
      <w:r w:rsidRPr="0097296D">
        <w:t xml:space="preserve"> is the identification of the VISN (usually two digits). If this user is not yet set up, see the VistA Imaging Install Guide for details on creating this user.</w:t>
      </w:r>
    </w:p>
    <w:p w:rsidR="002F40DA" w:rsidRDefault="002F40DA" w:rsidP="00905AF2">
      <w:pPr>
        <w:numPr>
          <w:ilvl w:val="0"/>
          <w:numId w:val="38"/>
        </w:numPr>
        <w:tabs>
          <w:tab w:val="clear" w:pos="360"/>
          <w:tab w:val="num" w:pos="1080"/>
        </w:tabs>
        <w:spacing w:after="120"/>
        <w:ind w:left="1080"/>
      </w:pPr>
      <w:r>
        <w:lastRenderedPageBreak/>
        <w:t xml:space="preserve">On the </w:t>
      </w:r>
      <w:smartTag w:uri="urn:schemas-microsoft-com:office:smarttags" w:element="place">
        <w:r>
          <w:t>VistA</w:t>
        </w:r>
      </w:smartTag>
      <w:r>
        <w:t xml:space="preserve"> workstations, add the global group </w:t>
      </w:r>
      <w:proofErr w:type="spellStart"/>
      <w:r>
        <w:rPr>
          <w:b/>
        </w:rPr>
        <w:t>VHAvv</w:t>
      </w:r>
      <w:proofErr w:type="spellEnd"/>
      <w:r>
        <w:rPr>
          <w:b/>
        </w:rPr>
        <w:t>\</w:t>
      </w:r>
      <w:proofErr w:type="spellStart"/>
      <w:r>
        <w:rPr>
          <w:b/>
        </w:rPr>
        <w:t>VHAxxxIA</w:t>
      </w:r>
      <w:proofErr w:type="spellEnd"/>
      <w:r>
        <w:t xml:space="preserve"> to the local </w:t>
      </w:r>
      <w:r>
        <w:rPr>
          <w:b/>
        </w:rPr>
        <w:t>Administrators</w:t>
      </w:r>
      <w:r>
        <w:t xml:space="preserve"> group.</w:t>
      </w:r>
    </w:p>
    <w:p w:rsidR="002F40DA" w:rsidRDefault="002F40DA" w:rsidP="00905AF2">
      <w:pPr>
        <w:numPr>
          <w:ilvl w:val="0"/>
          <w:numId w:val="38"/>
        </w:numPr>
        <w:tabs>
          <w:tab w:val="clear" w:pos="360"/>
          <w:tab w:val="num" w:pos="1080"/>
        </w:tabs>
        <w:spacing w:after="120"/>
        <w:ind w:left="1080"/>
      </w:pPr>
      <w:r>
        <w:t xml:space="preserve">Configure the Network Interface Cards (NICs) for usage through TCP/IP. </w:t>
      </w:r>
      <w:r>
        <w:rPr>
          <w:b/>
        </w:rPr>
        <w:t>Do not</w:t>
      </w:r>
      <w:r>
        <w:t xml:space="preserve"> use Microsoft’s DHCP to assign any addresses. For each system, hard-code a specific IP address and a default gateway address.</w:t>
      </w:r>
    </w:p>
    <w:p w:rsidR="002F40DA" w:rsidRDefault="002F40DA" w:rsidP="00905AF2">
      <w:pPr>
        <w:numPr>
          <w:ilvl w:val="0"/>
          <w:numId w:val="38"/>
        </w:numPr>
        <w:tabs>
          <w:tab w:val="clear" w:pos="360"/>
          <w:tab w:val="num" w:pos="1080"/>
        </w:tabs>
        <w:spacing w:after="120"/>
        <w:ind w:left="1080"/>
      </w:pPr>
      <w:r>
        <w:t>Make sure that the WINS/DNS information is defined according to the VA’s national mandates. Contact your local LAN Administrator with any questions about the settings.</w:t>
      </w:r>
    </w:p>
    <w:p w:rsidR="002F40DA" w:rsidRDefault="002F40DA" w:rsidP="00905AF2">
      <w:pPr>
        <w:numPr>
          <w:ilvl w:val="0"/>
          <w:numId w:val="38"/>
        </w:numPr>
        <w:tabs>
          <w:tab w:val="clear" w:pos="360"/>
          <w:tab w:val="num" w:pos="1080"/>
        </w:tabs>
        <w:spacing w:after="120"/>
        <w:ind w:left="1080"/>
      </w:pPr>
      <w:r>
        <w:t>If a local Domain Name Server (DNS) system is being used, make sure this local DNS is the first DNS server in the list.</w:t>
      </w:r>
    </w:p>
    <w:p w:rsidR="002F40DA" w:rsidRDefault="002F40DA" w:rsidP="00905AF2">
      <w:pPr>
        <w:numPr>
          <w:ilvl w:val="0"/>
          <w:numId w:val="38"/>
        </w:numPr>
        <w:tabs>
          <w:tab w:val="clear" w:pos="360"/>
          <w:tab w:val="num" w:pos="1080"/>
        </w:tabs>
        <w:spacing w:after="120"/>
        <w:ind w:left="1080"/>
      </w:pPr>
      <w:r>
        <w:t xml:space="preserve">From this point forward, login as </w:t>
      </w:r>
      <w:proofErr w:type="spellStart"/>
      <w:r>
        <w:rPr>
          <w:b/>
        </w:rPr>
        <w:t>VHAvv</w:t>
      </w:r>
      <w:proofErr w:type="spellEnd"/>
      <w:r>
        <w:rPr>
          <w:b/>
        </w:rPr>
        <w:t>\</w:t>
      </w:r>
      <w:proofErr w:type="spellStart"/>
      <w:r>
        <w:rPr>
          <w:b/>
        </w:rPr>
        <w:t>VHAxxxIA</w:t>
      </w:r>
      <w:proofErr w:type="spellEnd"/>
      <w:r>
        <w:t xml:space="preserve"> to perform the rest of the installation.</w:t>
      </w:r>
    </w:p>
    <w:p w:rsidR="002F40DA" w:rsidRDefault="002F40DA" w:rsidP="00220485">
      <w:pPr>
        <w:spacing w:after="120"/>
        <w:ind w:left="1080"/>
      </w:pPr>
      <w:r>
        <w:rPr>
          <w:b/>
        </w:rPr>
        <w:t>Note:</w:t>
      </w:r>
      <w:r>
        <w:t xml:space="preserve"> Any changes to the desktop are made only for the current account</w:t>
      </w:r>
      <w:r w:rsidR="007C78ED">
        <w:t xml:space="preserve">. </w:t>
      </w:r>
      <w:r>
        <w:t>If specific changes to the desktop are also needed for user accounts, first complete the installation. Then log in into the desired user accounts and make the desired changes in those accounts.</w:t>
      </w:r>
    </w:p>
    <w:p w:rsidR="002F40DA" w:rsidRDefault="002F40DA" w:rsidP="00905AF2">
      <w:pPr>
        <w:numPr>
          <w:ilvl w:val="0"/>
          <w:numId w:val="38"/>
        </w:numPr>
        <w:tabs>
          <w:tab w:val="clear" w:pos="360"/>
          <w:tab w:val="num" w:pos="1080"/>
        </w:tabs>
        <w:spacing w:after="120"/>
        <w:ind w:left="1080"/>
      </w:pPr>
      <w:r>
        <w:t>Install either</w:t>
      </w:r>
      <w:r w:rsidRPr="00450F83">
        <w:rPr>
          <w:b/>
        </w:rPr>
        <w:t xml:space="preserve"> </w:t>
      </w:r>
      <w:proofErr w:type="spellStart"/>
      <w:r>
        <w:rPr>
          <w:b/>
        </w:rPr>
        <w:t>Dameware</w:t>
      </w:r>
      <w:proofErr w:type="spellEnd"/>
      <w:r>
        <w:t xml:space="preserve"> or </w:t>
      </w:r>
      <w:r>
        <w:rPr>
          <w:b/>
        </w:rPr>
        <w:t xml:space="preserve">PCAnywhere </w:t>
      </w:r>
      <w:r>
        <w:t>and set up the selected remote control application to use TCP/IP for its communication.</w:t>
      </w:r>
    </w:p>
    <w:p w:rsidR="002F40DA" w:rsidRDefault="002F40DA" w:rsidP="00905AF2">
      <w:pPr>
        <w:numPr>
          <w:ilvl w:val="0"/>
          <w:numId w:val="38"/>
        </w:numPr>
        <w:tabs>
          <w:tab w:val="clear" w:pos="360"/>
          <w:tab w:val="num" w:pos="1080"/>
        </w:tabs>
        <w:spacing w:after="120"/>
        <w:ind w:left="1080"/>
      </w:pPr>
      <w:r>
        <w:t xml:space="preserve">Follow the instructions published on </w:t>
      </w:r>
      <w:hyperlink r:id="rId29" w:history="1">
        <w:r w:rsidR="001C5559">
          <w:rPr>
            <w:rStyle w:val="Hyperlink"/>
          </w:rPr>
          <w:t>http://vaww.cis.va.gov/Pages/default.aspx</w:t>
        </w:r>
      </w:hyperlink>
      <w:r>
        <w:t xml:space="preserve"> to set up </w:t>
      </w:r>
      <w:proofErr w:type="spellStart"/>
      <w:r>
        <w:rPr>
          <w:b/>
          <w:bCs/>
        </w:rPr>
        <w:t>Dameware</w:t>
      </w:r>
      <w:proofErr w:type="spellEnd"/>
      <w:r>
        <w:t xml:space="preserve"> and/or </w:t>
      </w:r>
      <w:r>
        <w:rPr>
          <w:b/>
          <w:bCs/>
        </w:rPr>
        <w:t>PCAnywhere</w:t>
      </w:r>
      <w:r>
        <w:t xml:space="preserve"> according to the latest VA policies.</w:t>
      </w:r>
    </w:p>
    <w:p w:rsidR="00BD2ED4" w:rsidRDefault="002F40DA" w:rsidP="00905AF2">
      <w:pPr>
        <w:numPr>
          <w:ilvl w:val="0"/>
          <w:numId w:val="38"/>
        </w:numPr>
        <w:tabs>
          <w:tab w:val="clear" w:pos="360"/>
          <w:tab w:val="num" w:pos="1080"/>
        </w:tabs>
        <w:spacing w:after="120"/>
        <w:ind w:left="1080"/>
      </w:pPr>
      <w:bookmarkStart w:id="742" w:name="_Ref163294041"/>
      <w:r>
        <w:t>If any new disk-drives are installed, they must be formatted using the NTFS format.</w:t>
      </w:r>
      <w:bookmarkEnd w:id="742"/>
    </w:p>
    <w:p w:rsidR="002F40DA" w:rsidRDefault="002F40DA" w:rsidP="002F40DA">
      <w:pPr>
        <w:pStyle w:val="Heading2"/>
      </w:pPr>
      <w:bookmarkStart w:id="743" w:name="_Ref476717386"/>
      <w:bookmarkStart w:id="744" w:name="_Toc89057483"/>
      <w:bookmarkStart w:id="745" w:name="_Ref163294129"/>
      <w:bookmarkStart w:id="746" w:name="_Ref163872572"/>
      <w:bookmarkStart w:id="747" w:name="_Toc356300968"/>
      <w:r>
        <w:t xml:space="preserve">Map a </w:t>
      </w:r>
      <w:r w:rsidR="00090E31">
        <w:t xml:space="preserve">Network Drive </w:t>
      </w:r>
      <w:r w:rsidR="00BD2ED4">
        <w:t xml:space="preserve">for </w:t>
      </w:r>
      <w:r w:rsidR="00090E31">
        <w:t>Dictionary Files</w:t>
      </w:r>
      <w:bookmarkEnd w:id="743"/>
      <w:bookmarkEnd w:id="744"/>
      <w:bookmarkEnd w:id="745"/>
      <w:bookmarkEnd w:id="746"/>
      <w:bookmarkEnd w:id="747"/>
    </w:p>
    <w:p w:rsidR="002F40DA" w:rsidRDefault="002F40DA" w:rsidP="002F40DA">
      <w:r>
        <w:t>When only a single computer is to be installed at a site and this computer will perform all DICOM Gateway tasks, this step may be skipped</w:t>
      </w:r>
      <w:r w:rsidR="007C78ED">
        <w:t xml:space="preserve">. </w:t>
      </w:r>
      <w:r>
        <w:t xml:space="preserve">However, in a networked configuration with multiple DICOM Gateways, it is usually beneficial to use a </w:t>
      </w:r>
      <w:r w:rsidR="00BD2ED4">
        <w:t>shared</w:t>
      </w:r>
      <w:r>
        <w:t xml:space="preserve"> drive to store the dictionary files and master files, so that all processors on the network can share the same resources</w:t>
      </w:r>
      <w:r w:rsidR="007C78ED">
        <w:t xml:space="preserve">. </w:t>
      </w:r>
      <w:r w:rsidR="00BD2ED4">
        <w:t xml:space="preserve">This will </w:t>
      </w:r>
      <w:r>
        <w:t>also make future maintenance a lot easier. In the examples throughout this manual, the assumption is made that the “</w:t>
      </w:r>
      <w:r w:rsidR="00432DCE">
        <w:t>dictionary drive</w:t>
      </w:r>
      <w:r>
        <w:t xml:space="preserve">” is </w:t>
      </w:r>
      <w:r w:rsidR="00432DCE">
        <w:t>mapped</w:t>
      </w:r>
      <w:r>
        <w:t xml:space="preserve"> as drive “</w:t>
      </w:r>
      <w:r w:rsidR="00432DCE">
        <w:rPr>
          <w:b/>
        </w:rPr>
        <w:t>F</w:t>
      </w:r>
      <w:r>
        <w:rPr>
          <w:b/>
        </w:rPr>
        <w:t>:</w:t>
      </w:r>
      <w:proofErr w:type="gramStart"/>
      <w:r w:rsidR="007C2BF4">
        <w:t>”.</w:t>
      </w:r>
      <w:proofErr w:type="gramEnd"/>
    </w:p>
    <w:p w:rsidR="00F94BD0" w:rsidRPr="00F94BD0" w:rsidRDefault="002F40DA" w:rsidP="00F94BD0">
      <w:pPr>
        <w:pStyle w:val="Heading2"/>
      </w:pPr>
      <w:bookmarkStart w:id="748" w:name="_Toc89057485"/>
      <w:bookmarkStart w:id="749" w:name="_Ref163872595"/>
      <w:bookmarkStart w:id="750" w:name="_Toc356300969"/>
      <w:r>
        <w:t>Installing the Software</w:t>
      </w:r>
      <w:bookmarkEnd w:id="748"/>
      <w:bookmarkEnd w:id="749"/>
      <w:bookmarkEnd w:id="750"/>
    </w:p>
    <w:p w:rsidR="00F94BD0" w:rsidRPr="003A0E65" w:rsidRDefault="00F94BD0" w:rsidP="00B50B60">
      <w:pPr>
        <w:spacing w:after="120"/>
      </w:pPr>
      <w:r>
        <w:rPr>
          <w:b/>
        </w:rPr>
        <w:t>Before you install the DICOM Gateway:</w:t>
      </w:r>
    </w:p>
    <w:p w:rsidR="00F94BD0" w:rsidRPr="00055A64" w:rsidRDefault="00F94BD0" w:rsidP="00905AF2">
      <w:pPr>
        <w:numPr>
          <w:ilvl w:val="0"/>
          <w:numId w:val="39"/>
        </w:numPr>
        <w:spacing w:after="120"/>
        <w:rPr>
          <w:bCs/>
          <w:spacing w:val="-3"/>
        </w:rPr>
      </w:pPr>
      <w:r>
        <w:t xml:space="preserve">Check to ensure the logon user has a </w:t>
      </w:r>
      <w:r w:rsidRPr="00F16785">
        <w:rPr>
          <w:rStyle w:val="bPlain"/>
        </w:rPr>
        <w:t>\Documents and Settings\[Administrator]\Local Settings\Temp</w:t>
      </w:r>
      <w:r>
        <w:t xml:space="preserve"> folder.</w:t>
      </w:r>
    </w:p>
    <w:p w:rsidR="00F94BD0" w:rsidRDefault="00F94BD0" w:rsidP="00905AF2">
      <w:pPr>
        <w:numPr>
          <w:ilvl w:val="0"/>
          <w:numId w:val="39"/>
        </w:numPr>
        <w:spacing w:after="120"/>
        <w:rPr>
          <w:strike/>
          <w:spacing w:val="-3"/>
        </w:rPr>
      </w:pPr>
      <w:r w:rsidRPr="00A10C1F">
        <w:rPr>
          <w:strike/>
          <w:spacing w:val="-3"/>
        </w:rPr>
        <w:t xml:space="preserve">Review the Patch Description for patch-specific instructions, particularly if you are updating the DICOM Gateway software. </w:t>
      </w:r>
    </w:p>
    <w:p w:rsidR="00A10C1F" w:rsidRPr="00A10C1F" w:rsidRDefault="00A10C1F" w:rsidP="00905AF2">
      <w:pPr>
        <w:numPr>
          <w:ilvl w:val="0"/>
          <w:numId w:val="39"/>
        </w:numPr>
        <w:spacing w:after="120"/>
        <w:rPr>
          <w:spacing w:val="-3"/>
        </w:rPr>
      </w:pPr>
      <w:r w:rsidRPr="00A10C1F">
        <w:rPr>
          <w:spacing w:val="-3"/>
        </w:rPr>
        <w:t xml:space="preserve">Review </w:t>
      </w:r>
      <w:r>
        <w:rPr>
          <w:spacing w:val="-3"/>
        </w:rPr>
        <w:t xml:space="preserve">the </w:t>
      </w:r>
      <w:r w:rsidR="00473E2C">
        <w:t>MAG*3.0*118 Planning and Installation Instructions</w:t>
      </w:r>
      <w:r w:rsidR="00473E2C">
        <w:rPr>
          <w:spacing w:val="-3"/>
        </w:rPr>
        <w:t xml:space="preserve"> </w:t>
      </w:r>
      <w:r>
        <w:rPr>
          <w:spacing w:val="-3"/>
        </w:rPr>
        <w:t xml:space="preserve">along with all reference documentation.  </w:t>
      </w:r>
      <w:r w:rsidR="00473E2C">
        <w:rPr>
          <w:spacing w:val="-3"/>
        </w:rPr>
        <w:t>The planning information must be completed and submitted for approved prior to starting the installation.</w:t>
      </w:r>
    </w:p>
    <w:p w:rsidR="00B50B60" w:rsidRPr="00B50B60" w:rsidRDefault="00B50B60" w:rsidP="00B50B60">
      <w:pPr>
        <w:spacing w:after="120"/>
        <w:rPr>
          <w:b/>
          <w:spacing w:val="-3"/>
        </w:rPr>
      </w:pPr>
      <w:r w:rsidRPr="00B50B60">
        <w:rPr>
          <w:b/>
          <w:spacing w:val="-3"/>
        </w:rPr>
        <w:lastRenderedPageBreak/>
        <w:t>If you are updating the DICOM Gateway, perform these steps before you start the installation:</w:t>
      </w:r>
    </w:p>
    <w:p w:rsidR="00B50B60" w:rsidRPr="00B50B60" w:rsidRDefault="00B50B60" w:rsidP="00B50B60">
      <w:pPr>
        <w:numPr>
          <w:ilvl w:val="0"/>
          <w:numId w:val="65"/>
        </w:numPr>
        <w:spacing w:after="120"/>
        <w:rPr>
          <w:spacing w:val="-3"/>
        </w:rPr>
      </w:pPr>
      <w:r w:rsidRPr="00B50B60">
        <w:rPr>
          <w:spacing w:val="-3"/>
        </w:rPr>
        <w:t>Back up your master (.</w:t>
      </w:r>
      <w:proofErr w:type="spellStart"/>
      <w:r w:rsidRPr="00B50B60">
        <w:rPr>
          <w:spacing w:val="-3"/>
        </w:rPr>
        <w:t>dic</w:t>
      </w:r>
      <w:proofErr w:type="spellEnd"/>
      <w:r w:rsidRPr="00B50B60">
        <w:rPr>
          <w:spacing w:val="-3"/>
        </w:rPr>
        <w:t xml:space="preserve">) files. </w:t>
      </w:r>
    </w:p>
    <w:p w:rsidR="00B50B60" w:rsidRPr="00B50B60" w:rsidRDefault="00B50B60" w:rsidP="00B50B60">
      <w:pPr>
        <w:spacing w:after="120"/>
        <w:ind w:left="360"/>
        <w:rPr>
          <w:spacing w:val="-3"/>
        </w:rPr>
      </w:pPr>
      <w:r w:rsidRPr="00B50B60">
        <w:rPr>
          <w:b/>
          <w:spacing w:val="-3"/>
        </w:rPr>
        <w:t>Note</w:t>
      </w:r>
      <w:r w:rsidRPr="00B50B60">
        <w:rPr>
          <w:spacing w:val="-3"/>
        </w:rPr>
        <w:t>: The installation will not overwrite site-configurable master files.</w:t>
      </w:r>
    </w:p>
    <w:p w:rsidR="00B50B60" w:rsidRPr="00B50B60" w:rsidRDefault="00B50B60" w:rsidP="00B50B60">
      <w:pPr>
        <w:numPr>
          <w:ilvl w:val="0"/>
          <w:numId w:val="65"/>
        </w:numPr>
        <w:spacing w:after="120"/>
        <w:rPr>
          <w:spacing w:val="-3"/>
        </w:rPr>
      </w:pPr>
      <w:r w:rsidRPr="00B50B60">
        <w:rPr>
          <w:spacing w:val="-3"/>
        </w:rPr>
        <w:t>Log into the computer on which the DICOM Gateway is installed as a local administrator.</w:t>
      </w:r>
    </w:p>
    <w:p w:rsidR="00B50B60" w:rsidRPr="00B50B60" w:rsidRDefault="00B50B60" w:rsidP="00B50B60">
      <w:pPr>
        <w:numPr>
          <w:ilvl w:val="0"/>
          <w:numId w:val="65"/>
        </w:numPr>
        <w:spacing w:after="120"/>
        <w:rPr>
          <w:spacing w:val="-3"/>
        </w:rPr>
      </w:pPr>
      <w:r w:rsidRPr="00B50B60">
        <w:rPr>
          <w:spacing w:val="-3"/>
        </w:rPr>
        <w:t xml:space="preserve">Run option 4-2-1. </w:t>
      </w:r>
    </w:p>
    <w:p w:rsidR="00B50B60" w:rsidRPr="00B50B60" w:rsidRDefault="00B50B60" w:rsidP="00B50B60">
      <w:pPr>
        <w:spacing w:after="120"/>
        <w:rPr>
          <w:spacing w:val="-3"/>
        </w:rPr>
      </w:pPr>
      <w:r w:rsidRPr="00B50B60">
        <w:rPr>
          <w:spacing w:val="-3"/>
        </w:rPr>
        <w:t xml:space="preserve">     </w:t>
      </w:r>
      <w:r>
        <w:rPr>
          <w:spacing w:val="-3"/>
        </w:rPr>
        <w:tab/>
      </w:r>
      <w:r w:rsidRPr="00B50B60">
        <w:rPr>
          <w:spacing w:val="-3"/>
        </w:rPr>
        <w:t>4 - System Maintenance</w:t>
      </w:r>
    </w:p>
    <w:p w:rsidR="00B50B60" w:rsidRPr="00B50B60" w:rsidRDefault="00B50B60" w:rsidP="00B50B60">
      <w:pPr>
        <w:spacing w:after="120"/>
        <w:rPr>
          <w:spacing w:val="-3"/>
        </w:rPr>
      </w:pPr>
      <w:r w:rsidRPr="00B50B60">
        <w:rPr>
          <w:spacing w:val="-3"/>
        </w:rPr>
        <w:t xml:space="preserve">       </w:t>
      </w:r>
      <w:r>
        <w:rPr>
          <w:spacing w:val="-3"/>
        </w:rPr>
        <w:tab/>
      </w:r>
      <w:r>
        <w:rPr>
          <w:spacing w:val="-3"/>
        </w:rPr>
        <w:tab/>
      </w:r>
      <w:r w:rsidRPr="00B50B60">
        <w:rPr>
          <w:spacing w:val="-3"/>
        </w:rPr>
        <w:t xml:space="preserve"> 2 – Gateway Configuration and DICOM Master Files</w:t>
      </w:r>
    </w:p>
    <w:p w:rsidR="00B50B60" w:rsidRPr="00B50B60" w:rsidRDefault="00B50B60" w:rsidP="00B50B60">
      <w:pPr>
        <w:spacing w:after="120"/>
        <w:rPr>
          <w:spacing w:val="-3"/>
        </w:rPr>
      </w:pPr>
      <w:r w:rsidRPr="00B50B60">
        <w:rPr>
          <w:spacing w:val="-3"/>
        </w:rPr>
        <w:t xml:space="preserve">          </w:t>
      </w:r>
      <w:r>
        <w:rPr>
          <w:spacing w:val="-3"/>
        </w:rPr>
        <w:tab/>
      </w:r>
      <w:r>
        <w:rPr>
          <w:spacing w:val="-3"/>
        </w:rPr>
        <w:tab/>
      </w:r>
      <w:r>
        <w:rPr>
          <w:spacing w:val="-3"/>
        </w:rPr>
        <w:tab/>
      </w:r>
      <w:r w:rsidRPr="00B50B60">
        <w:rPr>
          <w:spacing w:val="-3"/>
        </w:rPr>
        <w:t>1 – Display Gateway Configuration Parameters</w:t>
      </w:r>
    </w:p>
    <w:p w:rsidR="00B50B60" w:rsidRPr="00B50B60" w:rsidRDefault="00B50B60" w:rsidP="00B50B60">
      <w:pPr>
        <w:numPr>
          <w:ilvl w:val="0"/>
          <w:numId w:val="65"/>
        </w:numPr>
        <w:spacing w:after="120"/>
        <w:rPr>
          <w:spacing w:val="-3"/>
        </w:rPr>
      </w:pPr>
      <w:r w:rsidRPr="00B50B60">
        <w:rPr>
          <w:spacing w:val="-3"/>
        </w:rPr>
        <w:t>Review the general setup of the DICOM Gateway (number of text data directories, mapped drives for components such as dictionary files, and so on.) and record the location of these directories here:</w:t>
      </w:r>
    </w:p>
    <w:p w:rsidR="00B50B60" w:rsidRPr="00B50B60" w:rsidRDefault="00B50B60" w:rsidP="00B50B60">
      <w:pPr>
        <w:numPr>
          <w:ilvl w:val="0"/>
          <w:numId w:val="66"/>
        </w:numPr>
        <w:spacing w:after="120"/>
        <w:rPr>
          <w:spacing w:val="-3"/>
        </w:rPr>
      </w:pPr>
      <w:r w:rsidRPr="00B50B60">
        <w:rPr>
          <w:spacing w:val="-3"/>
        </w:rPr>
        <w:t>The local directory for images queued for processing</w:t>
      </w:r>
      <w:r>
        <w:rPr>
          <w:spacing w:val="-3"/>
        </w:rPr>
        <w:br/>
      </w:r>
      <w:r w:rsidRPr="00B50B60">
        <w:rPr>
          <w:spacing w:val="-3"/>
        </w:rPr>
        <w:t>IMAGE INPUT PATH =……………………………………………………………………</w:t>
      </w:r>
      <w:r>
        <w:rPr>
          <w:spacing w:val="-3"/>
        </w:rPr>
        <w:t>.</w:t>
      </w:r>
    </w:p>
    <w:p w:rsidR="00B50B60" w:rsidRDefault="00B50B60" w:rsidP="00B50B60">
      <w:pPr>
        <w:numPr>
          <w:ilvl w:val="0"/>
          <w:numId w:val="66"/>
        </w:numPr>
        <w:spacing w:after="120"/>
        <w:rPr>
          <w:spacing w:val="-3"/>
        </w:rPr>
      </w:pPr>
      <w:r w:rsidRPr="00B50B60">
        <w:rPr>
          <w:spacing w:val="-3"/>
        </w:rPr>
        <w:t xml:space="preserve">The local directory for images that have been processed </w:t>
      </w:r>
      <w:r>
        <w:rPr>
          <w:spacing w:val="-3"/>
        </w:rPr>
        <w:br/>
      </w:r>
      <w:r w:rsidRPr="00B50B60">
        <w:rPr>
          <w:spacing w:val="-3"/>
        </w:rPr>
        <w:t>IMAGE OUTPUT P</w:t>
      </w:r>
      <w:r>
        <w:rPr>
          <w:spacing w:val="-3"/>
        </w:rPr>
        <w:t>ATH =………………………………………………………………….</w:t>
      </w:r>
    </w:p>
    <w:p w:rsidR="00B50B60" w:rsidRPr="00B50B60" w:rsidRDefault="00B50B60" w:rsidP="00B50B60">
      <w:pPr>
        <w:numPr>
          <w:ilvl w:val="0"/>
          <w:numId w:val="66"/>
        </w:numPr>
        <w:spacing w:after="120"/>
        <w:rPr>
          <w:spacing w:val="-3"/>
        </w:rPr>
      </w:pPr>
      <w:r w:rsidRPr="00B50B60">
        <w:rPr>
          <w:spacing w:val="-3"/>
        </w:rPr>
        <w:t>The directory for data dictionaries</w:t>
      </w:r>
      <w:r>
        <w:rPr>
          <w:spacing w:val="-3"/>
        </w:rPr>
        <w:br/>
      </w:r>
      <w:r w:rsidRPr="00B50B60">
        <w:rPr>
          <w:spacing w:val="-3"/>
        </w:rPr>
        <w:t>DICT PATH =……………………………………............................................……………..</w:t>
      </w:r>
    </w:p>
    <w:p w:rsidR="00B50B60" w:rsidRPr="00B50B60" w:rsidRDefault="00B50B60" w:rsidP="00B50B60">
      <w:pPr>
        <w:numPr>
          <w:ilvl w:val="0"/>
          <w:numId w:val="65"/>
        </w:numPr>
        <w:spacing w:after="120"/>
        <w:rPr>
          <w:spacing w:val="-3"/>
        </w:rPr>
      </w:pPr>
      <w:r w:rsidRPr="00B50B60">
        <w:rPr>
          <w:spacing w:val="-3"/>
        </w:rPr>
        <w:t>If the dictionary files are on a network drive, make sure that the network drive is mapped to the computer on which you run the installation and that the location matches the location that you recorded in step 4 previously</w:t>
      </w:r>
    </w:p>
    <w:p w:rsidR="00B50B60" w:rsidRPr="00B50B60" w:rsidRDefault="00B50B60" w:rsidP="00B50B60">
      <w:pPr>
        <w:numPr>
          <w:ilvl w:val="0"/>
          <w:numId w:val="65"/>
        </w:numPr>
        <w:spacing w:after="120"/>
        <w:rPr>
          <w:spacing w:val="-3"/>
        </w:rPr>
      </w:pPr>
      <w:r w:rsidRPr="00B50B60">
        <w:rPr>
          <w:spacing w:val="-3"/>
        </w:rPr>
        <w:t xml:space="preserve">If you are updating the DICOM Gateway, ensure that </w:t>
      </w:r>
      <w:proofErr w:type="spellStart"/>
      <w:r w:rsidRPr="00B50B60">
        <w:rPr>
          <w:spacing w:val="-3"/>
        </w:rPr>
        <w:t>Caché</w:t>
      </w:r>
      <w:proofErr w:type="spellEnd"/>
      <w:r w:rsidRPr="00B50B60">
        <w:rPr>
          <w:spacing w:val="-3"/>
        </w:rPr>
        <w:t xml:space="preserve"> is running by checking the Windows taskbar and ensuring that the </w:t>
      </w:r>
      <w:proofErr w:type="spellStart"/>
      <w:r w:rsidRPr="00B50B60">
        <w:rPr>
          <w:spacing w:val="-3"/>
        </w:rPr>
        <w:t>Caché</w:t>
      </w:r>
      <w:proofErr w:type="spellEnd"/>
      <w:r w:rsidRPr="00B50B60">
        <w:rPr>
          <w:spacing w:val="-3"/>
        </w:rPr>
        <w:t xml:space="preserve"> cube   is blue. (Version information on the DICOM Gateway can only be updated if </w:t>
      </w:r>
      <w:proofErr w:type="spellStart"/>
      <w:r w:rsidRPr="00B50B60">
        <w:rPr>
          <w:spacing w:val="-3"/>
        </w:rPr>
        <w:t>Caché</w:t>
      </w:r>
      <w:proofErr w:type="spellEnd"/>
      <w:r w:rsidRPr="00B50B60">
        <w:rPr>
          <w:spacing w:val="-3"/>
        </w:rPr>
        <w:t xml:space="preserve"> is running.) </w:t>
      </w:r>
    </w:p>
    <w:p w:rsidR="00B50B60" w:rsidRPr="00B50B60" w:rsidRDefault="00B50B60" w:rsidP="00B50B60">
      <w:pPr>
        <w:numPr>
          <w:ilvl w:val="0"/>
          <w:numId w:val="65"/>
        </w:numPr>
        <w:spacing w:after="120"/>
        <w:rPr>
          <w:spacing w:val="-3"/>
        </w:rPr>
      </w:pPr>
      <w:r w:rsidRPr="00B50B60">
        <w:rPr>
          <w:spacing w:val="-3"/>
        </w:rPr>
        <w:t>If you are updating the DICOM Gateway and if you have not already done so, for each active menu process/telnet window on the Gateway:</w:t>
      </w:r>
    </w:p>
    <w:p w:rsidR="00B50B60" w:rsidRPr="00B50B60" w:rsidRDefault="00B50B60" w:rsidP="007B261B">
      <w:pPr>
        <w:numPr>
          <w:ilvl w:val="0"/>
          <w:numId w:val="67"/>
        </w:numPr>
        <w:spacing w:after="120"/>
        <w:rPr>
          <w:spacing w:val="-3"/>
        </w:rPr>
        <w:pPrChange w:id="751" w:author="Seabolt, Roy R.  (Harris)" w:date="2013-05-14T13:30:00Z">
          <w:pPr>
            <w:numPr>
              <w:numId w:val="68"/>
            </w:numPr>
            <w:tabs>
              <w:tab w:val="num" w:pos="288"/>
            </w:tabs>
            <w:spacing w:after="120"/>
            <w:ind w:left="288" w:hanging="288"/>
          </w:pPr>
        </w:pPrChange>
      </w:pPr>
      <w:r w:rsidRPr="00B50B60">
        <w:rPr>
          <w:spacing w:val="-3"/>
        </w:rPr>
        <w:t>Stop the process (use CTRL+C if needed). (Clicking   only closes the window; it does not stop the process.)</w:t>
      </w:r>
    </w:p>
    <w:p w:rsidR="00B50B60" w:rsidRPr="00B50B60" w:rsidRDefault="00B50B60" w:rsidP="007B261B">
      <w:pPr>
        <w:numPr>
          <w:ilvl w:val="0"/>
          <w:numId w:val="67"/>
        </w:numPr>
        <w:spacing w:after="120"/>
        <w:rPr>
          <w:spacing w:val="-3"/>
        </w:rPr>
        <w:pPrChange w:id="752" w:author="Seabolt, Roy R.  (Harris)" w:date="2013-05-14T13:30:00Z">
          <w:pPr>
            <w:numPr>
              <w:numId w:val="68"/>
            </w:numPr>
            <w:tabs>
              <w:tab w:val="num" w:pos="288"/>
            </w:tabs>
            <w:spacing w:after="120"/>
            <w:ind w:left="288" w:hanging="288"/>
          </w:pPr>
        </w:pPrChange>
      </w:pPr>
      <w:r w:rsidRPr="00B50B60">
        <w:rPr>
          <w:spacing w:val="-3"/>
        </w:rPr>
        <w:t>Navigate to the main DICOM Gateway menu and enter 5 (Quit).</w:t>
      </w:r>
    </w:p>
    <w:p w:rsidR="00B50B60" w:rsidRPr="00A10C1F" w:rsidRDefault="00B50B60" w:rsidP="00B50B60">
      <w:pPr>
        <w:numPr>
          <w:ilvl w:val="0"/>
          <w:numId w:val="65"/>
        </w:numPr>
        <w:spacing w:after="120"/>
        <w:rPr>
          <w:strike/>
          <w:spacing w:val="-3"/>
        </w:rPr>
      </w:pPr>
      <w:r w:rsidRPr="00A10C1F">
        <w:rPr>
          <w:strike/>
          <w:spacing w:val="-3"/>
        </w:rPr>
        <w:t>Copy the MAG3_0P99_DICOM_SetUp.exe file to the C: drive on the DICOM Gateway that you are upgrading.</w:t>
      </w:r>
    </w:p>
    <w:p w:rsidR="00F94BD0" w:rsidRPr="00A10C1F" w:rsidRDefault="00F94BD0" w:rsidP="00F94BD0">
      <w:pPr>
        <w:keepNext/>
        <w:spacing w:after="240"/>
        <w:rPr>
          <w:rStyle w:val="Strong"/>
        </w:rPr>
      </w:pPr>
      <w:r w:rsidRPr="00A10C1F">
        <w:rPr>
          <w:rStyle w:val="Strong"/>
        </w:rPr>
        <w:lastRenderedPageBreak/>
        <w:t>To install the DICOM Gateway:</w:t>
      </w:r>
    </w:p>
    <w:p w:rsidR="00A10C1F" w:rsidRPr="00A10C1F" w:rsidRDefault="00A10C1F" w:rsidP="00F94BD0">
      <w:pPr>
        <w:keepNext/>
      </w:pPr>
      <w:r w:rsidRPr="00A10C1F">
        <w:t xml:space="preserve">Reference the MAG*3.0*118 Planning and Installation </w:t>
      </w:r>
      <w:r w:rsidR="001537EA">
        <w:t>Instructions</w:t>
      </w:r>
    </w:p>
    <w:p w:rsidR="00F94BD0" w:rsidRPr="00571CB7" w:rsidRDefault="00F94BD0" w:rsidP="00F94BD0">
      <w:pPr>
        <w:keepNext/>
        <w:rPr>
          <w:bCs/>
          <w:strike/>
        </w:rPr>
      </w:pPr>
      <w:r w:rsidRPr="00571CB7">
        <w:rPr>
          <w:strike/>
        </w:rPr>
        <w:t>The DICOM Gateway installation *.exe file should be on the C:\drive of the target computer (which includes its desktop).</w:t>
      </w:r>
    </w:p>
    <w:p w:rsidR="00F94BD0" w:rsidRPr="00571CB7" w:rsidRDefault="00F94BD0" w:rsidP="00F94BD0">
      <w:pPr>
        <w:keepNext/>
        <w:tabs>
          <w:tab w:val="left" w:pos="1305"/>
        </w:tabs>
        <w:rPr>
          <w:rStyle w:val="Strong"/>
          <w:strike/>
        </w:rPr>
      </w:pPr>
    </w:p>
    <w:p w:rsidR="00B50B60" w:rsidRPr="00571CB7" w:rsidRDefault="00B50B60" w:rsidP="00905AF2">
      <w:pPr>
        <w:keepNext/>
        <w:numPr>
          <w:ilvl w:val="0"/>
          <w:numId w:val="35"/>
        </w:numPr>
        <w:rPr>
          <w:strike/>
        </w:rPr>
      </w:pPr>
      <w:r w:rsidRPr="00571CB7">
        <w:rPr>
          <w:strike/>
        </w:rPr>
        <w:t xml:space="preserve">If you have not already done so, log in as </w:t>
      </w:r>
      <w:r w:rsidRPr="00571CB7">
        <w:rPr>
          <w:bCs/>
          <w:strike/>
          <w:spacing w:val="-3"/>
        </w:rPr>
        <w:t>local administrator (not domain admin user).</w:t>
      </w:r>
    </w:p>
    <w:p w:rsidR="00B50B60" w:rsidRPr="00571CB7" w:rsidRDefault="00B50B60" w:rsidP="00B50B60">
      <w:pPr>
        <w:keepNext/>
        <w:rPr>
          <w:strike/>
        </w:rPr>
      </w:pPr>
      <w:r w:rsidRPr="00571CB7">
        <w:rPr>
          <w:strike/>
        </w:rPr>
        <w:t xml:space="preserve"> </w:t>
      </w:r>
    </w:p>
    <w:p w:rsidR="00F94BD0" w:rsidRPr="00571CB7" w:rsidRDefault="00F94BD0" w:rsidP="00905AF2">
      <w:pPr>
        <w:keepNext/>
        <w:numPr>
          <w:ilvl w:val="0"/>
          <w:numId w:val="35"/>
        </w:numPr>
        <w:rPr>
          <w:strike/>
        </w:rPr>
      </w:pPr>
      <w:r w:rsidRPr="00571CB7">
        <w:rPr>
          <w:strike/>
        </w:rPr>
        <w:t>Double-click</w:t>
      </w:r>
      <w:r w:rsidRPr="00571CB7">
        <w:rPr>
          <w:rStyle w:val="bPlainText"/>
          <w:rFonts w:eastAsia="MS Mincho"/>
          <w:strike/>
        </w:rPr>
        <w:t xml:space="preserve"> </w:t>
      </w:r>
      <w:r w:rsidRPr="00571CB7">
        <w:rPr>
          <w:rStyle w:val="bPlainText"/>
          <w:strike/>
        </w:rPr>
        <w:t>MAG3_0P</w:t>
      </w:r>
      <w:r w:rsidR="005E7291" w:rsidRPr="00571CB7">
        <w:rPr>
          <w:rStyle w:val="bPlainText"/>
          <w:strike/>
        </w:rPr>
        <w:t>99</w:t>
      </w:r>
      <w:r w:rsidRPr="00571CB7">
        <w:rPr>
          <w:rStyle w:val="bPlainText"/>
          <w:strike/>
        </w:rPr>
        <w:t>_DICOM_SetUp.exe</w:t>
      </w:r>
      <w:r w:rsidRPr="00571CB7">
        <w:rPr>
          <w:rStyle w:val="bPlainText"/>
          <w:rFonts w:eastAsia="MS Mincho"/>
          <w:strike/>
        </w:rPr>
        <w:t xml:space="preserve"> </w:t>
      </w:r>
      <w:r w:rsidRPr="00571CB7">
        <w:rPr>
          <w:strike/>
        </w:rPr>
        <w:t xml:space="preserve">to start the </w:t>
      </w:r>
      <w:proofErr w:type="spellStart"/>
      <w:r w:rsidRPr="00571CB7">
        <w:rPr>
          <w:strike/>
        </w:rPr>
        <w:t>InstallShield</w:t>
      </w:r>
      <w:proofErr w:type="spellEnd"/>
      <w:r w:rsidRPr="00571CB7">
        <w:rPr>
          <w:strike/>
        </w:rPr>
        <w:t xml:space="preserve"> wizard, and w</w:t>
      </w:r>
      <w:r w:rsidRPr="00571CB7">
        <w:rPr>
          <w:rFonts w:eastAsia="MS Mincho"/>
          <w:strike/>
        </w:rPr>
        <w:t>ait until the installation procedure is extracted. This may take a few minutes.</w:t>
      </w:r>
      <w:r w:rsidRPr="00571CB7">
        <w:rPr>
          <w:strike/>
        </w:rPr>
        <w:t xml:space="preserve"> </w:t>
      </w:r>
    </w:p>
    <w:p w:rsidR="00F94BD0" w:rsidRPr="00571CB7" w:rsidRDefault="00F94BD0" w:rsidP="00F94BD0">
      <w:pPr>
        <w:pStyle w:val="aNormal0"/>
        <w:keepNext/>
        <w:ind w:left="720"/>
        <w:rPr>
          <w:strike/>
        </w:rPr>
      </w:pPr>
      <w:r w:rsidRPr="00571CB7">
        <w:rPr>
          <w:b/>
          <w:strike/>
        </w:rPr>
        <w:t>Important</w:t>
      </w:r>
      <w:r w:rsidRPr="00571CB7">
        <w:rPr>
          <w:strike/>
        </w:rPr>
        <w:t xml:space="preserve">: While the </w:t>
      </w:r>
      <w:proofErr w:type="spellStart"/>
      <w:r w:rsidRPr="00571CB7">
        <w:rPr>
          <w:strike/>
        </w:rPr>
        <w:t>InstallShield</w:t>
      </w:r>
      <w:proofErr w:type="spellEnd"/>
      <w:r w:rsidRPr="00571CB7">
        <w:rPr>
          <w:strike/>
        </w:rPr>
        <w:t xml:space="preserve"> wizard extracts the installation procedure, the Preparing to </w:t>
      </w:r>
      <w:proofErr w:type="gramStart"/>
      <w:r w:rsidRPr="00571CB7">
        <w:rPr>
          <w:strike/>
        </w:rPr>
        <w:t>Install</w:t>
      </w:r>
      <w:proofErr w:type="gramEnd"/>
      <w:r w:rsidRPr="00571CB7">
        <w:rPr>
          <w:strike/>
        </w:rPr>
        <w:t xml:space="preserve"> window, illustrated in the following image displays. Do not press any buttons while this window is displayed. The progress bar will advance at an irregular rate and may pause for extended periods.</w:t>
      </w:r>
      <w:r w:rsidRPr="00571CB7" w:rsidDel="0046379E">
        <w:rPr>
          <w:strike/>
        </w:rPr>
        <w:t xml:space="preserve"> </w:t>
      </w:r>
    </w:p>
    <w:p w:rsidR="00F94BD0" w:rsidRPr="00571CB7" w:rsidRDefault="00FE2D3B" w:rsidP="00F94BD0">
      <w:pPr>
        <w:ind w:left="720"/>
        <w:rPr>
          <w:strike/>
        </w:rPr>
      </w:pPr>
      <w:r>
        <w:rPr>
          <w:strike/>
        </w:rPr>
        <w:pict>
          <v:shape id="_x0000_i1029" type="#_x0000_t75" alt="Preparing for Installation " style="width:370.8pt;height:278.4pt">
            <v:imagedata r:id="rId30" o:title="srceen1" cropbottom="16677f" cropright="13637f"/>
          </v:shape>
        </w:pict>
      </w:r>
    </w:p>
    <w:p w:rsidR="00F94BD0" w:rsidRPr="00571CB7" w:rsidRDefault="00F94BD0" w:rsidP="00905AF2">
      <w:pPr>
        <w:keepNext/>
        <w:numPr>
          <w:ilvl w:val="0"/>
          <w:numId w:val="35"/>
        </w:numPr>
        <w:rPr>
          <w:strike/>
        </w:rPr>
      </w:pPr>
      <w:r w:rsidRPr="00571CB7">
        <w:rPr>
          <w:strike/>
        </w:rPr>
        <w:lastRenderedPageBreak/>
        <w:t xml:space="preserve">When the Welcome dialog box displays, click </w:t>
      </w:r>
      <w:proofErr w:type="gramStart"/>
      <w:r w:rsidRPr="00571CB7">
        <w:rPr>
          <w:b/>
          <w:strike/>
        </w:rPr>
        <w:t>Next</w:t>
      </w:r>
      <w:proofErr w:type="gramEnd"/>
      <w:r w:rsidRPr="00571CB7">
        <w:rPr>
          <w:strike/>
        </w:rPr>
        <w:t>. (If you are updating from another patch, the Welcome dialog box displays after the Text Data Directories dialog box).</w:t>
      </w:r>
    </w:p>
    <w:p w:rsidR="005E7291" w:rsidRPr="00571CB7" w:rsidRDefault="00FE2D3B" w:rsidP="005E7291">
      <w:pPr>
        <w:keepNext/>
        <w:ind w:left="720"/>
        <w:rPr>
          <w:strike/>
        </w:rPr>
      </w:pPr>
      <w:r>
        <w:rPr>
          <w:strike/>
        </w:rPr>
        <w:pict>
          <v:shape id="_x0000_i1030" type="#_x0000_t75" alt="Welcome dialog box" style="width:337.2pt;height:254.4pt">
            <v:imagedata r:id="rId31" o:title="3Welcome"/>
          </v:shape>
        </w:pict>
      </w:r>
    </w:p>
    <w:p w:rsidR="00F94BD0" w:rsidRPr="00571CB7" w:rsidRDefault="00F94BD0" w:rsidP="00F94BD0">
      <w:pPr>
        <w:keepNext/>
        <w:rPr>
          <w:strike/>
        </w:rPr>
      </w:pPr>
    </w:p>
    <w:p w:rsidR="00F94BD0" w:rsidRPr="00571CB7" w:rsidRDefault="00F94BD0" w:rsidP="00905AF2">
      <w:pPr>
        <w:keepNext/>
        <w:numPr>
          <w:ilvl w:val="0"/>
          <w:numId w:val="35"/>
        </w:numPr>
        <w:rPr>
          <w:strike/>
        </w:rPr>
      </w:pPr>
      <w:r w:rsidRPr="00571CB7">
        <w:rPr>
          <w:strike/>
        </w:rPr>
        <w:t xml:space="preserve">In the License Agreement dialog box displays, review the terms of the license agreement, click </w:t>
      </w:r>
      <w:r w:rsidRPr="00571CB7">
        <w:rPr>
          <w:b/>
          <w:bCs/>
          <w:strike/>
        </w:rPr>
        <w:t>I accept the terms of this license agreement</w:t>
      </w:r>
      <w:r w:rsidRPr="00571CB7">
        <w:rPr>
          <w:strike/>
        </w:rPr>
        <w:t xml:space="preserve">, and then click </w:t>
      </w:r>
      <w:proofErr w:type="gramStart"/>
      <w:r w:rsidRPr="00571CB7">
        <w:rPr>
          <w:b/>
          <w:strike/>
        </w:rPr>
        <w:t>Next</w:t>
      </w:r>
      <w:proofErr w:type="gramEnd"/>
      <w:r w:rsidRPr="00571CB7">
        <w:rPr>
          <w:strike/>
        </w:rPr>
        <w:t>.</w:t>
      </w:r>
    </w:p>
    <w:p w:rsidR="00F94BD0" w:rsidRPr="00571CB7" w:rsidRDefault="00F94BD0" w:rsidP="00F94BD0">
      <w:pPr>
        <w:keepNext/>
        <w:rPr>
          <w:strike/>
        </w:rPr>
      </w:pPr>
    </w:p>
    <w:p w:rsidR="00F94BD0" w:rsidRPr="00571CB7" w:rsidRDefault="00FE2D3B" w:rsidP="00F94BD0">
      <w:pPr>
        <w:keepNext/>
        <w:ind w:left="720"/>
        <w:rPr>
          <w:strike/>
        </w:rPr>
      </w:pPr>
      <w:r>
        <w:rPr>
          <w:strike/>
        </w:rPr>
        <w:pict>
          <v:shape id="_x0000_i1031" type="#_x0000_t75" alt="License Agreement dialog box " style="width:345pt;height:259.8pt">
            <v:imagedata r:id="rId32" o:title="4LicenseAgreement"/>
          </v:shape>
        </w:pict>
      </w:r>
    </w:p>
    <w:p w:rsidR="00F94BD0" w:rsidRPr="00571CB7" w:rsidRDefault="00F94BD0" w:rsidP="00F94BD0">
      <w:pPr>
        <w:rPr>
          <w:strike/>
        </w:rPr>
      </w:pPr>
    </w:p>
    <w:p w:rsidR="00F94BD0" w:rsidRPr="00571CB7" w:rsidRDefault="00F94BD0" w:rsidP="00F94BD0">
      <w:pPr>
        <w:ind w:left="720"/>
        <w:rPr>
          <w:strike/>
        </w:rPr>
      </w:pPr>
      <w:r w:rsidRPr="00571CB7">
        <w:rPr>
          <w:strike/>
        </w:rPr>
        <w:t xml:space="preserve">If you are installing the DICOM Gateway for the first time, the Text Data Directories dialog box displays after the License Agreement dialog box. If you are updating the </w:t>
      </w:r>
      <w:r w:rsidRPr="00571CB7">
        <w:rPr>
          <w:strike/>
        </w:rPr>
        <w:lastRenderedPageBreak/>
        <w:t>DICOM Gateway software, the Text Data Directories dialog box displays before the Welcome dialog box.</w:t>
      </w:r>
    </w:p>
    <w:p w:rsidR="00F94BD0" w:rsidRPr="00571CB7" w:rsidRDefault="00F94BD0" w:rsidP="00F94BD0">
      <w:pPr>
        <w:keepNext/>
        <w:rPr>
          <w:strike/>
        </w:rPr>
      </w:pPr>
    </w:p>
    <w:p w:rsidR="00F94BD0" w:rsidRPr="00571CB7" w:rsidRDefault="00F94BD0" w:rsidP="00905AF2">
      <w:pPr>
        <w:keepNext/>
        <w:numPr>
          <w:ilvl w:val="0"/>
          <w:numId w:val="35"/>
        </w:numPr>
        <w:rPr>
          <w:strike/>
        </w:rPr>
      </w:pPr>
      <w:r w:rsidRPr="00571CB7">
        <w:rPr>
          <w:strike/>
        </w:rPr>
        <w:t xml:space="preserve">When the Text Data Directories dialog box displays, verify that the correct number of Text Data Directories is indicated. Then click </w:t>
      </w:r>
      <w:proofErr w:type="gramStart"/>
      <w:r w:rsidRPr="00571CB7">
        <w:rPr>
          <w:b/>
          <w:strike/>
        </w:rPr>
        <w:t>Next</w:t>
      </w:r>
      <w:proofErr w:type="gramEnd"/>
      <w:r w:rsidRPr="00571CB7">
        <w:rPr>
          <w:strike/>
        </w:rPr>
        <w:t xml:space="preserve">. </w:t>
      </w:r>
    </w:p>
    <w:p w:rsidR="00F94BD0" w:rsidRPr="00571CB7" w:rsidRDefault="00F94BD0" w:rsidP="00F94BD0">
      <w:pPr>
        <w:keepNext/>
        <w:ind w:left="720"/>
        <w:rPr>
          <w:strike/>
        </w:rPr>
      </w:pPr>
    </w:p>
    <w:p w:rsidR="00F94BD0" w:rsidRPr="00571CB7" w:rsidRDefault="00F94BD0" w:rsidP="00F94BD0">
      <w:pPr>
        <w:keepNext/>
        <w:ind w:left="720"/>
        <w:rPr>
          <w:strike/>
        </w:rPr>
      </w:pPr>
      <w:r w:rsidRPr="00571CB7">
        <w:rPr>
          <w:strike/>
        </w:rPr>
        <w:t xml:space="preserve">On systems that are already functioning as Text Gateways, the proper number of data directories will be detected automatically. For most other systems, you can use the default number – </w:t>
      </w:r>
      <w:r w:rsidRPr="00571CB7">
        <w:rPr>
          <w:b/>
          <w:strike/>
        </w:rPr>
        <w:t>2 (Two)</w:t>
      </w:r>
      <w:r w:rsidRPr="00571CB7">
        <w:rPr>
          <w:strike/>
        </w:rPr>
        <w:t xml:space="preserve">. </w:t>
      </w:r>
    </w:p>
    <w:p w:rsidR="00F94BD0" w:rsidRPr="00571CB7" w:rsidRDefault="00F94BD0" w:rsidP="00F94BD0">
      <w:pPr>
        <w:keepNext/>
        <w:ind w:left="720"/>
        <w:rPr>
          <w:strike/>
        </w:rPr>
      </w:pPr>
    </w:p>
    <w:p w:rsidR="00F94BD0" w:rsidRPr="00571CB7" w:rsidRDefault="00FE2D3B" w:rsidP="00F94BD0">
      <w:pPr>
        <w:ind w:left="720"/>
        <w:rPr>
          <w:strike/>
        </w:rPr>
      </w:pPr>
      <w:r>
        <w:rPr>
          <w:strike/>
        </w:rPr>
        <w:pict>
          <v:shape id="_x0000_i1032" type="#_x0000_t75" alt="Text Data Directories dialog box" style="width:323.4pt;height:225.6pt">
            <v:imagedata r:id="rId33" o:title="2Directories"/>
          </v:shape>
        </w:pict>
      </w:r>
    </w:p>
    <w:p w:rsidR="00F94BD0" w:rsidRPr="00571CB7" w:rsidRDefault="00F94BD0" w:rsidP="00F94BD0">
      <w:pPr>
        <w:rPr>
          <w:strike/>
        </w:rPr>
      </w:pPr>
      <w:r w:rsidRPr="00571CB7">
        <w:rPr>
          <w:strike/>
        </w:rPr>
        <w:tab/>
      </w:r>
    </w:p>
    <w:p w:rsidR="00F94BD0" w:rsidRPr="00571CB7" w:rsidRDefault="00F94BD0" w:rsidP="00905AF2">
      <w:pPr>
        <w:keepNext/>
        <w:numPr>
          <w:ilvl w:val="0"/>
          <w:numId w:val="35"/>
        </w:numPr>
        <w:rPr>
          <w:strike/>
        </w:rPr>
      </w:pPr>
      <w:r w:rsidRPr="00571CB7">
        <w:rPr>
          <w:strike/>
        </w:rPr>
        <w:lastRenderedPageBreak/>
        <w:t xml:space="preserve">When </w:t>
      </w:r>
      <w:proofErr w:type="spellStart"/>
      <w:r w:rsidRPr="00571CB7">
        <w:rPr>
          <w:strike/>
        </w:rPr>
        <w:t>InstallShield</w:t>
      </w:r>
      <w:proofErr w:type="spellEnd"/>
      <w:r w:rsidRPr="00571CB7">
        <w:rPr>
          <w:strike/>
        </w:rPr>
        <w:t xml:space="preserve"> prompts you to specify the destination folder (the folder in which the DICOM Gateway is installed), make sure that the installation program is pointing to the </w:t>
      </w:r>
      <w:r w:rsidRPr="00571CB7">
        <w:rPr>
          <w:rStyle w:val="bPlain"/>
          <w:b/>
          <w:strike/>
        </w:rPr>
        <w:t xml:space="preserve">C:\ </w:t>
      </w:r>
      <w:r w:rsidRPr="00571CB7">
        <w:rPr>
          <w:strike/>
        </w:rPr>
        <w:t>drive (local system drive). The installation will likely fail if you choose an alternate path.</w:t>
      </w:r>
    </w:p>
    <w:p w:rsidR="00F94BD0" w:rsidRPr="00571CB7" w:rsidRDefault="00F94BD0" w:rsidP="00F94BD0">
      <w:pPr>
        <w:keepNext/>
        <w:ind w:left="720"/>
        <w:rPr>
          <w:strike/>
        </w:rPr>
      </w:pPr>
    </w:p>
    <w:p w:rsidR="00F94BD0" w:rsidRPr="00571CB7" w:rsidRDefault="00FE2D3B" w:rsidP="00F94BD0">
      <w:pPr>
        <w:ind w:left="720"/>
        <w:rPr>
          <w:strike/>
        </w:rPr>
      </w:pPr>
      <w:r>
        <w:rPr>
          <w:strike/>
        </w:rPr>
        <w:pict>
          <v:shape id="_x0000_i1033" type="#_x0000_t75" alt="Destination Folder dialog box" style="width:321.6pt;height:242.4pt">
            <v:imagedata r:id="rId34" o:title="5DestinationFolder"/>
          </v:shape>
        </w:pict>
      </w:r>
    </w:p>
    <w:p w:rsidR="00F94BD0" w:rsidRPr="00571CB7" w:rsidRDefault="00F94BD0" w:rsidP="00F94BD0">
      <w:pPr>
        <w:ind w:left="720"/>
        <w:rPr>
          <w:b/>
          <w:strike/>
        </w:rPr>
      </w:pPr>
    </w:p>
    <w:p w:rsidR="00F94BD0" w:rsidRPr="00571CB7" w:rsidRDefault="00F94BD0" w:rsidP="00905AF2">
      <w:pPr>
        <w:keepNext/>
        <w:numPr>
          <w:ilvl w:val="0"/>
          <w:numId w:val="35"/>
        </w:numPr>
        <w:rPr>
          <w:strike/>
        </w:rPr>
      </w:pPr>
      <w:r w:rsidRPr="00571CB7">
        <w:rPr>
          <w:strike/>
        </w:rPr>
        <w:t xml:space="preserve">In the Setup Type dialog box, </w:t>
      </w:r>
      <w:r w:rsidR="00B50B60" w:rsidRPr="00571CB7">
        <w:rPr>
          <w:strike/>
        </w:rPr>
        <w:t xml:space="preserve">if you are upgrading the DICOM Gateway, choose </w:t>
      </w:r>
      <w:r w:rsidR="00B50B60" w:rsidRPr="00571CB7">
        <w:rPr>
          <w:b/>
          <w:strike/>
        </w:rPr>
        <w:t>Custom</w:t>
      </w:r>
      <w:r w:rsidR="00B50B60" w:rsidRPr="00571CB7">
        <w:rPr>
          <w:strike/>
        </w:rPr>
        <w:t xml:space="preserve">. If you are installing a new DICOM Gateway, </w:t>
      </w:r>
      <w:r w:rsidRPr="00571CB7">
        <w:rPr>
          <w:strike/>
        </w:rPr>
        <w:t xml:space="preserve">choose either </w:t>
      </w:r>
      <w:r w:rsidRPr="00571CB7">
        <w:rPr>
          <w:b/>
          <w:strike/>
        </w:rPr>
        <w:t>Custom</w:t>
      </w:r>
      <w:r w:rsidRPr="00571CB7">
        <w:rPr>
          <w:strike/>
        </w:rPr>
        <w:t xml:space="preserve"> or </w:t>
      </w:r>
      <w:r w:rsidRPr="00571CB7">
        <w:rPr>
          <w:b/>
          <w:strike/>
        </w:rPr>
        <w:t>Complete</w:t>
      </w:r>
      <w:r w:rsidRPr="00571CB7">
        <w:rPr>
          <w:strike/>
        </w:rPr>
        <w:t xml:space="preserve"> setup, depending on your needs. Then, click </w:t>
      </w:r>
      <w:proofErr w:type="gramStart"/>
      <w:r w:rsidRPr="00571CB7">
        <w:rPr>
          <w:b/>
          <w:strike/>
        </w:rPr>
        <w:t>Next</w:t>
      </w:r>
      <w:proofErr w:type="gramEnd"/>
      <w:r w:rsidRPr="00571CB7">
        <w:rPr>
          <w:strike/>
        </w:rPr>
        <w:t xml:space="preserve">. </w:t>
      </w:r>
    </w:p>
    <w:p w:rsidR="00F94BD0" w:rsidRPr="00571CB7" w:rsidRDefault="00F94BD0" w:rsidP="00F94BD0">
      <w:pPr>
        <w:keepNext/>
        <w:rPr>
          <w:strike/>
        </w:rPr>
      </w:pPr>
    </w:p>
    <w:p w:rsidR="00F94BD0" w:rsidRPr="00571CB7" w:rsidRDefault="00F94BD0" w:rsidP="00905AF2">
      <w:pPr>
        <w:keepNext/>
        <w:numPr>
          <w:ilvl w:val="0"/>
          <w:numId w:val="40"/>
        </w:numPr>
        <w:rPr>
          <w:strike/>
        </w:rPr>
      </w:pPr>
      <w:r w:rsidRPr="00571CB7">
        <w:rPr>
          <w:strike/>
        </w:rPr>
        <w:t xml:space="preserve">The </w:t>
      </w:r>
      <w:r w:rsidRPr="00571CB7">
        <w:rPr>
          <w:b/>
          <w:strike/>
        </w:rPr>
        <w:t>Custom</w:t>
      </w:r>
      <w:r w:rsidRPr="00571CB7">
        <w:rPr>
          <w:strike/>
        </w:rPr>
        <w:t xml:space="preserve"> setup allows you to change the default location of the folders for the images (</w:t>
      </w:r>
      <w:proofErr w:type="spellStart"/>
      <w:r w:rsidRPr="00571CB7">
        <w:rPr>
          <w:rStyle w:val="bPlainText"/>
          <w:strike/>
        </w:rPr>
        <w:t>Image_Data</w:t>
      </w:r>
      <w:proofErr w:type="spellEnd"/>
      <w:r w:rsidRPr="00571CB7">
        <w:rPr>
          <w:strike/>
        </w:rPr>
        <w:t>) and the dictionary files (</w:t>
      </w:r>
      <w:proofErr w:type="spellStart"/>
      <w:r w:rsidRPr="00571CB7">
        <w:rPr>
          <w:rStyle w:val="bPlain"/>
          <w:strike/>
        </w:rPr>
        <w:t>DICOM_Dictionaries</w:t>
      </w:r>
      <w:proofErr w:type="spellEnd"/>
      <w:r w:rsidRPr="00571CB7">
        <w:rPr>
          <w:strike/>
        </w:rPr>
        <w:t xml:space="preserve">). This is convenient if you want the images to be stored on a different drive (not the default, which is </w:t>
      </w:r>
      <w:r w:rsidRPr="00571CB7">
        <w:rPr>
          <w:rStyle w:val="bPlain"/>
          <w:strike/>
        </w:rPr>
        <w:t>C</w:t>
      </w:r>
      <w:r w:rsidRPr="00571CB7">
        <w:rPr>
          <w:strike/>
        </w:rPr>
        <w:t xml:space="preserve">). You must use the </w:t>
      </w:r>
      <w:r w:rsidRPr="00571CB7">
        <w:rPr>
          <w:b/>
          <w:strike/>
        </w:rPr>
        <w:t>Custom</w:t>
      </w:r>
      <w:r w:rsidRPr="00571CB7">
        <w:rPr>
          <w:strike/>
        </w:rPr>
        <w:t xml:space="preserve"> option if you want the dictionary files to be installed on a network drive. If you choose </w:t>
      </w:r>
      <w:r w:rsidRPr="00571CB7">
        <w:rPr>
          <w:b/>
          <w:strike/>
        </w:rPr>
        <w:t>Custom</w:t>
      </w:r>
      <w:r w:rsidRPr="00571CB7">
        <w:rPr>
          <w:strike/>
        </w:rPr>
        <w:t>, continue with step </w:t>
      </w:r>
      <w:r w:rsidR="00FE2D3B">
        <w:fldChar w:fldCharType="begin"/>
      </w:r>
      <w:r w:rsidR="00FE2D3B">
        <w:instrText xml:space="preserve"> REF _Ref257281389 \r \h  \* MERGEFORMAT </w:instrText>
      </w:r>
      <w:r w:rsidR="00FE2D3B">
        <w:fldChar w:fldCharType="separate"/>
      </w:r>
      <w:r w:rsidR="001403F7" w:rsidRPr="001403F7">
        <w:t>8</w:t>
      </w:r>
      <w:r w:rsidR="00FE2D3B">
        <w:fldChar w:fldCharType="end"/>
      </w:r>
      <w:r w:rsidRPr="00571CB7">
        <w:rPr>
          <w:strike/>
        </w:rPr>
        <w:t xml:space="preserve">. </w:t>
      </w:r>
    </w:p>
    <w:p w:rsidR="00F94BD0" w:rsidRPr="00571CB7" w:rsidRDefault="00F94BD0" w:rsidP="00F94BD0">
      <w:pPr>
        <w:keepNext/>
        <w:ind w:left="720"/>
        <w:rPr>
          <w:strike/>
        </w:rPr>
      </w:pPr>
    </w:p>
    <w:p w:rsidR="00F94BD0" w:rsidRPr="00571CB7" w:rsidRDefault="00F94BD0" w:rsidP="00905AF2">
      <w:pPr>
        <w:numPr>
          <w:ilvl w:val="0"/>
          <w:numId w:val="40"/>
        </w:numPr>
        <w:rPr>
          <w:strike/>
        </w:rPr>
      </w:pPr>
      <w:r w:rsidRPr="00571CB7">
        <w:rPr>
          <w:strike/>
        </w:rPr>
        <w:t xml:space="preserve">If you choose the </w:t>
      </w:r>
      <w:proofErr w:type="gramStart"/>
      <w:r w:rsidRPr="00571CB7">
        <w:rPr>
          <w:b/>
          <w:strike/>
        </w:rPr>
        <w:t>Complete</w:t>
      </w:r>
      <w:proofErr w:type="gramEnd"/>
      <w:r w:rsidRPr="00571CB7">
        <w:rPr>
          <w:strike/>
        </w:rPr>
        <w:t xml:space="preserve"> setup, you will not be able to change the default location (</w:t>
      </w:r>
      <w:r w:rsidRPr="00571CB7">
        <w:rPr>
          <w:rStyle w:val="bPlain"/>
          <w:strike/>
        </w:rPr>
        <w:t>C:\DICOM\</w:t>
      </w:r>
      <w:r w:rsidRPr="00571CB7">
        <w:rPr>
          <w:strike/>
        </w:rPr>
        <w:t xml:space="preserve">) for the folders for the images and the dictionary files. If you choose </w:t>
      </w:r>
      <w:r w:rsidRPr="00571CB7">
        <w:rPr>
          <w:b/>
          <w:strike/>
        </w:rPr>
        <w:t>Complete</w:t>
      </w:r>
      <w:r w:rsidRPr="00571CB7">
        <w:rPr>
          <w:strike/>
        </w:rPr>
        <w:t>, continue with step </w:t>
      </w:r>
      <w:r w:rsidR="00FE2D3B">
        <w:fldChar w:fldCharType="begin"/>
      </w:r>
      <w:r w:rsidR="00FE2D3B">
        <w:instrText xml:space="preserve"> REF _Ref257281450 \r \h  \* MERGEFORMAT </w:instrText>
      </w:r>
      <w:r w:rsidR="00FE2D3B">
        <w:fldChar w:fldCharType="separate"/>
      </w:r>
      <w:r w:rsidR="001403F7" w:rsidRPr="001403F7">
        <w:rPr>
          <w:strike/>
        </w:rPr>
        <w:t>11</w:t>
      </w:r>
      <w:r w:rsidR="00FE2D3B">
        <w:fldChar w:fldCharType="end"/>
      </w:r>
      <w:r w:rsidRPr="00571CB7">
        <w:rPr>
          <w:strike/>
        </w:rPr>
        <w:t>.</w:t>
      </w:r>
    </w:p>
    <w:p w:rsidR="00F94BD0" w:rsidRPr="00571CB7" w:rsidRDefault="00F94BD0" w:rsidP="00F94BD0">
      <w:pPr>
        <w:keepNext/>
        <w:ind w:left="720"/>
        <w:rPr>
          <w:strike/>
        </w:rPr>
      </w:pPr>
    </w:p>
    <w:p w:rsidR="00F94BD0" w:rsidRPr="00571CB7" w:rsidRDefault="00F94BD0" w:rsidP="00F94BD0">
      <w:pPr>
        <w:keepNext/>
        <w:ind w:left="1440"/>
        <w:rPr>
          <w:strike/>
        </w:rPr>
      </w:pPr>
      <w:r w:rsidRPr="00571CB7">
        <w:rPr>
          <w:b/>
          <w:strike/>
        </w:rPr>
        <w:t>Important</w:t>
      </w:r>
      <w:r w:rsidRPr="00571CB7">
        <w:rPr>
          <w:strike/>
        </w:rPr>
        <w:t xml:space="preserve">: If you are upgrading from another patch and your dictionary files reside on another drive (not in the default location </w:t>
      </w:r>
      <w:r w:rsidRPr="00571CB7">
        <w:rPr>
          <w:rStyle w:val="bPlain"/>
          <w:strike/>
        </w:rPr>
        <w:t>C:\DICOM\</w:t>
      </w:r>
      <w:r w:rsidRPr="00571CB7">
        <w:rPr>
          <w:strike/>
        </w:rPr>
        <w:t xml:space="preserve">), you must use the </w:t>
      </w:r>
      <w:r w:rsidRPr="00571CB7">
        <w:rPr>
          <w:b/>
          <w:strike/>
        </w:rPr>
        <w:t>Custom</w:t>
      </w:r>
      <w:r w:rsidRPr="00571CB7">
        <w:rPr>
          <w:strike/>
        </w:rPr>
        <w:t xml:space="preserve"> setup and configure the dictionary files </w:t>
      </w:r>
      <w:r w:rsidR="00A24ECF" w:rsidRPr="00571CB7">
        <w:rPr>
          <w:strike/>
        </w:rPr>
        <w:t xml:space="preserve">and the image processing directory </w:t>
      </w:r>
      <w:r w:rsidRPr="00571CB7">
        <w:rPr>
          <w:strike/>
        </w:rPr>
        <w:t>to be installed in the location</w:t>
      </w:r>
      <w:r w:rsidR="00A24ECF" w:rsidRPr="00571CB7">
        <w:rPr>
          <w:strike/>
        </w:rPr>
        <w:t xml:space="preserve"> you recorded when you ran 4-2-1 before you started the installation</w:t>
      </w:r>
      <w:r w:rsidRPr="00571CB7">
        <w:rPr>
          <w:strike/>
        </w:rPr>
        <w:t xml:space="preserve">. If you use the </w:t>
      </w:r>
      <w:proofErr w:type="gramStart"/>
      <w:r w:rsidRPr="00571CB7">
        <w:rPr>
          <w:b/>
          <w:strike/>
        </w:rPr>
        <w:t>Complete</w:t>
      </w:r>
      <w:proofErr w:type="gramEnd"/>
      <w:r w:rsidRPr="00571CB7">
        <w:rPr>
          <w:strike/>
        </w:rPr>
        <w:t xml:space="preserve"> setup, your dictionary files will be installed in the default location and the DICOM Gateway </w:t>
      </w:r>
      <w:r w:rsidR="00A24ECF" w:rsidRPr="00571CB7">
        <w:rPr>
          <w:strike/>
        </w:rPr>
        <w:t>may</w:t>
      </w:r>
      <w:r w:rsidRPr="00571CB7">
        <w:rPr>
          <w:strike/>
        </w:rPr>
        <w:t xml:space="preserve"> not operate as expected.</w:t>
      </w:r>
    </w:p>
    <w:p w:rsidR="00F94BD0" w:rsidRPr="00571CB7" w:rsidRDefault="00F94BD0" w:rsidP="00F94BD0">
      <w:pPr>
        <w:keepNext/>
        <w:ind w:left="720"/>
        <w:rPr>
          <w:strike/>
        </w:rPr>
      </w:pPr>
    </w:p>
    <w:p w:rsidR="00F94BD0" w:rsidRPr="00571CB7" w:rsidRDefault="00FE2D3B" w:rsidP="00F94BD0">
      <w:pPr>
        <w:ind w:left="1440"/>
        <w:rPr>
          <w:strike/>
        </w:rPr>
      </w:pPr>
      <w:r>
        <w:rPr>
          <w:strike/>
        </w:rPr>
        <w:pict>
          <v:shape id="_x0000_i1034" type="#_x0000_t75" alt="Setup Type dialog box" style="width:294.6pt;height:222pt">
            <v:imagedata r:id="rId35" o:title="6Custom"/>
          </v:shape>
        </w:pict>
      </w:r>
    </w:p>
    <w:p w:rsidR="00F94BD0" w:rsidRPr="00571CB7" w:rsidRDefault="00F94BD0" w:rsidP="00F94BD0">
      <w:pPr>
        <w:ind w:left="720"/>
        <w:rPr>
          <w:strike/>
        </w:rPr>
      </w:pPr>
    </w:p>
    <w:p w:rsidR="00F94BD0" w:rsidRPr="00571CB7" w:rsidRDefault="00F94BD0" w:rsidP="00F94BD0">
      <w:pPr>
        <w:ind w:left="1440"/>
        <w:rPr>
          <w:strike/>
        </w:rPr>
      </w:pPr>
      <w:r w:rsidRPr="00571CB7">
        <w:rPr>
          <w:strike/>
        </w:rPr>
        <w:t>If you selected the Custom setup type, the Custom Setup dialog box displays.</w:t>
      </w:r>
    </w:p>
    <w:p w:rsidR="00F94BD0" w:rsidRPr="00571CB7" w:rsidRDefault="00F94BD0" w:rsidP="00F94BD0">
      <w:pPr>
        <w:ind w:left="1440"/>
        <w:rPr>
          <w:strike/>
        </w:rPr>
      </w:pPr>
    </w:p>
    <w:p w:rsidR="00F94BD0" w:rsidRPr="00571CB7" w:rsidRDefault="00F94BD0" w:rsidP="00905AF2">
      <w:pPr>
        <w:keepNext/>
        <w:keepLines/>
        <w:numPr>
          <w:ilvl w:val="0"/>
          <w:numId w:val="35"/>
        </w:numPr>
        <w:rPr>
          <w:strike/>
        </w:rPr>
      </w:pPr>
      <w:bookmarkStart w:id="753" w:name="_Ref257281389"/>
      <w:r w:rsidRPr="00571CB7">
        <w:rPr>
          <w:strike/>
        </w:rPr>
        <w:t xml:space="preserve">In the Custom Setup dialog box, click each item (not the icon, but the actual item name) in the list and verify that the </w:t>
      </w:r>
      <w:r w:rsidRPr="00571CB7">
        <w:rPr>
          <w:b/>
          <w:strike/>
        </w:rPr>
        <w:t>Install To</w:t>
      </w:r>
      <w:r w:rsidRPr="00571CB7">
        <w:rPr>
          <w:strike/>
        </w:rPr>
        <w:t xml:space="preserve"> area shows the correct folder for the installation. You must do this for both </w:t>
      </w:r>
      <w:r w:rsidRPr="00571CB7">
        <w:rPr>
          <w:rStyle w:val="bPlain"/>
          <w:strike/>
        </w:rPr>
        <w:t>Image_Data</w:t>
      </w:r>
      <w:r w:rsidRPr="00571CB7">
        <w:rPr>
          <w:strike/>
        </w:rPr>
        <w:t xml:space="preserve"> (the image directory), and </w:t>
      </w:r>
      <w:r w:rsidRPr="00571CB7">
        <w:rPr>
          <w:rStyle w:val="bPlain"/>
          <w:strike/>
        </w:rPr>
        <w:t>DICOM_Dictionaries</w:t>
      </w:r>
      <w:r w:rsidRPr="00571CB7">
        <w:rPr>
          <w:strike/>
        </w:rPr>
        <w:t xml:space="preserve"> (the master file directory). If you need to change the location of these directories, click </w:t>
      </w:r>
      <w:r w:rsidRPr="00571CB7">
        <w:rPr>
          <w:b/>
          <w:strike/>
        </w:rPr>
        <w:t>Change</w:t>
      </w:r>
      <w:r w:rsidRPr="00571CB7">
        <w:rPr>
          <w:strike/>
        </w:rPr>
        <w:t xml:space="preserve"> and then use the dialog box that displays to select the appropriate location.</w:t>
      </w:r>
      <w:bookmarkEnd w:id="753"/>
      <w:r w:rsidRPr="00571CB7">
        <w:rPr>
          <w:strike/>
        </w:rPr>
        <w:t xml:space="preserve"> </w:t>
      </w:r>
    </w:p>
    <w:p w:rsidR="00F94BD0" w:rsidRPr="00571CB7" w:rsidRDefault="00F94BD0" w:rsidP="00F94BD0">
      <w:pPr>
        <w:ind w:left="720"/>
        <w:rPr>
          <w:strike/>
        </w:rPr>
      </w:pPr>
    </w:p>
    <w:p w:rsidR="00F94BD0" w:rsidRPr="00571CB7" w:rsidRDefault="00F94BD0" w:rsidP="00F94BD0">
      <w:pPr>
        <w:ind w:left="720"/>
        <w:rPr>
          <w:strike/>
        </w:rPr>
      </w:pPr>
      <w:r w:rsidRPr="00571CB7">
        <w:rPr>
          <w:strike/>
        </w:rPr>
        <w:t xml:space="preserve">In a typical installation, </w:t>
      </w:r>
      <w:r w:rsidRPr="00571CB7">
        <w:rPr>
          <w:rStyle w:val="bPlain"/>
          <w:strike/>
        </w:rPr>
        <w:t>DICOM_Dictionaries</w:t>
      </w:r>
      <w:r w:rsidRPr="00571CB7">
        <w:rPr>
          <w:strike/>
        </w:rPr>
        <w:t xml:space="preserve"> is installed in the </w:t>
      </w:r>
      <w:r w:rsidRPr="00571CB7">
        <w:rPr>
          <w:rStyle w:val="bPlain"/>
          <w:strike/>
        </w:rPr>
        <w:t>\DICOM\Dict</w:t>
      </w:r>
      <w:r w:rsidRPr="00571CB7">
        <w:rPr>
          <w:strike/>
        </w:rPr>
        <w:t xml:space="preserve"> directory on a network drive and </w:t>
      </w:r>
      <w:r w:rsidRPr="00571CB7">
        <w:rPr>
          <w:rStyle w:val="bPlain"/>
          <w:strike/>
        </w:rPr>
        <w:t>Image_Data</w:t>
      </w:r>
      <w:r w:rsidRPr="00571CB7">
        <w:rPr>
          <w:strike/>
        </w:rPr>
        <w:t xml:space="preserve"> is installed on the </w:t>
      </w:r>
      <w:r w:rsidRPr="00571CB7">
        <w:rPr>
          <w:rStyle w:val="bPlain"/>
          <w:strike/>
        </w:rPr>
        <w:t>C:</w:t>
      </w:r>
      <w:r w:rsidRPr="00571CB7">
        <w:rPr>
          <w:strike/>
        </w:rPr>
        <w:t xml:space="preserve"> drive. The installation process does not overwrite site-configurable master files.</w:t>
      </w:r>
    </w:p>
    <w:p w:rsidR="00F94BD0" w:rsidRPr="00571CB7" w:rsidRDefault="00F94BD0" w:rsidP="00F94BD0">
      <w:pPr>
        <w:ind w:left="720"/>
        <w:rPr>
          <w:strike/>
        </w:rPr>
      </w:pPr>
    </w:p>
    <w:p w:rsidR="00F94BD0" w:rsidRPr="00571CB7" w:rsidRDefault="00F94BD0" w:rsidP="00F94BD0">
      <w:pPr>
        <w:ind w:left="720"/>
        <w:rPr>
          <w:strike/>
        </w:rPr>
      </w:pPr>
      <w:r w:rsidRPr="00571CB7">
        <w:rPr>
          <w:strike/>
        </w:rPr>
        <w:t xml:space="preserve">For site configurable master files, like </w:t>
      </w:r>
      <w:proofErr w:type="spellStart"/>
      <w:r w:rsidRPr="00571CB7">
        <w:rPr>
          <w:strike/>
        </w:rPr>
        <w:t>AE_Title.dic</w:t>
      </w:r>
      <w:proofErr w:type="spellEnd"/>
      <w:r w:rsidRPr="00571CB7">
        <w:rPr>
          <w:strike/>
        </w:rPr>
        <w:t>, the installation first copies the matching sample file (</w:t>
      </w:r>
      <w:proofErr w:type="spellStart"/>
      <w:r w:rsidRPr="00571CB7">
        <w:rPr>
          <w:strike/>
        </w:rPr>
        <w:t>AE_Title.Sample</w:t>
      </w:r>
      <w:proofErr w:type="spellEnd"/>
      <w:r w:rsidRPr="00571CB7">
        <w:rPr>
          <w:strike/>
        </w:rPr>
        <w:t xml:space="preserve"> in this example) to the master files directory. If the master file does not already exist, the installation renames the sample file and makes it a master file. In the example, it will rename </w:t>
      </w:r>
      <w:proofErr w:type="spellStart"/>
      <w:r w:rsidRPr="00571CB7">
        <w:rPr>
          <w:strike/>
        </w:rPr>
        <w:t>AE_Title.Sample</w:t>
      </w:r>
      <w:proofErr w:type="spellEnd"/>
      <w:r w:rsidRPr="00571CB7">
        <w:rPr>
          <w:strike/>
        </w:rPr>
        <w:t xml:space="preserve"> to </w:t>
      </w:r>
      <w:proofErr w:type="spellStart"/>
      <w:r w:rsidRPr="00571CB7">
        <w:rPr>
          <w:strike/>
        </w:rPr>
        <w:t>AE_Title.dic</w:t>
      </w:r>
      <w:proofErr w:type="spellEnd"/>
      <w:r w:rsidRPr="00571CB7">
        <w:rPr>
          <w:strike/>
        </w:rPr>
        <w:t xml:space="preserve">. If the master file exists, the installation keeps the sample file in the master files directory for reference. </w:t>
      </w:r>
    </w:p>
    <w:p w:rsidR="00F94BD0" w:rsidRPr="00571CB7" w:rsidRDefault="00F94BD0" w:rsidP="00F94BD0">
      <w:pPr>
        <w:ind w:left="720"/>
        <w:rPr>
          <w:strike/>
        </w:rPr>
      </w:pPr>
    </w:p>
    <w:p w:rsidR="00F94BD0" w:rsidRPr="00571CB7" w:rsidRDefault="00F94BD0" w:rsidP="00DC72DF">
      <w:pPr>
        <w:keepNext/>
        <w:ind w:left="720"/>
        <w:rPr>
          <w:strike/>
        </w:rPr>
      </w:pPr>
      <w:r w:rsidRPr="00571CB7">
        <w:rPr>
          <w:strike/>
        </w:rPr>
        <w:lastRenderedPageBreak/>
        <w:t xml:space="preserve">Site-configurable master files include: </w:t>
      </w:r>
      <w:proofErr w:type="spellStart"/>
      <w:r w:rsidRPr="00571CB7">
        <w:rPr>
          <w:strike/>
        </w:rPr>
        <w:t>AE_Title</w:t>
      </w:r>
      <w:proofErr w:type="spellEnd"/>
      <w:r w:rsidRPr="00571CB7">
        <w:rPr>
          <w:strike/>
        </w:rPr>
        <w:t xml:space="preserve">, Instrument, Modality, </w:t>
      </w:r>
      <w:proofErr w:type="spellStart"/>
      <w:r w:rsidRPr="00571CB7">
        <w:rPr>
          <w:strike/>
        </w:rPr>
        <w:t>Portlist</w:t>
      </w:r>
      <w:proofErr w:type="spellEnd"/>
      <w:r w:rsidRPr="00571CB7">
        <w:rPr>
          <w:strike/>
        </w:rPr>
        <w:t xml:space="preserve">, Route, </w:t>
      </w:r>
      <w:proofErr w:type="spellStart"/>
      <w:r w:rsidRPr="00571CB7">
        <w:rPr>
          <w:strike/>
        </w:rPr>
        <w:t>SCU_List</w:t>
      </w:r>
      <w:proofErr w:type="spellEnd"/>
      <w:r w:rsidRPr="00571CB7">
        <w:rPr>
          <w:strike/>
        </w:rPr>
        <w:t>, and Worklist.</w:t>
      </w:r>
    </w:p>
    <w:p w:rsidR="00F94BD0" w:rsidRPr="00571CB7" w:rsidRDefault="00F94BD0" w:rsidP="00F94BD0">
      <w:pPr>
        <w:ind w:left="720"/>
        <w:rPr>
          <w:strike/>
        </w:rPr>
      </w:pPr>
    </w:p>
    <w:p w:rsidR="00F94BD0" w:rsidRPr="00571CB7" w:rsidRDefault="00FE2D3B" w:rsidP="00F94BD0">
      <w:pPr>
        <w:ind w:left="720"/>
        <w:rPr>
          <w:strike/>
        </w:rPr>
      </w:pPr>
      <w:r>
        <w:rPr>
          <w:strike/>
        </w:rPr>
        <w:pict>
          <v:shape id="_x0000_i1035" type="#_x0000_t75" alt="Custom Setup dialog box" style="width:325.8pt;height:244.8pt">
            <v:imagedata r:id="rId36" o:title="6_1CustomSetup"/>
          </v:shape>
        </w:pict>
      </w:r>
    </w:p>
    <w:p w:rsidR="00F94BD0" w:rsidRPr="00571CB7" w:rsidRDefault="00F94BD0" w:rsidP="00F94BD0">
      <w:pPr>
        <w:ind w:left="720"/>
        <w:rPr>
          <w:strike/>
        </w:rPr>
      </w:pPr>
    </w:p>
    <w:p w:rsidR="00F94BD0" w:rsidRPr="00571CB7" w:rsidRDefault="00F94BD0" w:rsidP="00905AF2">
      <w:pPr>
        <w:keepNext/>
        <w:numPr>
          <w:ilvl w:val="0"/>
          <w:numId w:val="35"/>
        </w:numPr>
        <w:rPr>
          <w:strike/>
        </w:rPr>
      </w:pPr>
      <w:r w:rsidRPr="00571CB7">
        <w:rPr>
          <w:strike/>
        </w:rPr>
        <w:t xml:space="preserve">Click the names of all components to verify that they are set to be installed onto the correct disk drive. </w:t>
      </w:r>
    </w:p>
    <w:p w:rsidR="00F94BD0" w:rsidRPr="00571CB7" w:rsidRDefault="00F94BD0" w:rsidP="00F94BD0">
      <w:pPr>
        <w:keepNext/>
        <w:ind w:left="720"/>
        <w:rPr>
          <w:strike/>
        </w:rPr>
      </w:pPr>
    </w:p>
    <w:p w:rsidR="00A24ECF" w:rsidRPr="00571CB7" w:rsidRDefault="00A24ECF" w:rsidP="00A24ECF">
      <w:pPr>
        <w:ind w:left="720"/>
        <w:rPr>
          <w:strike/>
        </w:rPr>
      </w:pPr>
      <w:r w:rsidRPr="00571CB7">
        <w:rPr>
          <w:b/>
          <w:strike/>
        </w:rPr>
        <w:t>Important</w:t>
      </w:r>
      <w:r w:rsidRPr="00571CB7">
        <w:rPr>
          <w:strike/>
        </w:rPr>
        <w:t>: The values of the image processing directory and the data dictionary directory must match the values you recorded before you started the installation.</w:t>
      </w:r>
    </w:p>
    <w:p w:rsidR="00A24ECF" w:rsidRPr="00571CB7" w:rsidRDefault="00A24ECF" w:rsidP="00A24ECF">
      <w:pPr>
        <w:keepNext/>
        <w:ind w:left="720"/>
        <w:rPr>
          <w:strike/>
        </w:rPr>
      </w:pPr>
    </w:p>
    <w:p w:rsidR="00F94BD0" w:rsidRPr="00571CB7" w:rsidRDefault="00F94BD0" w:rsidP="00F94BD0">
      <w:pPr>
        <w:ind w:left="720"/>
        <w:rPr>
          <w:strike/>
        </w:rPr>
      </w:pPr>
      <w:r w:rsidRPr="00571CB7">
        <w:rPr>
          <w:b/>
          <w:strike/>
        </w:rPr>
        <w:t>Note</w:t>
      </w:r>
      <w:r w:rsidRPr="00571CB7">
        <w:rPr>
          <w:strike/>
        </w:rPr>
        <w:t xml:space="preserve">: For the location of Image Data and DICOM Dictionaries, you must use the format: </w:t>
      </w:r>
      <w:r w:rsidRPr="00571CB7">
        <w:rPr>
          <w:rStyle w:val="bPlain"/>
          <w:strike/>
        </w:rPr>
        <w:t>[drive-letter]: \DICOM\</w:t>
      </w:r>
      <w:r w:rsidRPr="00571CB7">
        <w:rPr>
          <w:strike/>
        </w:rPr>
        <w:t xml:space="preserve">, where [drive-letter is the letter of the drive on which the directory resides. </w:t>
      </w:r>
      <w:proofErr w:type="gramStart"/>
      <w:r w:rsidRPr="00571CB7">
        <w:rPr>
          <w:strike/>
        </w:rPr>
        <w:t xml:space="preserve">For example, </w:t>
      </w:r>
      <w:r w:rsidRPr="00571CB7">
        <w:rPr>
          <w:rStyle w:val="bPlain"/>
          <w:strike/>
        </w:rPr>
        <w:t>F:\DICOM\</w:t>
      </w:r>
      <w:r w:rsidRPr="00571CB7">
        <w:rPr>
          <w:strike/>
        </w:rPr>
        <w:t>.</w:t>
      </w:r>
      <w:proofErr w:type="gramEnd"/>
      <w:r w:rsidRPr="00571CB7">
        <w:rPr>
          <w:strike/>
        </w:rPr>
        <w:t xml:space="preserve"> </w:t>
      </w:r>
    </w:p>
    <w:p w:rsidR="00F94BD0" w:rsidRPr="00571CB7" w:rsidRDefault="00F94BD0" w:rsidP="00F94BD0">
      <w:pPr>
        <w:ind w:left="720"/>
        <w:rPr>
          <w:strike/>
        </w:rPr>
      </w:pPr>
    </w:p>
    <w:p w:rsidR="00F94BD0" w:rsidRPr="00571CB7" w:rsidRDefault="00F94BD0" w:rsidP="00905AF2">
      <w:pPr>
        <w:numPr>
          <w:ilvl w:val="0"/>
          <w:numId w:val="35"/>
        </w:numPr>
        <w:rPr>
          <w:strike/>
        </w:rPr>
      </w:pPr>
      <w:r w:rsidRPr="00571CB7">
        <w:rPr>
          <w:strike/>
        </w:rPr>
        <w:t xml:space="preserve">After verifying that all components are set to be installed in their appropriate destinations, click </w:t>
      </w:r>
      <w:proofErr w:type="gramStart"/>
      <w:r w:rsidRPr="00571CB7">
        <w:rPr>
          <w:b/>
          <w:strike/>
        </w:rPr>
        <w:t>Next</w:t>
      </w:r>
      <w:proofErr w:type="gramEnd"/>
      <w:r w:rsidRPr="00571CB7">
        <w:rPr>
          <w:b/>
          <w:strike/>
        </w:rPr>
        <w:t xml:space="preserve"> </w:t>
      </w:r>
      <w:r w:rsidRPr="00571CB7">
        <w:rPr>
          <w:strike/>
        </w:rPr>
        <w:t>in the Custom Setup dialog box.</w:t>
      </w:r>
    </w:p>
    <w:p w:rsidR="00F94BD0" w:rsidRPr="00571CB7" w:rsidRDefault="00F94BD0" w:rsidP="00F94BD0">
      <w:pPr>
        <w:rPr>
          <w:strike/>
        </w:rPr>
      </w:pPr>
    </w:p>
    <w:p w:rsidR="00F94BD0" w:rsidRPr="00571CB7" w:rsidRDefault="00F94BD0" w:rsidP="00905AF2">
      <w:pPr>
        <w:keepNext/>
        <w:numPr>
          <w:ilvl w:val="0"/>
          <w:numId w:val="35"/>
        </w:numPr>
        <w:rPr>
          <w:strike/>
        </w:rPr>
      </w:pPr>
      <w:bookmarkStart w:id="754" w:name="_Ref257281450"/>
      <w:r w:rsidRPr="00571CB7">
        <w:rPr>
          <w:strike/>
        </w:rPr>
        <w:lastRenderedPageBreak/>
        <w:t xml:space="preserve">If you want to change any of the installation settings or if you are not sure about the value of a parameter, click </w:t>
      </w:r>
      <w:r w:rsidRPr="00571CB7">
        <w:rPr>
          <w:b/>
          <w:bCs/>
          <w:strike/>
        </w:rPr>
        <w:t>Back</w:t>
      </w:r>
      <w:r w:rsidRPr="00571CB7">
        <w:rPr>
          <w:strike/>
        </w:rPr>
        <w:t xml:space="preserve"> to go back to the window where that setting may be modified. Otherwise, click </w:t>
      </w:r>
      <w:r w:rsidRPr="00571CB7">
        <w:rPr>
          <w:b/>
          <w:bCs/>
          <w:strike/>
        </w:rPr>
        <w:t xml:space="preserve">Install </w:t>
      </w:r>
      <w:r w:rsidRPr="00571CB7">
        <w:rPr>
          <w:strike/>
        </w:rPr>
        <w:t>to begin the installation process.</w:t>
      </w:r>
      <w:bookmarkEnd w:id="754"/>
    </w:p>
    <w:p w:rsidR="00F94BD0" w:rsidRPr="00571CB7" w:rsidRDefault="00F94BD0" w:rsidP="00F94BD0">
      <w:pPr>
        <w:keepNext/>
        <w:rPr>
          <w:strike/>
        </w:rPr>
      </w:pPr>
    </w:p>
    <w:p w:rsidR="00F94BD0" w:rsidRPr="00571CB7" w:rsidRDefault="00FE2D3B" w:rsidP="00F94BD0">
      <w:pPr>
        <w:keepNext/>
        <w:ind w:left="720"/>
        <w:rPr>
          <w:strike/>
        </w:rPr>
      </w:pPr>
      <w:r>
        <w:rPr>
          <w:strike/>
        </w:rPr>
        <w:pict>
          <v:shape id="_x0000_i1036" type="#_x0000_t75" alt="Ready to install dialog box" style="width:324pt;height:244.2pt">
            <v:imagedata r:id="rId37" o:title="7Ready2Install"/>
          </v:shape>
        </w:pict>
      </w:r>
    </w:p>
    <w:p w:rsidR="00F94BD0" w:rsidRPr="00571CB7" w:rsidRDefault="00F94BD0" w:rsidP="00F94BD0">
      <w:pPr>
        <w:rPr>
          <w:strike/>
        </w:rPr>
      </w:pPr>
    </w:p>
    <w:p w:rsidR="00F94BD0" w:rsidRPr="00571CB7" w:rsidRDefault="00F94BD0" w:rsidP="00F94BD0">
      <w:pPr>
        <w:ind w:left="720"/>
        <w:rPr>
          <w:strike/>
        </w:rPr>
      </w:pPr>
      <w:r w:rsidRPr="00571CB7">
        <w:rPr>
          <w:strike/>
        </w:rPr>
        <w:t xml:space="preserve">While the installation is proceeding, the status of the installer will be displayed in a progress window. Do not click any buttons while this window is visible (the only button available is </w:t>
      </w:r>
      <w:r w:rsidRPr="00571CB7">
        <w:rPr>
          <w:b/>
          <w:strike/>
        </w:rPr>
        <w:t>Cancel</w:t>
      </w:r>
      <w:r w:rsidRPr="00571CB7">
        <w:rPr>
          <w:strike/>
        </w:rPr>
        <w:t>, and clicking it will discontinue the installation).</w:t>
      </w:r>
    </w:p>
    <w:p w:rsidR="00F94BD0" w:rsidRPr="00571CB7" w:rsidRDefault="00F94BD0" w:rsidP="00F94BD0">
      <w:pPr>
        <w:rPr>
          <w:strike/>
        </w:rPr>
      </w:pPr>
    </w:p>
    <w:p w:rsidR="00F94BD0" w:rsidRPr="00571CB7" w:rsidRDefault="00F94BD0" w:rsidP="00F94BD0">
      <w:pPr>
        <w:ind w:left="720"/>
        <w:rPr>
          <w:strike/>
        </w:rPr>
      </w:pPr>
      <w:r w:rsidRPr="00571CB7">
        <w:rPr>
          <w:strike/>
        </w:rPr>
        <w:t>As the installer works its way through the various installation steps, the progress-bar will fill up. The total duration of the installation may vary from about a minute (newer, faster computer) to about 10 minutes (older, slower computer).</w:t>
      </w:r>
    </w:p>
    <w:p w:rsidR="00F94BD0" w:rsidRPr="00571CB7" w:rsidRDefault="00F94BD0" w:rsidP="00F94BD0">
      <w:pPr>
        <w:rPr>
          <w:strike/>
        </w:rPr>
      </w:pPr>
    </w:p>
    <w:p w:rsidR="00F94BD0" w:rsidRPr="00571CB7" w:rsidRDefault="00F94BD0" w:rsidP="00905AF2">
      <w:pPr>
        <w:keepNext/>
        <w:numPr>
          <w:ilvl w:val="0"/>
          <w:numId w:val="35"/>
        </w:numPr>
        <w:rPr>
          <w:strike/>
        </w:rPr>
      </w:pPr>
      <w:r w:rsidRPr="00571CB7">
        <w:rPr>
          <w:strike/>
        </w:rPr>
        <w:lastRenderedPageBreak/>
        <w:t>If this is the first installation of the DICOM Gateway software, the installation will proceed without any further questions. If a database from a previous instance of the DICOM Gateway software is still present, the following window will appear.</w:t>
      </w:r>
    </w:p>
    <w:p w:rsidR="00F94BD0" w:rsidRPr="00571CB7" w:rsidRDefault="00F94BD0" w:rsidP="00F94BD0">
      <w:pPr>
        <w:keepNext/>
        <w:rPr>
          <w:strike/>
        </w:rPr>
      </w:pPr>
    </w:p>
    <w:p w:rsidR="00F94BD0" w:rsidRPr="00571CB7" w:rsidRDefault="00FE2D3B" w:rsidP="00F94BD0">
      <w:pPr>
        <w:ind w:left="720"/>
        <w:rPr>
          <w:strike/>
        </w:rPr>
      </w:pPr>
      <w:r>
        <w:rPr>
          <w:strike/>
        </w:rPr>
        <w:pict>
          <v:shape id="_x0000_i1037" type="#_x0000_t75" alt="Re-Initialize Database dialog box" style="width:323.4pt;height:225.6pt">
            <v:imagedata r:id="rId38" o:title="8KeepDatabase"/>
          </v:shape>
        </w:pict>
      </w:r>
    </w:p>
    <w:p w:rsidR="00F94BD0" w:rsidRPr="00571CB7" w:rsidRDefault="00F94BD0" w:rsidP="00F94BD0">
      <w:pPr>
        <w:ind w:left="720"/>
        <w:rPr>
          <w:strike/>
        </w:rPr>
      </w:pPr>
    </w:p>
    <w:p w:rsidR="00F94BD0" w:rsidRPr="00571CB7" w:rsidRDefault="00F94BD0" w:rsidP="00905AF2">
      <w:pPr>
        <w:keepNext/>
        <w:numPr>
          <w:ilvl w:val="0"/>
          <w:numId w:val="35"/>
        </w:numPr>
        <w:rPr>
          <w:strike/>
        </w:rPr>
      </w:pPr>
      <w:r w:rsidRPr="00571CB7">
        <w:rPr>
          <w:strike/>
        </w:rPr>
        <w:t xml:space="preserve">Choose the setting you want to use. The options are: </w:t>
      </w:r>
    </w:p>
    <w:p w:rsidR="00F94BD0" w:rsidRPr="00571CB7" w:rsidRDefault="00F94BD0" w:rsidP="00905AF2">
      <w:pPr>
        <w:numPr>
          <w:ilvl w:val="0"/>
          <w:numId w:val="41"/>
        </w:numPr>
        <w:spacing w:before="120" w:after="120"/>
        <w:rPr>
          <w:strike/>
        </w:rPr>
      </w:pPr>
      <w:r w:rsidRPr="00571CB7">
        <w:rPr>
          <w:b/>
          <w:strike/>
        </w:rPr>
        <w:t xml:space="preserve">Keep Existing Database (typical selection. </w:t>
      </w:r>
      <w:r w:rsidRPr="00571CB7">
        <w:rPr>
          <w:b/>
          <w:strike/>
        </w:rPr>
        <w:br/>
      </w:r>
      <w:r w:rsidRPr="00571CB7">
        <w:rPr>
          <w:strike/>
        </w:rPr>
        <w:t>We strongly recommend you use this setting. Typically, you would keep the existing database, so that any existing data will remain after the installation is complete.</w:t>
      </w:r>
    </w:p>
    <w:p w:rsidR="00F94BD0" w:rsidRPr="00571CB7" w:rsidRDefault="00F94BD0" w:rsidP="00905AF2">
      <w:pPr>
        <w:numPr>
          <w:ilvl w:val="0"/>
          <w:numId w:val="41"/>
        </w:numPr>
        <w:spacing w:before="120" w:after="240"/>
        <w:rPr>
          <w:strike/>
        </w:rPr>
      </w:pPr>
      <w:r w:rsidRPr="00571CB7">
        <w:rPr>
          <w:b/>
          <w:strike/>
        </w:rPr>
        <w:t>Re-Initialize Database (only in emergencies)</w:t>
      </w:r>
      <w:r w:rsidRPr="00571CB7">
        <w:rPr>
          <w:b/>
          <w:strike/>
        </w:rPr>
        <w:br/>
      </w:r>
      <w:r w:rsidRPr="00571CB7">
        <w:rPr>
          <w:strike/>
        </w:rPr>
        <w:t>However, if incorrect information has been entered in the database and it is no longer clear whether the database contains information that allows the DICOM Gateway to run properly, you may opt to discard the existing database and start with a fresh one.</w:t>
      </w:r>
    </w:p>
    <w:p w:rsidR="005E7291" w:rsidRPr="00571CB7" w:rsidRDefault="00F94BD0" w:rsidP="00905AF2">
      <w:pPr>
        <w:keepNext/>
        <w:numPr>
          <w:ilvl w:val="0"/>
          <w:numId w:val="35"/>
        </w:numPr>
        <w:rPr>
          <w:strike/>
        </w:rPr>
      </w:pPr>
      <w:r w:rsidRPr="00571CB7">
        <w:rPr>
          <w:strike/>
        </w:rPr>
        <w:br w:type="page"/>
      </w:r>
      <w:r w:rsidR="005E7291" w:rsidRPr="00571CB7">
        <w:rPr>
          <w:strike/>
        </w:rPr>
        <w:lastRenderedPageBreak/>
        <w:t xml:space="preserve">Click </w:t>
      </w:r>
      <w:r w:rsidR="005E7291" w:rsidRPr="00571CB7">
        <w:rPr>
          <w:b/>
          <w:strike/>
        </w:rPr>
        <w:t>Next</w:t>
      </w:r>
      <w:r w:rsidR="005E7291" w:rsidRPr="00571CB7">
        <w:rPr>
          <w:bCs/>
          <w:strike/>
        </w:rPr>
        <w:t xml:space="preserve"> </w:t>
      </w:r>
      <w:r w:rsidR="005E7291" w:rsidRPr="00571CB7">
        <w:rPr>
          <w:strike/>
        </w:rPr>
        <w:t xml:space="preserve">to continue. </w:t>
      </w:r>
    </w:p>
    <w:p w:rsidR="005E7291" w:rsidRPr="00571CB7" w:rsidRDefault="005E7291" w:rsidP="005E7291">
      <w:pPr>
        <w:ind w:left="720"/>
        <w:rPr>
          <w:strike/>
        </w:rPr>
      </w:pPr>
    </w:p>
    <w:p w:rsidR="005E7291" w:rsidRPr="00571CB7" w:rsidRDefault="005E7291" w:rsidP="005E7291">
      <w:pPr>
        <w:ind w:left="720"/>
        <w:rPr>
          <w:strike/>
        </w:rPr>
      </w:pPr>
      <w:r w:rsidRPr="00571CB7">
        <w:rPr>
          <w:strike/>
        </w:rPr>
        <w:t xml:space="preserve">As the installation proceeds, several message </w:t>
      </w:r>
      <w:proofErr w:type="gramStart"/>
      <w:r w:rsidRPr="00571CB7">
        <w:rPr>
          <w:strike/>
        </w:rPr>
        <w:t>boxes,</w:t>
      </w:r>
      <w:proofErr w:type="gramEnd"/>
      <w:r w:rsidRPr="00571CB7">
        <w:rPr>
          <w:strike/>
        </w:rPr>
        <w:t xml:space="preserve"> will pop up and disappear, such as:</w:t>
      </w:r>
    </w:p>
    <w:p w:rsidR="005E7291" w:rsidRPr="00571CB7" w:rsidRDefault="00FE2D3B" w:rsidP="005E7291">
      <w:pPr>
        <w:ind w:left="720"/>
        <w:rPr>
          <w:strike/>
        </w:rPr>
      </w:pPr>
      <w:r>
        <w:rPr>
          <w:strike/>
        </w:rPr>
        <w:pict>
          <v:shape id="_x0000_i1038" type="#_x0000_t75" alt="These boxes indicate the progress of the installation" style="width:113.4pt;height:29.4pt">
            <v:imagedata r:id="rId39" o:title=""/>
          </v:shape>
        </w:pict>
      </w:r>
      <w:proofErr w:type="gramStart"/>
      <w:r w:rsidR="005E7291" w:rsidRPr="00571CB7">
        <w:rPr>
          <w:strike/>
        </w:rPr>
        <w:t xml:space="preserve">, </w:t>
      </w:r>
      <w:proofErr w:type="gramEnd"/>
      <w:r>
        <w:rPr>
          <w:strike/>
        </w:rPr>
        <w:pict>
          <v:shape id="_x0000_i1039" type="#_x0000_t75" alt="These boxes indicate the progress of the installation" style="width:135.6pt;height:29.4pt">
            <v:imagedata r:id="rId40" o:title=""/>
          </v:shape>
        </w:pict>
      </w:r>
      <w:r w:rsidR="005E7291" w:rsidRPr="00571CB7">
        <w:rPr>
          <w:strike/>
        </w:rPr>
        <w:t xml:space="preserve">, </w:t>
      </w:r>
      <w:r>
        <w:rPr>
          <w:strike/>
        </w:rPr>
        <w:pict>
          <v:shape id="_x0000_i1040" type="#_x0000_t75" alt="These boxes indicate the progress of the installation" style="width:104.4pt;height:29.4pt">
            <v:imagedata r:id="rId41" o:title=""/>
          </v:shape>
        </w:pict>
      </w:r>
      <w:r w:rsidR="005E7291" w:rsidRPr="00571CB7">
        <w:rPr>
          <w:strike/>
        </w:rPr>
        <w:t xml:space="preserve">, </w:t>
      </w:r>
      <w:r>
        <w:rPr>
          <w:strike/>
        </w:rPr>
        <w:pict>
          <v:shape id="_x0000_i1041" type="#_x0000_t75" alt="These boxes indicate the progress of the installation" style="width:127.8pt;height:29.4pt">
            <v:imagedata r:id="rId42" o:title=""/>
          </v:shape>
        </w:pict>
      </w:r>
      <w:r w:rsidR="005E7291" w:rsidRPr="00571CB7">
        <w:rPr>
          <w:strike/>
        </w:rPr>
        <w:t xml:space="preserve">, </w:t>
      </w:r>
      <w:r>
        <w:rPr>
          <w:strike/>
        </w:rPr>
        <w:pict>
          <v:shape id="_x0000_i1042" type="#_x0000_t75" alt="These boxes indicate the progress of the installation" style="width:97.2pt;height:30pt">
            <v:imagedata r:id="rId43" o:title=""/>
          </v:shape>
        </w:pict>
      </w:r>
      <w:r w:rsidR="005E7291" w:rsidRPr="00571CB7">
        <w:rPr>
          <w:strike/>
        </w:rPr>
        <w:t xml:space="preserve"> or </w:t>
      </w:r>
      <w:r>
        <w:rPr>
          <w:strike/>
        </w:rPr>
        <w:pict>
          <v:shape id="_x0000_i1043" type="#_x0000_t75" alt="These boxes indicate the progress of the installation" style="width:76.8pt;height:29.4pt">
            <v:imagedata r:id="rId44" o:title=""/>
          </v:shape>
        </w:pict>
      </w:r>
    </w:p>
    <w:p w:rsidR="005E7291" w:rsidRPr="00571CB7" w:rsidRDefault="005E7291" w:rsidP="005E7291">
      <w:pPr>
        <w:ind w:left="720"/>
        <w:rPr>
          <w:strike/>
        </w:rPr>
      </w:pPr>
    </w:p>
    <w:p w:rsidR="005E7291" w:rsidRPr="00571CB7" w:rsidRDefault="005E7291" w:rsidP="005E7291">
      <w:pPr>
        <w:ind w:left="720"/>
        <w:rPr>
          <w:strike/>
        </w:rPr>
      </w:pPr>
      <w:r w:rsidRPr="00571CB7">
        <w:rPr>
          <w:strike/>
        </w:rPr>
        <w:t xml:space="preserve">These boxes indicate the progress of the installation, and you do not need to do anything while these message boxes are visible. </w:t>
      </w:r>
    </w:p>
    <w:p w:rsidR="005E7291" w:rsidRPr="00571CB7" w:rsidRDefault="005E7291" w:rsidP="005E7291">
      <w:pPr>
        <w:ind w:left="720"/>
        <w:rPr>
          <w:strike/>
        </w:rPr>
      </w:pPr>
    </w:p>
    <w:p w:rsidR="005E7291" w:rsidRPr="00571CB7" w:rsidRDefault="005E7291" w:rsidP="005E7291">
      <w:pPr>
        <w:ind w:left="720"/>
        <w:rPr>
          <w:strike/>
        </w:rPr>
      </w:pPr>
      <w:r w:rsidRPr="00571CB7">
        <w:rPr>
          <w:strike/>
        </w:rPr>
        <w:t>When the installation is complete, the last window displays.</w:t>
      </w:r>
    </w:p>
    <w:p w:rsidR="00F94BD0" w:rsidRPr="00571CB7" w:rsidRDefault="00F94BD0" w:rsidP="00F94BD0">
      <w:pPr>
        <w:ind w:left="720"/>
        <w:rPr>
          <w:strike/>
        </w:rPr>
      </w:pPr>
    </w:p>
    <w:p w:rsidR="00F94BD0" w:rsidRPr="00571CB7" w:rsidRDefault="00F94BD0" w:rsidP="00905AF2">
      <w:pPr>
        <w:keepNext/>
        <w:numPr>
          <w:ilvl w:val="0"/>
          <w:numId w:val="35"/>
        </w:numPr>
        <w:rPr>
          <w:strike/>
        </w:rPr>
      </w:pPr>
      <w:r w:rsidRPr="00571CB7">
        <w:rPr>
          <w:strike/>
        </w:rPr>
        <w:t xml:space="preserve">Click </w:t>
      </w:r>
      <w:r w:rsidRPr="00571CB7">
        <w:rPr>
          <w:b/>
          <w:strike/>
        </w:rPr>
        <w:t>Finish</w:t>
      </w:r>
      <w:r w:rsidRPr="00571CB7">
        <w:rPr>
          <w:strike/>
        </w:rPr>
        <w:t xml:space="preserve"> to complete the installation of the new DICOM Gateway software.</w:t>
      </w:r>
    </w:p>
    <w:p w:rsidR="00F94BD0" w:rsidRPr="00571CB7" w:rsidRDefault="00F94BD0" w:rsidP="00F94BD0">
      <w:pPr>
        <w:keepNext/>
        <w:rPr>
          <w:strike/>
        </w:rPr>
      </w:pPr>
    </w:p>
    <w:p w:rsidR="00F94BD0" w:rsidRPr="00571CB7" w:rsidRDefault="00FE2D3B" w:rsidP="00F94BD0">
      <w:pPr>
        <w:keepNext/>
        <w:ind w:left="720"/>
        <w:rPr>
          <w:strike/>
        </w:rPr>
      </w:pPr>
      <w:r>
        <w:rPr>
          <w:strike/>
        </w:rPr>
        <w:pict>
          <v:shape id="_x0000_i1044" type="#_x0000_t75" alt="Installation complete dialog box" style="width:325.2pt;height:245.4pt">
            <v:imagedata r:id="rId45" o:title="11Finish"/>
          </v:shape>
        </w:pict>
      </w:r>
    </w:p>
    <w:p w:rsidR="00F94BD0" w:rsidRPr="00571CB7" w:rsidRDefault="00F94BD0" w:rsidP="00F94BD0">
      <w:pPr>
        <w:keepNext/>
        <w:ind w:left="720"/>
        <w:rPr>
          <w:b/>
          <w:strike/>
        </w:rPr>
      </w:pPr>
    </w:p>
    <w:p w:rsidR="005E7291" w:rsidRPr="00571CB7" w:rsidRDefault="005E7291" w:rsidP="005E7291">
      <w:pPr>
        <w:keepNext/>
        <w:ind w:left="720"/>
        <w:rPr>
          <w:strike/>
        </w:rPr>
      </w:pPr>
      <w:r w:rsidRPr="00571CB7">
        <w:rPr>
          <w:strike/>
        </w:rPr>
        <w:t>In some cases, there may be additional tasks that you must perform. In this scenario, a message box will be displayed that indicates the remaining installation steps:</w:t>
      </w:r>
    </w:p>
    <w:p w:rsidR="005E7291" w:rsidRPr="00571CB7" w:rsidRDefault="005E7291" w:rsidP="005E7291">
      <w:pPr>
        <w:keepNext/>
        <w:ind w:left="720"/>
        <w:rPr>
          <w:strike/>
        </w:rPr>
      </w:pPr>
    </w:p>
    <w:p w:rsidR="005E7291" w:rsidRPr="00571CB7" w:rsidRDefault="005E7291" w:rsidP="00905AF2">
      <w:pPr>
        <w:pStyle w:val="Body"/>
        <w:keepNext/>
        <w:keepLines/>
        <w:numPr>
          <w:ilvl w:val="0"/>
          <w:numId w:val="32"/>
        </w:numPr>
        <w:tabs>
          <w:tab w:val="clear" w:pos="720"/>
          <w:tab w:val="num" w:pos="1080"/>
        </w:tabs>
        <w:ind w:left="1080"/>
        <w:rPr>
          <w:strike/>
          <w:sz w:val="24"/>
        </w:rPr>
      </w:pPr>
      <w:r w:rsidRPr="00571CB7">
        <w:rPr>
          <w:strike/>
          <w:sz w:val="24"/>
        </w:rPr>
        <w:t xml:space="preserve">Install a valid </w:t>
      </w:r>
      <w:proofErr w:type="spellStart"/>
      <w:r w:rsidRPr="00571CB7">
        <w:rPr>
          <w:strike/>
          <w:sz w:val="24"/>
        </w:rPr>
        <w:t>Caché</w:t>
      </w:r>
      <w:proofErr w:type="spellEnd"/>
      <w:r w:rsidRPr="00571CB7">
        <w:rPr>
          <w:strike/>
          <w:sz w:val="24"/>
        </w:rPr>
        <w:t xml:space="preserve"> license</w:t>
      </w:r>
      <w:r w:rsidRPr="00571CB7">
        <w:rPr>
          <w:strike/>
          <w:sz w:val="24"/>
        </w:rPr>
        <w:br/>
      </w:r>
      <w:proofErr w:type="gramStart"/>
      <w:r w:rsidRPr="00571CB7">
        <w:rPr>
          <w:strike/>
          <w:sz w:val="24"/>
        </w:rPr>
        <w:t>While</w:t>
      </w:r>
      <w:proofErr w:type="gramEnd"/>
      <w:r w:rsidRPr="00571CB7">
        <w:rPr>
          <w:strike/>
          <w:sz w:val="24"/>
        </w:rPr>
        <w:t xml:space="preserve"> an installation can be performed without a valid license on the computer, the application can be used only after a valid license is installed. The directory for installing a </w:t>
      </w:r>
      <w:proofErr w:type="spellStart"/>
      <w:r w:rsidRPr="00571CB7">
        <w:rPr>
          <w:strike/>
          <w:sz w:val="24"/>
        </w:rPr>
        <w:t>Caché</w:t>
      </w:r>
      <w:proofErr w:type="spellEnd"/>
      <w:r w:rsidRPr="00571CB7">
        <w:rPr>
          <w:strike/>
          <w:sz w:val="24"/>
        </w:rPr>
        <w:t xml:space="preserve"> license is </w:t>
      </w:r>
      <w:r w:rsidRPr="00571CB7">
        <w:rPr>
          <w:b/>
          <w:strike/>
          <w:sz w:val="24"/>
        </w:rPr>
        <w:t>\</w:t>
      </w:r>
      <w:proofErr w:type="spellStart"/>
      <w:r w:rsidRPr="00571CB7">
        <w:rPr>
          <w:b/>
          <w:strike/>
          <w:sz w:val="24"/>
        </w:rPr>
        <w:t>CachéSys</w:t>
      </w:r>
      <w:proofErr w:type="spellEnd"/>
      <w:r w:rsidRPr="00571CB7">
        <w:rPr>
          <w:b/>
          <w:strike/>
          <w:sz w:val="24"/>
        </w:rPr>
        <w:t>\Mgr</w:t>
      </w:r>
      <w:r w:rsidRPr="00571CB7">
        <w:rPr>
          <w:strike/>
          <w:sz w:val="24"/>
        </w:rPr>
        <w:t xml:space="preserve">. </w:t>
      </w:r>
    </w:p>
    <w:p w:rsidR="005E7291" w:rsidRPr="00571CB7" w:rsidRDefault="005E7291" w:rsidP="00905AF2">
      <w:pPr>
        <w:pStyle w:val="Body"/>
        <w:keepNext/>
        <w:numPr>
          <w:ilvl w:val="0"/>
          <w:numId w:val="32"/>
        </w:numPr>
        <w:tabs>
          <w:tab w:val="clear" w:pos="720"/>
          <w:tab w:val="num" w:pos="1080"/>
        </w:tabs>
        <w:ind w:left="1080"/>
        <w:rPr>
          <w:strike/>
        </w:rPr>
      </w:pPr>
      <w:r w:rsidRPr="00571CB7">
        <w:rPr>
          <w:strike/>
          <w:sz w:val="24"/>
        </w:rPr>
        <w:t>Reinitialize all DICOM master files (dictionary files</w:t>
      </w:r>
      <w:proofErr w:type="gramStart"/>
      <w:r w:rsidRPr="00571CB7">
        <w:rPr>
          <w:strike/>
          <w:sz w:val="24"/>
        </w:rPr>
        <w:t>)</w:t>
      </w:r>
      <w:proofErr w:type="gramEnd"/>
      <w:r w:rsidRPr="00571CB7">
        <w:rPr>
          <w:strike/>
          <w:sz w:val="24"/>
        </w:rPr>
        <w:br/>
        <w:t xml:space="preserve">On an upgrade-installation, the master files are updated automatically. Since this action can be performed only after the connection parameters for the VistA Hospital </w:t>
      </w:r>
      <w:r w:rsidRPr="00571CB7">
        <w:rPr>
          <w:strike/>
          <w:sz w:val="24"/>
        </w:rPr>
        <w:lastRenderedPageBreak/>
        <w:t xml:space="preserve">Information system have been entered, an initial installation cannot perform this step automatically. </w:t>
      </w:r>
    </w:p>
    <w:p w:rsidR="005E7291" w:rsidRPr="00571CB7" w:rsidRDefault="00A24ECF" w:rsidP="00905AF2">
      <w:pPr>
        <w:pStyle w:val="Body"/>
        <w:keepNext/>
        <w:numPr>
          <w:ilvl w:val="0"/>
          <w:numId w:val="32"/>
        </w:numPr>
        <w:tabs>
          <w:tab w:val="clear" w:pos="720"/>
          <w:tab w:val="num" w:pos="1080"/>
        </w:tabs>
        <w:ind w:left="1080"/>
        <w:rPr>
          <w:strike/>
          <w:sz w:val="24"/>
        </w:rPr>
      </w:pPr>
      <w:r w:rsidRPr="00571CB7">
        <w:rPr>
          <w:strike/>
          <w:sz w:val="24"/>
        </w:rPr>
        <w:t xml:space="preserve">If you are installing </w:t>
      </w:r>
      <w:r w:rsidRPr="00571CB7">
        <w:rPr>
          <w:b/>
          <w:strike/>
          <w:sz w:val="24"/>
        </w:rPr>
        <w:t>a new DICOM Gateway</w:t>
      </w:r>
      <w:r w:rsidRPr="00571CB7">
        <w:rPr>
          <w:strike/>
          <w:sz w:val="24"/>
        </w:rPr>
        <w:t>, r</w:t>
      </w:r>
      <w:r w:rsidR="005E7291" w:rsidRPr="00571CB7">
        <w:rPr>
          <w:strike/>
          <w:sz w:val="24"/>
        </w:rPr>
        <w:t xml:space="preserve">un the Java installer. </w:t>
      </w:r>
    </w:p>
    <w:p w:rsidR="00A24ECF" w:rsidRPr="00571CB7" w:rsidRDefault="00A24ECF" w:rsidP="00A24ECF">
      <w:pPr>
        <w:pStyle w:val="Body"/>
        <w:keepNext/>
        <w:ind w:left="1080"/>
        <w:rPr>
          <w:strike/>
          <w:sz w:val="24"/>
        </w:rPr>
      </w:pPr>
      <w:r w:rsidRPr="00571CB7">
        <w:rPr>
          <w:b/>
          <w:strike/>
          <w:sz w:val="24"/>
        </w:rPr>
        <w:t>Important</w:t>
      </w:r>
      <w:r w:rsidRPr="00571CB7">
        <w:rPr>
          <w:strike/>
          <w:sz w:val="24"/>
        </w:rPr>
        <w:t xml:space="preserve">: If you are upgrading the DICOM Gateway, do NOT run the Java installer (the file </w:t>
      </w:r>
      <w:r w:rsidRPr="00571CB7">
        <w:rPr>
          <w:b/>
          <w:strike/>
          <w:sz w:val="24"/>
        </w:rPr>
        <w:t>JavaInstallEngine.bat</w:t>
      </w:r>
      <w:r w:rsidRPr="00571CB7">
        <w:rPr>
          <w:strike/>
          <w:sz w:val="24"/>
        </w:rPr>
        <w:t xml:space="preserve"> that the installation places on the desktop).</w:t>
      </w:r>
    </w:p>
    <w:p w:rsidR="005E7291" w:rsidRPr="00571CB7" w:rsidRDefault="005E7291" w:rsidP="00905AF2">
      <w:pPr>
        <w:pStyle w:val="Body"/>
        <w:keepNext/>
        <w:numPr>
          <w:ilvl w:val="0"/>
          <w:numId w:val="32"/>
        </w:numPr>
        <w:tabs>
          <w:tab w:val="clear" w:pos="720"/>
          <w:tab w:val="num" w:pos="1080"/>
        </w:tabs>
        <w:ind w:left="1080"/>
        <w:rPr>
          <w:strike/>
        </w:rPr>
      </w:pPr>
      <w:r w:rsidRPr="00571CB7">
        <w:rPr>
          <w:strike/>
          <w:sz w:val="24"/>
        </w:rPr>
        <w:t xml:space="preserve">Update Gateway configuration parameters. </w:t>
      </w:r>
    </w:p>
    <w:p w:rsidR="005E7291" w:rsidRPr="00571CB7" w:rsidRDefault="00FE2D3B" w:rsidP="005E7291">
      <w:pPr>
        <w:keepNext/>
        <w:ind w:left="1080"/>
        <w:rPr>
          <w:strike/>
        </w:rPr>
      </w:pPr>
      <w:r>
        <w:rPr>
          <w:strike/>
        </w:rPr>
        <w:fldChar w:fldCharType="begin"/>
      </w:r>
      <w:r>
        <w:rPr>
          <w:strike/>
        </w:rPr>
        <w:instrText xml:space="preserve"> INCLUDEPICTURE  "C:\\..\\Documents and Settings\\vhaiswseabor\\My Documents\\Patches\\UCB\\DGWIG\\Screenshots\\New\\10DontForget.png" \* MERGEFORMATINET </w:instrText>
      </w:r>
      <w:r>
        <w:rPr>
          <w:strike/>
        </w:rPr>
        <w:fldChar w:fldCharType="separate"/>
      </w:r>
      <w:r>
        <w:rPr>
          <w:strike/>
        </w:rPr>
        <w:pict>
          <v:shape id="_x0000_i1045" type="#_x0000_t75" alt="Reminder to perform post-installation activities" style="width:304.2pt;height:192.6pt">
            <v:imagedata r:id="rId46" r:href="rId47"/>
          </v:shape>
        </w:pict>
      </w:r>
      <w:r>
        <w:rPr>
          <w:strike/>
        </w:rPr>
        <w:fldChar w:fldCharType="end"/>
      </w:r>
    </w:p>
    <w:p w:rsidR="005E7291" w:rsidRPr="00571CB7" w:rsidRDefault="005E7291" w:rsidP="005E7291">
      <w:pPr>
        <w:keepNext/>
        <w:rPr>
          <w:strike/>
        </w:rPr>
      </w:pPr>
    </w:p>
    <w:p w:rsidR="005E7291" w:rsidRPr="00571CB7" w:rsidRDefault="005E7291" w:rsidP="005E7291">
      <w:pPr>
        <w:ind w:left="1080"/>
        <w:rPr>
          <w:strike/>
        </w:rPr>
      </w:pPr>
      <w:r w:rsidRPr="00571CB7">
        <w:rPr>
          <w:strike/>
        </w:rPr>
        <w:t xml:space="preserve">When an informational message like this appears, click </w:t>
      </w:r>
      <w:r w:rsidRPr="00571CB7">
        <w:rPr>
          <w:b/>
          <w:bCs/>
          <w:strike/>
        </w:rPr>
        <w:t>OK</w:t>
      </w:r>
      <w:r w:rsidRPr="00571CB7">
        <w:rPr>
          <w:strike/>
        </w:rPr>
        <w:t>, and carry out the actions mentioned in the message.</w:t>
      </w:r>
    </w:p>
    <w:p w:rsidR="005E7291" w:rsidRPr="00571CB7" w:rsidRDefault="005E7291" w:rsidP="00F94BD0">
      <w:pPr>
        <w:keepNext/>
        <w:ind w:left="720"/>
        <w:rPr>
          <w:strike/>
        </w:rPr>
      </w:pPr>
    </w:p>
    <w:p w:rsidR="00A24ECF" w:rsidRPr="00571CB7" w:rsidRDefault="00A24ECF" w:rsidP="00A24ECF">
      <w:pPr>
        <w:rPr>
          <w:b/>
          <w:strike/>
        </w:rPr>
      </w:pPr>
      <w:r w:rsidRPr="00571CB7">
        <w:rPr>
          <w:b/>
          <w:strike/>
        </w:rPr>
        <w:t>Do the following on the updated Gateway to complete the installation and setup process:</w:t>
      </w:r>
    </w:p>
    <w:p w:rsidR="00A24ECF" w:rsidRPr="00571CB7" w:rsidRDefault="00A24ECF" w:rsidP="00A24ECF">
      <w:pPr>
        <w:ind w:left="1080"/>
        <w:rPr>
          <w:b/>
          <w:strike/>
        </w:rPr>
      </w:pPr>
    </w:p>
    <w:p w:rsidR="00A24ECF" w:rsidRPr="00571CB7" w:rsidRDefault="00A24ECF" w:rsidP="007B261B">
      <w:pPr>
        <w:keepNext/>
        <w:numPr>
          <w:ilvl w:val="0"/>
          <w:numId w:val="69"/>
        </w:numPr>
        <w:rPr>
          <w:rFonts w:eastAsia="MS Mincho"/>
          <w:strike/>
        </w:rPr>
        <w:pPrChange w:id="755" w:author="Seabolt, Roy R.  (Harris)" w:date="2013-05-14T13:30:00Z">
          <w:pPr>
            <w:keepNext/>
            <w:numPr>
              <w:numId w:val="70"/>
            </w:numPr>
            <w:tabs>
              <w:tab w:val="num" w:pos="288"/>
            </w:tabs>
            <w:ind w:left="288" w:hanging="288"/>
          </w:pPr>
        </w:pPrChange>
      </w:pPr>
      <w:r w:rsidRPr="00571CB7">
        <w:rPr>
          <w:rFonts w:eastAsia="MS Mincho"/>
          <w:strike/>
        </w:rPr>
        <w:t xml:space="preserve">Run </w:t>
      </w:r>
      <w:r w:rsidRPr="00571CB7">
        <w:rPr>
          <w:strike/>
        </w:rPr>
        <w:t>option</w:t>
      </w:r>
      <w:r w:rsidRPr="00571CB7">
        <w:rPr>
          <w:rFonts w:eastAsia="MS Mincho"/>
          <w:strike/>
        </w:rPr>
        <w:t xml:space="preserve"> 4-1-4 and compare the output to the output in the patch description.</w:t>
      </w:r>
    </w:p>
    <w:p w:rsidR="00942BD1" w:rsidRPr="00571CB7" w:rsidRDefault="00942BD1" w:rsidP="00942BD1">
      <w:pPr>
        <w:keepNext/>
        <w:rPr>
          <w:rFonts w:eastAsia="MS Mincho"/>
          <w:strike/>
        </w:rPr>
      </w:pPr>
    </w:p>
    <w:p w:rsidR="00A24ECF" w:rsidRPr="00571CB7" w:rsidRDefault="00A24ECF" w:rsidP="007B261B">
      <w:pPr>
        <w:keepNext/>
        <w:numPr>
          <w:ilvl w:val="0"/>
          <w:numId w:val="69"/>
        </w:numPr>
        <w:rPr>
          <w:rFonts w:eastAsia="MS Mincho"/>
          <w:strike/>
        </w:rPr>
        <w:pPrChange w:id="756" w:author="Seabolt, Roy R.  (Harris)" w:date="2013-05-14T13:30:00Z">
          <w:pPr>
            <w:keepNext/>
            <w:numPr>
              <w:numId w:val="70"/>
            </w:numPr>
            <w:tabs>
              <w:tab w:val="num" w:pos="288"/>
            </w:tabs>
            <w:ind w:left="288" w:hanging="288"/>
          </w:pPr>
        </w:pPrChange>
      </w:pPr>
      <w:r w:rsidRPr="00571CB7">
        <w:rPr>
          <w:rFonts w:eastAsia="MS Mincho"/>
          <w:strike/>
        </w:rPr>
        <w:t xml:space="preserve">Run </w:t>
      </w:r>
      <w:r w:rsidRPr="00571CB7">
        <w:rPr>
          <w:strike/>
        </w:rPr>
        <w:t>option</w:t>
      </w:r>
      <w:r w:rsidRPr="00571CB7">
        <w:rPr>
          <w:rFonts w:eastAsia="MS Mincho"/>
          <w:strike/>
        </w:rPr>
        <w:t xml:space="preserve"> 4-2-2 and verify that all configuration settings have been retained. </w:t>
      </w:r>
      <w:r w:rsidRPr="00571CB7">
        <w:rPr>
          <w:strike/>
          <w:szCs w:val="22"/>
        </w:rPr>
        <w:t xml:space="preserve">Make sure the values match the values you recorded when you ran option 4-2-1 before starting the installation. </w:t>
      </w:r>
    </w:p>
    <w:p w:rsidR="00942BD1" w:rsidRPr="00571CB7" w:rsidRDefault="00942BD1" w:rsidP="00942BD1">
      <w:pPr>
        <w:keepNext/>
        <w:rPr>
          <w:rFonts w:eastAsia="MS Mincho"/>
          <w:strike/>
        </w:rPr>
      </w:pPr>
    </w:p>
    <w:p w:rsidR="00A24ECF" w:rsidRPr="00571CB7" w:rsidRDefault="00A24ECF" w:rsidP="007B261B">
      <w:pPr>
        <w:keepNext/>
        <w:numPr>
          <w:ilvl w:val="0"/>
          <w:numId w:val="69"/>
        </w:numPr>
        <w:rPr>
          <w:rFonts w:eastAsia="MS Mincho"/>
          <w:strike/>
        </w:rPr>
        <w:pPrChange w:id="757" w:author="Seabolt, Roy R.  (Harris)" w:date="2013-05-14T13:30:00Z">
          <w:pPr>
            <w:keepNext/>
            <w:numPr>
              <w:numId w:val="70"/>
            </w:numPr>
            <w:tabs>
              <w:tab w:val="num" w:pos="288"/>
            </w:tabs>
            <w:ind w:left="288" w:hanging="288"/>
          </w:pPr>
        </w:pPrChange>
      </w:pPr>
      <w:bookmarkStart w:id="758" w:name="_Ref240881655"/>
      <w:r w:rsidRPr="00571CB7">
        <w:rPr>
          <w:rFonts w:eastAsia="MS Mincho"/>
          <w:strike/>
        </w:rPr>
        <w:t xml:space="preserve">Run </w:t>
      </w:r>
      <w:r w:rsidRPr="00571CB7">
        <w:rPr>
          <w:strike/>
        </w:rPr>
        <w:t>option</w:t>
      </w:r>
      <w:r w:rsidRPr="00571CB7">
        <w:rPr>
          <w:rFonts w:eastAsia="MS Mincho"/>
          <w:strike/>
        </w:rPr>
        <w:t xml:space="preserve"> 4-2-9 to reload all .</w:t>
      </w:r>
      <w:proofErr w:type="spellStart"/>
      <w:r w:rsidRPr="00571CB7">
        <w:rPr>
          <w:rFonts w:eastAsia="MS Mincho"/>
          <w:strike/>
        </w:rPr>
        <w:t>dic</w:t>
      </w:r>
      <w:proofErr w:type="spellEnd"/>
      <w:r w:rsidRPr="00571CB7">
        <w:rPr>
          <w:rFonts w:eastAsia="MS Mincho"/>
          <w:strike/>
        </w:rPr>
        <w:t xml:space="preserve"> (dictionary) files into the local gateway database.</w:t>
      </w:r>
      <w:bookmarkEnd w:id="758"/>
    </w:p>
    <w:p w:rsidR="00942BD1" w:rsidRPr="00571CB7" w:rsidRDefault="00942BD1" w:rsidP="00942BD1">
      <w:pPr>
        <w:keepNext/>
        <w:rPr>
          <w:rFonts w:eastAsia="MS Mincho"/>
          <w:strike/>
        </w:rPr>
      </w:pPr>
    </w:p>
    <w:p w:rsidR="00A24ECF" w:rsidRPr="00571CB7" w:rsidRDefault="00A24ECF" w:rsidP="007B261B">
      <w:pPr>
        <w:keepNext/>
        <w:numPr>
          <w:ilvl w:val="0"/>
          <w:numId w:val="69"/>
        </w:numPr>
        <w:rPr>
          <w:rFonts w:eastAsia="MS Mincho"/>
          <w:strike/>
        </w:rPr>
        <w:pPrChange w:id="759" w:author="Seabolt, Roy R.  (Harris)" w:date="2013-05-14T13:30:00Z">
          <w:pPr>
            <w:keepNext/>
            <w:numPr>
              <w:numId w:val="70"/>
            </w:numPr>
            <w:tabs>
              <w:tab w:val="num" w:pos="288"/>
            </w:tabs>
            <w:ind w:left="288" w:hanging="288"/>
          </w:pPr>
        </w:pPrChange>
      </w:pPr>
      <w:r w:rsidRPr="00571CB7">
        <w:rPr>
          <w:rFonts w:eastAsia="MS Mincho"/>
          <w:strike/>
        </w:rPr>
        <w:t>Run option 4-2-12. This option reports information that other applications need.</w:t>
      </w:r>
    </w:p>
    <w:p w:rsidR="00942BD1" w:rsidRPr="00571CB7" w:rsidRDefault="00942BD1" w:rsidP="00942BD1">
      <w:pPr>
        <w:keepNext/>
        <w:rPr>
          <w:rFonts w:eastAsia="MS Mincho"/>
          <w:strike/>
        </w:rPr>
      </w:pPr>
    </w:p>
    <w:p w:rsidR="00A24ECF" w:rsidRPr="00571CB7" w:rsidRDefault="00A24ECF" w:rsidP="007B261B">
      <w:pPr>
        <w:keepNext/>
        <w:numPr>
          <w:ilvl w:val="0"/>
          <w:numId w:val="69"/>
        </w:numPr>
        <w:rPr>
          <w:rFonts w:eastAsia="MS Mincho"/>
          <w:strike/>
        </w:rPr>
        <w:pPrChange w:id="760" w:author="Seabolt, Roy R.  (Harris)" w:date="2013-05-14T13:30:00Z">
          <w:pPr>
            <w:keepNext/>
            <w:numPr>
              <w:numId w:val="70"/>
            </w:numPr>
            <w:tabs>
              <w:tab w:val="num" w:pos="288"/>
            </w:tabs>
            <w:ind w:left="288" w:hanging="288"/>
          </w:pPr>
        </w:pPrChange>
      </w:pPr>
      <w:r w:rsidRPr="00571CB7">
        <w:rPr>
          <w:strike/>
        </w:rPr>
        <w:t xml:space="preserve">Restore these files, which you backed up </w:t>
      </w:r>
      <w:r w:rsidRPr="00571CB7">
        <w:rPr>
          <w:strike/>
          <w:szCs w:val="22"/>
        </w:rPr>
        <w:t>before starting the installation,</w:t>
      </w:r>
      <w:r w:rsidRPr="00571CB7">
        <w:rPr>
          <w:strike/>
        </w:rPr>
        <w:t xml:space="preserve"> to their original locations:</w:t>
      </w:r>
    </w:p>
    <w:p w:rsidR="00942BD1" w:rsidRPr="00571CB7" w:rsidRDefault="00942BD1" w:rsidP="00942BD1">
      <w:pPr>
        <w:keepNext/>
        <w:rPr>
          <w:rFonts w:eastAsia="MS Mincho"/>
          <w:strike/>
        </w:rPr>
      </w:pPr>
    </w:p>
    <w:p w:rsidR="00A24ECF" w:rsidRPr="00571CB7" w:rsidRDefault="00A24ECF" w:rsidP="007B261B">
      <w:pPr>
        <w:pStyle w:val="NumberedList2"/>
        <w:numPr>
          <w:ilvl w:val="1"/>
          <w:numId w:val="69"/>
        </w:numPr>
        <w:rPr>
          <w:strike/>
        </w:rPr>
        <w:pPrChange w:id="761" w:author="Seabolt, Roy R.  (Harris)" w:date="2013-05-14T13:30:00Z">
          <w:pPr>
            <w:pStyle w:val="NumberedList2"/>
            <w:numPr>
              <w:numId w:val="70"/>
            </w:numPr>
          </w:pPr>
        </w:pPrChange>
      </w:pPr>
      <w:r w:rsidRPr="00571CB7">
        <w:rPr>
          <w:strike/>
        </w:rPr>
        <w:t>\DICOM\Java\</w:t>
      </w:r>
      <w:proofErr w:type="spellStart"/>
      <w:r w:rsidRPr="00571CB7">
        <w:rPr>
          <w:strike/>
        </w:rPr>
        <w:t>jaas.config</w:t>
      </w:r>
      <w:proofErr w:type="spellEnd"/>
    </w:p>
    <w:p w:rsidR="00A24ECF" w:rsidRPr="00571CB7" w:rsidRDefault="00A24ECF" w:rsidP="007B261B">
      <w:pPr>
        <w:pStyle w:val="NumberedList2"/>
        <w:numPr>
          <w:ilvl w:val="1"/>
          <w:numId w:val="69"/>
        </w:numPr>
        <w:rPr>
          <w:strike/>
        </w:rPr>
        <w:pPrChange w:id="762" w:author="Seabolt, Roy R.  (Harris)" w:date="2013-05-14T13:30:00Z">
          <w:pPr>
            <w:pStyle w:val="NumberedList2"/>
            <w:numPr>
              <w:numId w:val="70"/>
            </w:numPr>
          </w:pPr>
        </w:pPrChange>
      </w:pPr>
      <w:r w:rsidRPr="00571CB7">
        <w:rPr>
          <w:strike/>
        </w:rPr>
        <w:t>\DICOM\Java\</w:t>
      </w:r>
      <w:proofErr w:type="spellStart"/>
      <w:r w:rsidRPr="00571CB7">
        <w:rPr>
          <w:strike/>
        </w:rPr>
        <w:t>application.properties</w:t>
      </w:r>
      <w:proofErr w:type="spellEnd"/>
    </w:p>
    <w:p w:rsidR="00A24ECF" w:rsidRPr="00571CB7" w:rsidRDefault="00A24ECF" w:rsidP="007B261B">
      <w:pPr>
        <w:pStyle w:val="NumberedList2"/>
        <w:numPr>
          <w:ilvl w:val="1"/>
          <w:numId w:val="69"/>
        </w:numPr>
        <w:rPr>
          <w:strike/>
        </w:rPr>
        <w:pPrChange w:id="763" w:author="Seabolt, Roy R.  (Harris)" w:date="2013-05-14T13:30:00Z">
          <w:pPr>
            <w:pStyle w:val="NumberedList2"/>
            <w:numPr>
              <w:numId w:val="70"/>
            </w:numPr>
          </w:pPr>
        </w:pPrChange>
      </w:pPr>
      <w:r w:rsidRPr="00571CB7">
        <w:rPr>
          <w:strike/>
        </w:rPr>
        <w:t>\DICOM\Java\LoggingConfig.xml</w:t>
      </w:r>
    </w:p>
    <w:p w:rsidR="00A24ECF" w:rsidRPr="00571CB7" w:rsidRDefault="00A24ECF" w:rsidP="007B261B">
      <w:pPr>
        <w:pStyle w:val="NumberedList2"/>
        <w:numPr>
          <w:ilvl w:val="1"/>
          <w:numId w:val="69"/>
        </w:numPr>
        <w:rPr>
          <w:strike/>
        </w:rPr>
        <w:pPrChange w:id="764" w:author="Seabolt, Roy R.  (Harris)" w:date="2013-05-14T13:30:00Z">
          <w:pPr>
            <w:pStyle w:val="NumberedList2"/>
            <w:numPr>
              <w:numId w:val="70"/>
            </w:numPr>
          </w:pPr>
        </w:pPrChange>
      </w:pPr>
      <w:r w:rsidRPr="00571CB7">
        <w:rPr>
          <w:strike/>
        </w:rPr>
        <w:lastRenderedPageBreak/>
        <w:t>\</w:t>
      </w:r>
      <w:proofErr w:type="spellStart"/>
      <w:r w:rsidRPr="00571CB7">
        <w:rPr>
          <w:strike/>
        </w:rPr>
        <w:t>DCF_Runtime</w:t>
      </w:r>
      <w:proofErr w:type="spellEnd"/>
      <w:r w:rsidRPr="00571CB7">
        <w:rPr>
          <w:strike/>
        </w:rPr>
        <w:t>\</w:t>
      </w:r>
      <w:proofErr w:type="spellStart"/>
      <w:r w:rsidRPr="00571CB7">
        <w:rPr>
          <w:strike/>
        </w:rPr>
        <w:t>cfg</w:t>
      </w:r>
      <w:proofErr w:type="spellEnd"/>
      <w:r w:rsidRPr="00571CB7">
        <w:rPr>
          <w:strike/>
        </w:rPr>
        <w:t>\</w:t>
      </w:r>
      <w:proofErr w:type="spellStart"/>
      <w:r w:rsidRPr="00571CB7">
        <w:rPr>
          <w:strike/>
        </w:rPr>
        <w:t>dicom</w:t>
      </w:r>
      <w:proofErr w:type="spellEnd"/>
      <w:r w:rsidRPr="00571CB7">
        <w:rPr>
          <w:strike/>
        </w:rPr>
        <w:t>\</w:t>
      </w:r>
      <w:proofErr w:type="spellStart"/>
      <w:r w:rsidRPr="00571CB7">
        <w:rPr>
          <w:strike/>
        </w:rPr>
        <w:t>ext_data_dictionary</w:t>
      </w:r>
      <w:proofErr w:type="spellEnd"/>
      <w:r w:rsidRPr="00571CB7">
        <w:rPr>
          <w:strike/>
        </w:rPr>
        <w:t xml:space="preserve"> </w:t>
      </w:r>
    </w:p>
    <w:p w:rsidR="00A24ECF" w:rsidRPr="00571CB7" w:rsidRDefault="00A24ECF" w:rsidP="007B261B">
      <w:pPr>
        <w:pStyle w:val="NumberedList2"/>
        <w:numPr>
          <w:ilvl w:val="1"/>
          <w:numId w:val="69"/>
        </w:numPr>
        <w:rPr>
          <w:strike/>
        </w:rPr>
        <w:pPrChange w:id="765" w:author="Seabolt, Roy R.  (Harris)" w:date="2013-05-14T13:30:00Z">
          <w:pPr>
            <w:pStyle w:val="NumberedList2"/>
            <w:numPr>
              <w:numId w:val="70"/>
            </w:numPr>
          </w:pPr>
        </w:pPrChange>
      </w:pPr>
      <w:r w:rsidRPr="00571CB7">
        <w:rPr>
          <w:strike/>
        </w:rPr>
        <w:t>\</w:t>
      </w:r>
      <w:proofErr w:type="spellStart"/>
      <w:r w:rsidRPr="00571CB7">
        <w:rPr>
          <w:strike/>
        </w:rPr>
        <w:t>DCF_Runtime</w:t>
      </w:r>
      <w:proofErr w:type="spellEnd"/>
      <w:r w:rsidRPr="00571CB7">
        <w:rPr>
          <w:strike/>
        </w:rPr>
        <w:t>\</w:t>
      </w:r>
      <w:proofErr w:type="spellStart"/>
      <w:r w:rsidRPr="00571CB7">
        <w:rPr>
          <w:strike/>
        </w:rPr>
        <w:t>cfg</w:t>
      </w:r>
      <w:proofErr w:type="spellEnd"/>
      <w:r w:rsidRPr="00571CB7">
        <w:rPr>
          <w:strike/>
        </w:rPr>
        <w:t>\apps\defaults\Listen.</w:t>
      </w:r>
    </w:p>
    <w:p w:rsidR="00A24ECF" w:rsidRPr="00571CB7" w:rsidRDefault="00A24ECF" w:rsidP="007B261B">
      <w:pPr>
        <w:keepNext/>
        <w:numPr>
          <w:ilvl w:val="0"/>
          <w:numId w:val="69"/>
        </w:numPr>
        <w:rPr>
          <w:rFonts w:eastAsia="MS Mincho"/>
          <w:strike/>
        </w:rPr>
        <w:pPrChange w:id="766" w:author="Seabolt, Roy R.  (Harris)" w:date="2013-05-14T13:30:00Z">
          <w:pPr>
            <w:keepNext/>
            <w:numPr>
              <w:numId w:val="70"/>
            </w:numPr>
            <w:tabs>
              <w:tab w:val="num" w:pos="288"/>
            </w:tabs>
            <w:ind w:left="288" w:hanging="288"/>
          </w:pPr>
        </w:pPrChange>
      </w:pPr>
      <w:r w:rsidRPr="00571CB7">
        <w:rPr>
          <w:strike/>
        </w:rPr>
        <w:t xml:space="preserve">Start all </w:t>
      </w:r>
      <w:r w:rsidRPr="00571CB7">
        <w:rPr>
          <w:rFonts w:eastAsia="MS Mincho"/>
          <w:strike/>
        </w:rPr>
        <w:t xml:space="preserve">normal </w:t>
      </w:r>
      <w:r w:rsidRPr="00571CB7">
        <w:rPr>
          <w:strike/>
        </w:rPr>
        <w:t>processes on the updated DICOM Gateway</w:t>
      </w:r>
      <w:r w:rsidRPr="00571CB7">
        <w:rPr>
          <w:b/>
          <w:strike/>
        </w:rPr>
        <w:t>.</w:t>
      </w:r>
    </w:p>
    <w:p w:rsidR="00A24ECF" w:rsidRPr="00571CB7" w:rsidRDefault="00A24ECF" w:rsidP="00F94BD0">
      <w:pPr>
        <w:keepNext/>
        <w:ind w:left="720"/>
        <w:rPr>
          <w:strike/>
        </w:rPr>
      </w:pPr>
    </w:p>
    <w:p w:rsidR="002F40DA" w:rsidRPr="00571CB7" w:rsidRDefault="002F40DA" w:rsidP="002F40DA">
      <w:pPr>
        <w:pStyle w:val="Heading2"/>
        <w:rPr>
          <w:strike/>
        </w:rPr>
      </w:pPr>
      <w:bookmarkStart w:id="767" w:name="_Toc89057490"/>
      <w:bookmarkStart w:id="768" w:name="_Toc356300970"/>
      <w:r w:rsidRPr="00571CB7">
        <w:rPr>
          <w:strike/>
        </w:rPr>
        <w:t>Modifying or Repairing an Existing Installation</w:t>
      </w:r>
      <w:bookmarkEnd w:id="767"/>
      <w:bookmarkEnd w:id="768"/>
    </w:p>
    <w:p w:rsidR="0069173E" w:rsidRPr="00571CB7" w:rsidRDefault="0069173E" w:rsidP="0069173E">
      <w:pPr>
        <w:keepNext/>
        <w:rPr>
          <w:strike/>
        </w:rPr>
      </w:pPr>
      <w:r w:rsidRPr="00571CB7">
        <w:rPr>
          <w:strike/>
        </w:rPr>
        <w:t xml:space="preserve">The steps to modify or repair a DICOM Gateway installation are similar to performing an initial installation. You start the DICOM Gateway installer by double-clicking on the distribution file. </w:t>
      </w:r>
    </w:p>
    <w:p w:rsidR="0069173E" w:rsidRPr="00571CB7" w:rsidRDefault="0069173E" w:rsidP="0069173E">
      <w:pPr>
        <w:keepNext/>
        <w:ind w:left="720"/>
        <w:rPr>
          <w:strike/>
        </w:rPr>
      </w:pPr>
    </w:p>
    <w:p w:rsidR="0069173E" w:rsidRPr="00571CB7" w:rsidRDefault="0069173E" w:rsidP="0069173E">
      <w:pPr>
        <w:keepNext/>
        <w:rPr>
          <w:strike/>
        </w:rPr>
      </w:pPr>
      <w:r w:rsidRPr="00571CB7">
        <w:rPr>
          <w:b/>
          <w:bCs/>
          <w:strike/>
        </w:rPr>
        <w:t>Note:</w:t>
      </w:r>
      <w:r w:rsidRPr="00571CB7">
        <w:rPr>
          <w:strike/>
        </w:rPr>
        <w:tab/>
        <w:t xml:space="preserve">For steps describing how to update to a newly released version (patch) of the DICOM Gateway, refer to the appropriate Patch Description. </w:t>
      </w:r>
    </w:p>
    <w:p w:rsidR="0069173E" w:rsidRPr="00571CB7" w:rsidRDefault="0069173E" w:rsidP="0069173E">
      <w:pPr>
        <w:keepNext/>
        <w:ind w:left="720"/>
        <w:rPr>
          <w:strike/>
        </w:rPr>
      </w:pPr>
    </w:p>
    <w:p w:rsidR="0069173E" w:rsidRPr="00571CB7" w:rsidRDefault="0069173E" w:rsidP="00905AF2">
      <w:pPr>
        <w:keepNext/>
        <w:numPr>
          <w:ilvl w:val="0"/>
          <w:numId w:val="42"/>
        </w:numPr>
        <w:rPr>
          <w:strike/>
        </w:rPr>
      </w:pPr>
      <w:r w:rsidRPr="00571CB7">
        <w:rPr>
          <w:strike/>
        </w:rPr>
        <w:t xml:space="preserve">Double-click </w:t>
      </w:r>
      <w:r w:rsidRPr="00571CB7">
        <w:rPr>
          <w:rStyle w:val="bPlainText"/>
          <w:strike/>
        </w:rPr>
        <w:t>MAG3_0P</w:t>
      </w:r>
      <w:r w:rsidR="00BB306E" w:rsidRPr="00571CB7">
        <w:rPr>
          <w:rStyle w:val="bPlainText"/>
          <w:strike/>
        </w:rPr>
        <w:t>99</w:t>
      </w:r>
      <w:r w:rsidRPr="00571CB7">
        <w:rPr>
          <w:rStyle w:val="bPlainText"/>
          <w:strike/>
        </w:rPr>
        <w:t>_DICOM_SetUp.exe</w:t>
      </w:r>
      <w:r w:rsidRPr="00571CB7">
        <w:rPr>
          <w:strike/>
        </w:rPr>
        <w:t xml:space="preserve"> to start the </w:t>
      </w:r>
      <w:proofErr w:type="spellStart"/>
      <w:r w:rsidRPr="00571CB7">
        <w:rPr>
          <w:strike/>
        </w:rPr>
        <w:t>InstallShield</w:t>
      </w:r>
      <w:proofErr w:type="spellEnd"/>
      <w:r w:rsidRPr="00571CB7">
        <w:rPr>
          <w:strike/>
        </w:rPr>
        <w:t xml:space="preserve"> wizard.</w:t>
      </w:r>
    </w:p>
    <w:p w:rsidR="0069173E" w:rsidRPr="00571CB7" w:rsidRDefault="0069173E" w:rsidP="0069173E">
      <w:pPr>
        <w:keepNext/>
        <w:rPr>
          <w:strike/>
        </w:rPr>
      </w:pPr>
    </w:p>
    <w:p w:rsidR="00BB306E" w:rsidRPr="00571CB7" w:rsidRDefault="00BB306E" w:rsidP="00905AF2">
      <w:pPr>
        <w:keepNext/>
        <w:numPr>
          <w:ilvl w:val="0"/>
          <w:numId w:val="42"/>
        </w:numPr>
        <w:rPr>
          <w:strike/>
        </w:rPr>
      </w:pPr>
      <w:r w:rsidRPr="00571CB7">
        <w:rPr>
          <w:strike/>
        </w:rPr>
        <w:t xml:space="preserve">Follow the instructions on your screen to page through the </w:t>
      </w:r>
      <w:proofErr w:type="spellStart"/>
      <w:r w:rsidRPr="00571CB7">
        <w:rPr>
          <w:strike/>
        </w:rPr>
        <w:t>InstallShield</w:t>
      </w:r>
      <w:proofErr w:type="spellEnd"/>
      <w:r w:rsidRPr="00571CB7">
        <w:rPr>
          <w:strike/>
        </w:rPr>
        <w:t xml:space="preserve"> wizard.</w:t>
      </w:r>
    </w:p>
    <w:p w:rsidR="00BB306E" w:rsidRPr="00571CB7" w:rsidRDefault="00BB306E" w:rsidP="00BB306E">
      <w:pPr>
        <w:keepNext/>
        <w:rPr>
          <w:strike/>
        </w:rPr>
      </w:pPr>
    </w:p>
    <w:p w:rsidR="00BB306E" w:rsidRPr="00571CB7" w:rsidRDefault="00BB306E" w:rsidP="00905AF2">
      <w:pPr>
        <w:keepNext/>
        <w:numPr>
          <w:ilvl w:val="0"/>
          <w:numId w:val="42"/>
        </w:numPr>
        <w:rPr>
          <w:strike/>
        </w:rPr>
      </w:pPr>
      <w:r w:rsidRPr="00571CB7">
        <w:rPr>
          <w:strike/>
        </w:rPr>
        <w:t xml:space="preserve">When the Welcome dialog box displays, click </w:t>
      </w:r>
      <w:proofErr w:type="gramStart"/>
      <w:r w:rsidRPr="00571CB7">
        <w:rPr>
          <w:b/>
          <w:strike/>
        </w:rPr>
        <w:t>Next</w:t>
      </w:r>
      <w:proofErr w:type="gramEnd"/>
      <w:r w:rsidRPr="00571CB7">
        <w:rPr>
          <w:strike/>
        </w:rPr>
        <w:t xml:space="preserve"> to proceed.</w:t>
      </w:r>
    </w:p>
    <w:p w:rsidR="00BB306E" w:rsidRPr="00571CB7" w:rsidRDefault="00BB306E" w:rsidP="00BB306E">
      <w:pPr>
        <w:keepNext/>
        <w:rPr>
          <w:strike/>
        </w:rPr>
      </w:pPr>
    </w:p>
    <w:p w:rsidR="00BB306E" w:rsidRPr="00571CB7" w:rsidRDefault="00FE2D3B" w:rsidP="00BB306E">
      <w:pPr>
        <w:keepNext/>
        <w:ind w:left="720"/>
        <w:rPr>
          <w:strike/>
        </w:rPr>
      </w:pPr>
      <w:r>
        <w:rPr>
          <w:strike/>
        </w:rPr>
        <w:fldChar w:fldCharType="begin"/>
      </w:r>
      <w:r>
        <w:rPr>
          <w:strike/>
        </w:rPr>
        <w:instrText xml:space="preserve"> INCLUDEPICTURE  "C:\\..\\Documents and Settings\\vhaiswseabor\\My Documents\\Patches\\UCB\\DGWIG\\Screenshots\\New\\3Welcome.png" \* MERGEFORMATINET </w:instrText>
      </w:r>
      <w:r>
        <w:rPr>
          <w:strike/>
        </w:rPr>
        <w:fldChar w:fldCharType="separate"/>
      </w:r>
      <w:r>
        <w:rPr>
          <w:strike/>
        </w:rPr>
        <w:pict>
          <v:shape id="_x0000_i1046" type="#_x0000_t75" alt="Welcome dialog box (modify mode)" style="width:359.4pt;height:270.6pt">
            <v:imagedata r:id="rId31" r:href="rId48"/>
          </v:shape>
        </w:pict>
      </w:r>
      <w:r>
        <w:rPr>
          <w:strike/>
        </w:rPr>
        <w:fldChar w:fldCharType="end"/>
      </w:r>
    </w:p>
    <w:p w:rsidR="00BB306E" w:rsidRPr="00571CB7" w:rsidRDefault="00BB306E" w:rsidP="00BB306E">
      <w:pPr>
        <w:ind w:left="720"/>
        <w:rPr>
          <w:strike/>
        </w:rPr>
      </w:pPr>
    </w:p>
    <w:p w:rsidR="00BB306E" w:rsidRPr="00571CB7" w:rsidRDefault="00BB306E" w:rsidP="00BB306E">
      <w:pPr>
        <w:keepNext/>
        <w:rPr>
          <w:strike/>
        </w:rPr>
      </w:pPr>
    </w:p>
    <w:p w:rsidR="00BB306E" w:rsidRPr="00571CB7" w:rsidRDefault="00BB306E" w:rsidP="00BB306E">
      <w:pPr>
        <w:keepNext/>
        <w:ind w:left="720"/>
        <w:rPr>
          <w:strike/>
        </w:rPr>
      </w:pPr>
    </w:p>
    <w:p w:rsidR="00BB306E" w:rsidRPr="00571CB7" w:rsidRDefault="00BB306E" w:rsidP="00BB306E">
      <w:pPr>
        <w:keepNext/>
        <w:rPr>
          <w:strike/>
        </w:rPr>
      </w:pPr>
    </w:p>
    <w:p w:rsidR="00BB306E" w:rsidRPr="00571CB7" w:rsidRDefault="00BB306E" w:rsidP="00905AF2">
      <w:pPr>
        <w:keepNext/>
        <w:numPr>
          <w:ilvl w:val="0"/>
          <w:numId w:val="42"/>
        </w:numPr>
        <w:rPr>
          <w:strike/>
        </w:rPr>
      </w:pPr>
      <w:r w:rsidRPr="00571CB7">
        <w:rPr>
          <w:strike/>
        </w:rPr>
        <w:br w:type="page"/>
      </w:r>
      <w:r w:rsidRPr="00571CB7">
        <w:rPr>
          <w:strike/>
        </w:rPr>
        <w:lastRenderedPageBreak/>
        <w:t xml:space="preserve">In the Program Maintenance dialog box that displays, select the option that meets your needs. </w:t>
      </w:r>
    </w:p>
    <w:p w:rsidR="00BB306E" w:rsidRPr="00571CB7" w:rsidRDefault="00BB306E" w:rsidP="00BB306E">
      <w:pPr>
        <w:keepNext/>
        <w:rPr>
          <w:strike/>
        </w:rPr>
      </w:pPr>
    </w:p>
    <w:p w:rsidR="00BB306E" w:rsidRPr="00571CB7" w:rsidRDefault="00BB306E" w:rsidP="00905AF2">
      <w:pPr>
        <w:keepNext/>
        <w:numPr>
          <w:ilvl w:val="1"/>
          <w:numId w:val="42"/>
        </w:numPr>
        <w:rPr>
          <w:strike/>
        </w:rPr>
      </w:pPr>
      <w:r w:rsidRPr="00571CB7">
        <w:rPr>
          <w:strike/>
        </w:rPr>
        <w:t xml:space="preserve">Typically, you would select </w:t>
      </w:r>
      <w:r w:rsidRPr="00571CB7">
        <w:rPr>
          <w:b/>
          <w:strike/>
        </w:rPr>
        <w:t>Repair</w:t>
      </w:r>
      <w:r w:rsidRPr="00571CB7">
        <w:rPr>
          <w:strike/>
        </w:rPr>
        <w:t>. This option lets you reinstall the DICOM Gateway software and get correct copies of any component-files that may have been corrupted.</w:t>
      </w:r>
    </w:p>
    <w:p w:rsidR="00BB306E" w:rsidRPr="00571CB7" w:rsidRDefault="00BB306E" w:rsidP="00BB306E">
      <w:pPr>
        <w:keepNext/>
        <w:ind w:left="720"/>
        <w:rPr>
          <w:strike/>
        </w:rPr>
      </w:pPr>
    </w:p>
    <w:p w:rsidR="00BB306E" w:rsidRPr="00571CB7" w:rsidRDefault="00BB306E" w:rsidP="00905AF2">
      <w:pPr>
        <w:keepNext/>
        <w:numPr>
          <w:ilvl w:val="1"/>
          <w:numId w:val="42"/>
        </w:numPr>
        <w:rPr>
          <w:strike/>
        </w:rPr>
      </w:pPr>
      <w:r w:rsidRPr="00571CB7">
        <w:rPr>
          <w:strike/>
        </w:rPr>
        <w:t xml:space="preserve">You can also select </w:t>
      </w:r>
      <w:r w:rsidRPr="00571CB7">
        <w:rPr>
          <w:b/>
          <w:strike/>
        </w:rPr>
        <w:t>Modify</w:t>
      </w:r>
      <w:r w:rsidRPr="00571CB7">
        <w:rPr>
          <w:strike/>
        </w:rPr>
        <w:t xml:space="preserve"> to add features that were omitted during a previous installation or to remove features that are no longer needed. If you choose this option and click </w:t>
      </w:r>
      <w:proofErr w:type="gramStart"/>
      <w:r w:rsidRPr="00571CB7">
        <w:rPr>
          <w:strike/>
        </w:rPr>
        <w:t>Next</w:t>
      </w:r>
      <w:proofErr w:type="gramEnd"/>
      <w:r w:rsidRPr="00571CB7">
        <w:rPr>
          <w:strike/>
        </w:rPr>
        <w:t>, the Custom Setup dialog box will display.</w:t>
      </w:r>
    </w:p>
    <w:p w:rsidR="00BB306E" w:rsidRPr="00571CB7" w:rsidRDefault="00BB306E" w:rsidP="00BB306E">
      <w:pPr>
        <w:keepNext/>
        <w:ind w:left="720"/>
        <w:rPr>
          <w:strike/>
        </w:rPr>
      </w:pPr>
    </w:p>
    <w:p w:rsidR="00BB306E" w:rsidRPr="00571CB7" w:rsidRDefault="00BB306E" w:rsidP="00905AF2">
      <w:pPr>
        <w:keepNext/>
        <w:numPr>
          <w:ilvl w:val="1"/>
          <w:numId w:val="42"/>
        </w:numPr>
        <w:rPr>
          <w:strike/>
        </w:rPr>
      </w:pPr>
      <w:r w:rsidRPr="00571CB7">
        <w:rPr>
          <w:strike/>
        </w:rPr>
        <w:t xml:space="preserve">When the </w:t>
      </w:r>
      <w:r w:rsidRPr="00571CB7">
        <w:rPr>
          <w:b/>
          <w:strike/>
        </w:rPr>
        <w:t>Remove</w:t>
      </w:r>
      <w:r w:rsidRPr="00571CB7">
        <w:rPr>
          <w:strike/>
        </w:rPr>
        <w:t xml:space="preserve"> option is selected, all features of the VistA Imaging DICOM Gateway will be removed (</w:t>
      </w:r>
      <w:r w:rsidRPr="00571CB7">
        <w:rPr>
          <w:b/>
          <w:strike/>
        </w:rPr>
        <w:t>un</w:t>
      </w:r>
      <w:r w:rsidRPr="00571CB7">
        <w:rPr>
          <w:strike/>
        </w:rPr>
        <w:t xml:space="preserve">-installed). </w:t>
      </w:r>
    </w:p>
    <w:p w:rsidR="00BB306E" w:rsidRPr="00571CB7" w:rsidRDefault="00BB306E" w:rsidP="00BB306E">
      <w:pPr>
        <w:keepNext/>
        <w:ind w:left="1440"/>
        <w:rPr>
          <w:strike/>
        </w:rPr>
      </w:pPr>
    </w:p>
    <w:p w:rsidR="00BB306E" w:rsidRPr="00571CB7" w:rsidRDefault="00BB306E" w:rsidP="00BB306E">
      <w:pPr>
        <w:keepNext/>
        <w:ind w:left="1440"/>
        <w:rPr>
          <w:strike/>
        </w:rPr>
      </w:pPr>
      <w:r w:rsidRPr="00571CB7">
        <w:rPr>
          <w:b/>
          <w:strike/>
        </w:rPr>
        <w:t>Note</w:t>
      </w:r>
      <w:r w:rsidRPr="00571CB7">
        <w:rPr>
          <w:strike/>
        </w:rPr>
        <w:t xml:space="preserve">: If you uninstall the DICOM Gateway, all application-related files will be removed. To remove the </w:t>
      </w:r>
      <w:proofErr w:type="spellStart"/>
      <w:r w:rsidRPr="00571CB7">
        <w:rPr>
          <w:strike/>
        </w:rPr>
        <w:t>Caché</w:t>
      </w:r>
      <w:proofErr w:type="spellEnd"/>
      <w:r w:rsidRPr="00571CB7">
        <w:rPr>
          <w:strike/>
        </w:rPr>
        <w:t xml:space="preserve"> system as well, use the </w:t>
      </w:r>
      <w:r w:rsidRPr="00571CB7">
        <w:rPr>
          <w:b/>
          <w:bCs/>
          <w:strike/>
        </w:rPr>
        <w:t>Add/Remove Programs</w:t>
      </w:r>
      <w:r w:rsidRPr="00571CB7">
        <w:rPr>
          <w:strike/>
        </w:rPr>
        <w:t xml:space="preserve"> function from the Microsoft Windows Control Panel.</w:t>
      </w:r>
    </w:p>
    <w:p w:rsidR="00BB306E" w:rsidRPr="00571CB7" w:rsidRDefault="00BB306E" w:rsidP="00BB306E">
      <w:pPr>
        <w:keepNext/>
        <w:ind w:left="1440"/>
        <w:rPr>
          <w:strike/>
        </w:rPr>
      </w:pPr>
    </w:p>
    <w:p w:rsidR="00BB306E" w:rsidRPr="00571CB7" w:rsidRDefault="00FE2D3B" w:rsidP="00BB306E">
      <w:pPr>
        <w:keepNext/>
        <w:ind w:left="1440"/>
        <w:rPr>
          <w:strike/>
        </w:rPr>
      </w:pPr>
      <w:r>
        <w:rPr>
          <w:strike/>
        </w:rPr>
        <w:fldChar w:fldCharType="begin"/>
      </w:r>
      <w:r>
        <w:rPr>
          <w:strike/>
        </w:rPr>
        <w:instrText xml:space="preserve"> INCLUDEPICTURE  "C:\\..\\Documents and Settings\\vhaiswseabor\\My Documents\\Patches\\UCB\\DGWIG\\Screenshots\\New\\Modify.png" \* MERGEFORMATINET </w:instrText>
      </w:r>
      <w:r>
        <w:rPr>
          <w:strike/>
        </w:rPr>
        <w:fldChar w:fldCharType="separate"/>
      </w:r>
      <w:r>
        <w:rPr>
          <w:strike/>
        </w:rPr>
        <w:pict>
          <v:shape id="_x0000_i1047" type="#_x0000_t75" alt="Program Maintenance dialog box - Modify option selected" style="width:322.8pt;height:243.6pt">
            <v:imagedata r:id="rId49" r:href="rId50"/>
          </v:shape>
        </w:pict>
      </w:r>
      <w:r>
        <w:rPr>
          <w:strike/>
        </w:rPr>
        <w:fldChar w:fldCharType="end"/>
      </w:r>
    </w:p>
    <w:p w:rsidR="00BB306E" w:rsidRPr="00571CB7" w:rsidRDefault="00BB306E" w:rsidP="00BB306E">
      <w:pPr>
        <w:keepNext/>
        <w:ind w:left="1440"/>
        <w:rPr>
          <w:strike/>
        </w:rPr>
      </w:pPr>
    </w:p>
    <w:p w:rsidR="00BB306E" w:rsidRPr="00571CB7" w:rsidRDefault="00BB306E" w:rsidP="00905AF2">
      <w:pPr>
        <w:numPr>
          <w:ilvl w:val="0"/>
          <w:numId w:val="42"/>
        </w:numPr>
        <w:rPr>
          <w:strike/>
        </w:rPr>
      </w:pPr>
      <w:r w:rsidRPr="00571CB7">
        <w:rPr>
          <w:strike/>
        </w:rPr>
        <w:t>After selecting the installation settings you want to modify, follow the instructions on your screen to complete the process.</w:t>
      </w:r>
    </w:p>
    <w:p w:rsidR="0069173E" w:rsidRPr="00571CB7" w:rsidRDefault="0069173E" w:rsidP="0069173E">
      <w:pPr>
        <w:keepNext/>
        <w:ind w:left="720"/>
        <w:rPr>
          <w:strike/>
        </w:rPr>
      </w:pPr>
    </w:p>
    <w:p w:rsidR="007D4FBD" w:rsidRPr="00571CB7" w:rsidRDefault="007D4FBD" w:rsidP="00BB306E">
      <w:pPr>
        <w:pStyle w:val="Heading2"/>
        <w:pageBreakBefore/>
        <w:ind w:left="446" w:hanging="446"/>
        <w:rPr>
          <w:strike/>
        </w:rPr>
      </w:pPr>
      <w:bookmarkStart w:id="769" w:name="_Ref280193606"/>
      <w:bookmarkStart w:id="770" w:name="_Ref280193632"/>
      <w:bookmarkStart w:id="771" w:name="_Ref280193639"/>
      <w:bookmarkStart w:id="772" w:name="_Ref280193708"/>
      <w:bookmarkStart w:id="773" w:name="_Ref280193729"/>
      <w:bookmarkStart w:id="774" w:name="_Toc356300971"/>
      <w:r w:rsidRPr="00571CB7">
        <w:rPr>
          <w:rFonts w:eastAsia="MS Mincho"/>
          <w:strike/>
        </w:rPr>
        <w:lastRenderedPageBreak/>
        <w:t>Running the Java Installer</w:t>
      </w:r>
      <w:bookmarkEnd w:id="769"/>
      <w:bookmarkEnd w:id="770"/>
      <w:bookmarkEnd w:id="771"/>
      <w:bookmarkEnd w:id="772"/>
      <w:bookmarkEnd w:id="773"/>
      <w:bookmarkEnd w:id="774"/>
    </w:p>
    <w:p w:rsidR="007D4FBD" w:rsidRPr="00571CB7" w:rsidRDefault="007D4FBD" w:rsidP="007D4FBD">
      <w:pPr>
        <w:pStyle w:val="aNormal0"/>
        <w:rPr>
          <w:rFonts w:eastAsia="MS Mincho"/>
          <w:strike/>
        </w:rPr>
      </w:pPr>
      <w:r w:rsidRPr="00571CB7">
        <w:rPr>
          <w:rFonts w:eastAsia="MS Mincho"/>
          <w:strike/>
        </w:rPr>
        <w:t>You must run the Java installer, which installs the Java component</w:t>
      </w:r>
      <w:r w:rsidR="008C60DB" w:rsidRPr="00571CB7">
        <w:rPr>
          <w:rFonts w:eastAsia="MS Mincho"/>
          <w:strike/>
        </w:rPr>
        <w:t>s that the Importer and the Query/Retrieve application use</w:t>
      </w:r>
      <w:r w:rsidRPr="00571CB7">
        <w:rPr>
          <w:rFonts w:eastAsia="MS Mincho"/>
          <w:strike/>
        </w:rPr>
        <w:t>. If the Java components are alre</w:t>
      </w:r>
      <w:r w:rsidR="008C60DB" w:rsidRPr="00571CB7">
        <w:rPr>
          <w:rFonts w:eastAsia="MS Mincho"/>
          <w:strike/>
        </w:rPr>
        <w:t xml:space="preserve">ady installed, skip this step. </w:t>
      </w:r>
    </w:p>
    <w:p w:rsidR="007D4FBD" w:rsidRPr="00571CB7" w:rsidRDefault="007D4FBD" w:rsidP="00BB306E">
      <w:pPr>
        <w:pStyle w:val="aNormal0"/>
        <w:rPr>
          <w:rFonts w:eastAsia="MS Mincho"/>
          <w:strike/>
        </w:rPr>
      </w:pPr>
      <w:r w:rsidRPr="00571CB7">
        <w:rPr>
          <w:rFonts w:eastAsia="MS Mincho"/>
          <w:strike/>
        </w:rPr>
        <w:t>To run the Java installer:</w:t>
      </w:r>
    </w:p>
    <w:p w:rsidR="007D4FBD" w:rsidRPr="00571CB7" w:rsidRDefault="007D4FBD" w:rsidP="00905AF2">
      <w:pPr>
        <w:pStyle w:val="aNormal0"/>
        <w:numPr>
          <w:ilvl w:val="0"/>
          <w:numId w:val="52"/>
        </w:numPr>
        <w:spacing w:before="0" w:after="180"/>
        <w:rPr>
          <w:strike/>
        </w:rPr>
      </w:pPr>
      <w:r w:rsidRPr="00571CB7">
        <w:rPr>
          <w:strike/>
        </w:rPr>
        <w:t xml:space="preserve">Open the Add or Remove Programs dialog (click </w:t>
      </w:r>
      <w:r w:rsidRPr="00571CB7">
        <w:rPr>
          <w:rStyle w:val="Strong"/>
          <w:strike/>
        </w:rPr>
        <w:t>Start | Control Panel</w:t>
      </w:r>
      <w:r w:rsidRPr="00571CB7">
        <w:rPr>
          <w:strike/>
        </w:rPr>
        <w:t>).</w:t>
      </w:r>
    </w:p>
    <w:p w:rsidR="007D4FBD" w:rsidRPr="00571CB7" w:rsidRDefault="007D4FBD" w:rsidP="00905AF2">
      <w:pPr>
        <w:pStyle w:val="aNormal0"/>
        <w:numPr>
          <w:ilvl w:val="0"/>
          <w:numId w:val="52"/>
        </w:numPr>
        <w:spacing w:before="0" w:after="180"/>
        <w:rPr>
          <w:strike/>
        </w:rPr>
      </w:pPr>
      <w:r w:rsidRPr="00571CB7">
        <w:rPr>
          <w:strike/>
        </w:rPr>
        <w:t>Make sure there are no other versions of the Java Runtime Environment present; if other versions are present, uninstall them.</w:t>
      </w:r>
    </w:p>
    <w:p w:rsidR="007D4FBD" w:rsidRPr="00571CB7" w:rsidRDefault="007D4FBD" w:rsidP="00905AF2">
      <w:pPr>
        <w:pStyle w:val="aNormal0"/>
        <w:numPr>
          <w:ilvl w:val="0"/>
          <w:numId w:val="52"/>
        </w:numPr>
        <w:spacing w:before="0" w:after="180"/>
        <w:rPr>
          <w:strike/>
        </w:rPr>
      </w:pPr>
      <w:r w:rsidRPr="00571CB7">
        <w:rPr>
          <w:strike/>
        </w:rPr>
        <w:t xml:space="preserve">On the desktop, double-click the </w:t>
      </w:r>
      <w:r w:rsidRPr="00571CB7">
        <w:rPr>
          <w:rStyle w:val="bPlainText"/>
          <w:strike/>
        </w:rPr>
        <w:t>JavaInstallEngines.bat</w:t>
      </w:r>
      <w:r w:rsidRPr="00571CB7">
        <w:rPr>
          <w:strike/>
        </w:rPr>
        <w:t xml:space="preserve"> file.</w:t>
      </w:r>
      <w:r w:rsidRPr="00571CB7">
        <w:rPr>
          <w:rFonts w:eastAsia="MS Mincho"/>
          <w:strike/>
        </w:rPr>
        <w:t xml:space="preserve"> This is a batch file that will run through three short installations, which will install the Java components. The file is sometimes paced on the desktop when you install the DICOM Gateway. </w:t>
      </w:r>
    </w:p>
    <w:p w:rsidR="007D4FBD" w:rsidRPr="00571CB7" w:rsidRDefault="007D4FBD" w:rsidP="00905AF2">
      <w:pPr>
        <w:pStyle w:val="aNormal0"/>
        <w:keepNext/>
        <w:numPr>
          <w:ilvl w:val="0"/>
          <w:numId w:val="52"/>
        </w:numPr>
        <w:spacing w:before="0" w:after="180"/>
        <w:rPr>
          <w:rFonts w:eastAsia="MS Mincho"/>
          <w:strike/>
        </w:rPr>
      </w:pPr>
      <w:r w:rsidRPr="00571CB7">
        <w:rPr>
          <w:rFonts w:eastAsia="MS Mincho"/>
          <w:strike/>
        </w:rPr>
        <w:t xml:space="preserve">Launch the batch file and follow the prompts on your screen to install Java. </w:t>
      </w:r>
    </w:p>
    <w:p w:rsidR="007D4FBD" w:rsidRPr="00571CB7" w:rsidRDefault="007D4FBD" w:rsidP="007D4FBD">
      <w:pPr>
        <w:pStyle w:val="aNormal0"/>
        <w:keepNext/>
        <w:ind w:left="288"/>
        <w:rPr>
          <w:rFonts w:eastAsia="MS Mincho"/>
          <w:strike/>
        </w:rPr>
      </w:pPr>
      <w:r w:rsidRPr="00571CB7">
        <w:rPr>
          <w:rFonts w:eastAsia="MS Mincho"/>
          <w:strike/>
        </w:rPr>
        <w:t>When you launch the batch file, a command window displays. It does not require any action on your part.</w:t>
      </w:r>
    </w:p>
    <w:p w:rsidR="007D4FBD" w:rsidRPr="00571CB7" w:rsidRDefault="00FE2D3B" w:rsidP="007D4FBD">
      <w:pPr>
        <w:pStyle w:val="aNormal0"/>
        <w:ind w:left="288"/>
        <w:rPr>
          <w:rFonts w:eastAsia="MS Mincho"/>
          <w:strike/>
        </w:rPr>
      </w:pPr>
      <w:r>
        <w:rPr>
          <w:rFonts w:eastAsia="MS Mincho"/>
          <w:strike/>
        </w:rPr>
        <w:pict>
          <v:shape id="_x0000_i1048" type="#_x0000_t75" alt="Windows command window" style="width:303.6pt;height:150.6pt">
            <v:imagedata r:id="rId51" o:title=""/>
          </v:shape>
        </w:pict>
      </w:r>
    </w:p>
    <w:p w:rsidR="007D4FBD" w:rsidRPr="00571CB7" w:rsidRDefault="007D4FBD" w:rsidP="00905AF2">
      <w:pPr>
        <w:pStyle w:val="aNormal0"/>
        <w:numPr>
          <w:ilvl w:val="0"/>
          <w:numId w:val="52"/>
        </w:numPr>
        <w:spacing w:before="0" w:after="180"/>
        <w:rPr>
          <w:rFonts w:eastAsia="MS Mincho"/>
          <w:strike/>
        </w:rPr>
      </w:pPr>
      <w:r w:rsidRPr="00571CB7">
        <w:rPr>
          <w:rFonts w:eastAsia="MS Mincho"/>
          <w:strike/>
        </w:rPr>
        <w:t xml:space="preserve">When the Java installation wizard displays, follow the prompts on your screen to install the Java Engine. Accept the defaults throughout the installation process. </w:t>
      </w:r>
    </w:p>
    <w:p w:rsidR="007D4FBD" w:rsidRPr="00571CB7" w:rsidRDefault="007D4FBD" w:rsidP="00905AF2">
      <w:pPr>
        <w:pStyle w:val="aNormal0"/>
        <w:numPr>
          <w:ilvl w:val="0"/>
          <w:numId w:val="52"/>
        </w:numPr>
        <w:spacing w:before="0" w:after="180"/>
        <w:rPr>
          <w:rFonts w:eastAsia="MS Mincho"/>
          <w:strike/>
        </w:rPr>
      </w:pPr>
      <w:r w:rsidRPr="00571CB7">
        <w:rPr>
          <w:rFonts w:eastAsia="MS Mincho"/>
          <w:strike/>
        </w:rPr>
        <w:t xml:space="preserve">Click </w:t>
      </w:r>
      <w:r w:rsidRPr="00571CB7">
        <w:rPr>
          <w:rStyle w:val="Strong"/>
          <w:rFonts w:eastAsia="MS Mincho"/>
          <w:strike/>
        </w:rPr>
        <w:t>Accept</w:t>
      </w:r>
      <w:r w:rsidRPr="00571CB7">
        <w:rPr>
          <w:rFonts w:eastAsia="MS Mincho"/>
          <w:strike/>
        </w:rPr>
        <w:t xml:space="preserve"> in the Welcome screen, to start the installation.</w:t>
      </w:r>
    </w:p>
    <w:p w:rsidR="007D4FBD" w:rsidRPr="00571CB7" w:rsidRDefault="00FE2D3B" w:rsidP="007D4FBD">
      <w:pPr>
        <w:pStyle w:val="aNormal0"/>
        <w:ind w:left="288"/>
        <w:rPr>
          <w:rFonts w:eastAsia="MS Mincho"/>
          <w:strike/>
        </w:rPr>
      </w:pPr>
      <w:r>
        <w:rPr>
          <w:rFonts w:eastAsia="MS Mincho"/>
          <w:strike/>
        </w:rPr>
        <w:lastRenderedPageBreak/>
        <w:pict>
          <v:shape id="_x0000_i1049" type="#_x0000_t75" alt="Java setup wizard Welcome dialog box" style="width:286.8pt;height:216.6pt">
            <v:imagedata r:id="rId52" o:title=""/>
          </v:shape>
        </w:pict>
      </w:r>
    </w:p>
    <w:p w:rsidR="007D4FBD" w:rsidRPr="00571CB7" w:rsidRDefault="007D4FBD" w:rsidP="00905AF2">
      <w:pPr>
        <w:pStyle w:val="aNormal0"/>
        <w:numPr>
          <w:ilvl w:val="0"/>
          <w:numId w:val="52"/>
        </w:numPr>
        <w:spacing w:before="0" w:after="180"/>
        <w:rPr>
          <w:rFonts w:eastAsia="MS Mincho"/>
          <w:strike/>
        </w:rPr>
      </w:pPr>
      <w:r w:rsidRPr="00571CB7">
        <w:rPr>
          <w:rFonts w:eastAsia="MS Mincho"/>
          <w:strike/>
        </w:rPr>
        <w:t xml:space="preserve">Click </w:t>
      </w:r>
      <w:r w:rsidRPr="00571CB7">
        <w:rPr>
          <w:rFonts w:eastAsia="MS Mincho"/>
          <w:b/>
          <w:strike/>
        </w:rPr>
        <w:t>Finish</w:t>
      </w:r>
      <w:r w:rsidRPr="00571CB7">
        <w:rPr>
          <w:rFonts w:eastAsia="MS Mincho"/>
          <w:strike/>
        </w:rPr>
        <w:t xml:space="preserve"> in the last screen to complete the Java installation process.</w:t>
      </w:r>
    </w:p>
    <w:p w:rsidR="007D4FBD" w:rsidRPr="00571CB7" w:rsidRDefault="00FE2D3B" w:rsidP="007D4FBD">
      <w:pPr>
        <w:pStyle w:val="aNormal0"/>
        <w:tabs>
          <w:tab w:val="left" w:pos="2430"/>
        </w:tabs>
        <w:ind w:left="288"/>
        <w:rPr>
          <w:rFonts w:eastAsia="MS Mincho"/>
          <w:strike/>
        </w:rPr>
      </w:pPr>
      <w:r>
        <w:rPr>
          <w:rFonts w:eastAsia="MS Mincho"/>
          <w:strike/>
        </w:rPr>
        <w:pict>
          <v:shape id="_x0000_i1050" type="#_x0000_t75" alt="Java setup complete message" style="width:316.8pt;height:238.8pt">
            <v:imagedata r:id="rId53" o:title=""/>
          </v:shape>
        </w:pict>
      </w:r>
    </w:p>
    <w:p w:rsidR="007D4FBD" w:rsidRPr="00571CB7" w:rsidRDefault="007D4FBD" w:rsidP="00905AF2">
      <w:pPr>
        <w:pStyle w:val="aNormal0"/>
        <w:numPr>
          <w:ilvl w:val="0"/>
          <w:numId w:val="52"/>
        </w:numPr>
        <w:spacing w:before="0" w:after="180"/>
        <w:rPr>
          <w:rFonts w:eastAsia="MS Mincho"/>
          <w:strike/>
        </w:rPr>
      </w:pPr>
      <w:r w:rsidRPr="00571CB7">
        <w:rPr>
          <w:rFonts w:eastAsia="MS Mincho"/>
          <w:strike/>
        </w:rPr>
        <w:t>Install Java Advanced Imaging I/O Tools 1.1 for JRE – this will automatically start when the Java installation has finished. Proceed with the installation and accept all of the default answers.</w:t>
      </w:r>
    </w:p>
    <w:p w:rsidR="007D4FBD" w:rsidRPr="00571CB7" w:rsidRDefault="00FE2D3B" w:rsidP="007D4FBD">
      <w:pPr>
        <w:pStyle w:val="aNormal0"/>
        <w:ind w:left="288"/>
        <w:rPr>
          <w:rFonts w:eastAsia="MS Mincho"/>
          <w:strike/>
        </w:rPr>
      </w:pPr>
      <w:r>
        <w:rPr>
          <w:rFonts w:eastAsia="MS Mincho"/>
          <w:strike/>
        </w:rPr>
        <w:lastRenderedPageBreak/>
        <w:pict>
          <v:shape id="_x0000_i1051" type="#_x0000_t75" alt="Welcome to the Java Advanced Imaging Image Tools 1.1 for JRE dialog box" style="width:321pt;height:241.2pt">
            <v:imagedata r:id="rId54" o:title=""/>
          </v:shape>
        </w:pict>
      </w:r>
    </w:p>
    <w:p w:rsidR="007D4FBD" w:rsidRPr="00571CB7" w:rsidRDefault="007D4FBD" w:rsidP="00905AF2">
      <w:pPr>
        <w:pStyle w:val="aNormal0"/>
        <w:numPr>
          <w:ilvl w:val="0"/>
          <w:numId w:val="52"/>
        </w:numPr>
        <w:spacing w:before="0" w:after="180"/>
        <w:rPr>
          <w:rFonts w:eastAsia="MS Mincho"/>
          <w:strike/>
        </w:rPr>
      </w:pPr>
      <w:r w:rsidRPr="00571CB7">
        <w:rPr>
          <w:rFonts w:eastAsia="MS Mincho"/>
          <w:strike/>
        </w:rPr>
        <w:t>Install Java Advanced Imaging 1.1.3 for JRE. This installation will automatically begin once Java Advanced Imaging I/O Tools 1.1 for JRE has completed. Proceed with the installation and accept all of the default answers.</w:t>
      </w:r>
    </w:p>
    <w:p w:rsidR="007D4FBD" w:rsidRPr="00571CB7" w:rsidRDefault="00FE2D3B" w:rsidP="007D4FBD">
      <w:pPr>
        <w:pStyle w:val="aNormal0"/>
        <w:ind w:left="288"/>
        <w:rPr>
          <w:rFonts w:eastAsia="MS Mincho"/>
          <w:strike/>
        </w:rPr>
      </w:pPr>
      <w:r>
        <w:rPr>
          <w:rFonts w:eastAsia="MS Mincho"/>
          <w:strike/>
        </w:rPr>
        <w:pict>
          <v:shape id="_x0000_i1052" type="#_x0000_t75" alt="Welcome to the Java Advanced Imaging 1.1.3 for JRE dialog box" style="width:310.2pt;height:234.6pt">
            <v:imagedata r:id="rId55" o:title=""/>
          </v:shape>
        </w:pict>
      </w:r>
    </w:p>
    <w:p w:rsidR="007D4FBD" w:rsidRPr="00571CB7" w:rsidRDefault="007D4FBD" w:rsidP="00905AF2">
      <w:pPr>
        <w:pStyle w:val="aNormal0"/>
        <w:keepNext/>
        <w:numPr>
          <w:ilvl w:val="0"/>
          <w:numId w:val="52"/>
        </w:numPr>
        <w:spacing w:before="0"/>
        <w:rPr>
          <w:strike/>
        </w:rPr>
      </w:pPr>
      <w:r w:rsidRPr="00571CB7">
        <w:rPr>
          <w:strike/>
        </w:rPr>
        <w:lastRenderedPageBreak/>
        <w:t>Disable the Java Update Agent:</w:t>
      </w:r>
    </w:p>
    <w:p w:rsidR="007D4FBD" w:rsidRPr="00571CB7" w:rsidRDefault="007D4FBD" w:rsidP="00905AF2">
      <w:pPr>
        <w:pStyle w:val="aNormal0"/>
        <w:keepNext/>
        <w:numPr>
          <w:ilvl w:val="1"/>
          <w:numId w:val="52"/>
        </w:numPr>
        <w:spacing w:before="0" w:after="180"/>
        <w:rPr>
          <w:strike/>
        </w:rPr>
      </w:pPr>
      <w:r w:rsidRPr="00571CB7">
        <w:rPr>
          <w:strike/>
        </w:rPr>
        <w:t>Open the Windows Control Panel (</w:t>
      </w:r>
      <w:r w:rsidRPr="00571CB7">
        <w:rPr>
          <w:rStyle w:val="Strong"/>
          <w:strike/>
        </w:rPr>
        <w:t>Start | Control Panel</w:t>
      </w:r>
      <w:r w:rsidRPr="00571CB7">
        <w:rPr>
          <w:strike/>
        </w:rPr>
        <w:t>).</w:t>
      </w:r>
    </w:p>
    <w:p w:rsidR="007D4FBD" w:rsidRPr="00571CB7" w:rsidRDefault="007D4FBD" w:rsidP="00905AF2">
      <w:pPr>
        <w:pStyle w:val="aNormal0"/>
        <w:keepNext/>
        <w:numPr>
          <w:ilvl w:val="1"/>
          <w:numId w:val="52"/>
        </w:numPr>
        <w:spacing w:before="0" w:after="180"/>
        <w:rPr>
          <w:strike/>
        </w:rPr>
      </w:pPr>
      <w:r w:rsidRPr="00571CB7">
        <w:rPr>
          <w:strike/>
        </w:rPr>
        <w:t xml:space="preserve">In the window, click the </w:t>
      </w:r>
      <w:r w:rsidRPr="00571CB7">
        <w:rPr>
          <w:rStyle w:val="Strong"/>
          <w:strike/>
        </w:rPr>
        <w:t>Java</w:t>
      </w:r>
      <w:r w:rsidRPr="00571CB7">
        <w:rPr>
          <w:strike/>
        </w:rPr>
        <w:t xml:space="preserve"> icon.</w:t>
      </w:r>
    </w:p>
    <w:p w:rsidR="007D4FBD" w:rsidRPr="00571CB7" w:rsidRDefault="007D4FBD" w:rsidP="00905AF2">
      <w:pPr>
        <w:pStyle w:val="aNormal0"/>
        <w:keepNext/>
        <w:numPr>
          <w:ilvl w:val="1"/>
          <w:numId w:val="52"/>
        </w:numPr>
        <w:spacing w:before="0" w:after="180"/>
        <w:rPr>
          <w:strike/>
        </w:rPr>
      </w:pPr>
      <w:r w:rsidRPr="00571CB7">
        <w:rPr>
          <w:strike/>
        </w:rPr>
        <w:t xml:space="preserve">In the Java Control Panel dialog box, click the </w:t>
      </w:r>
      <w:r w:rsidRPr="00571CB7">
        <w:rPr>
          <w:rStyle w:val="Strong"/>
          <w:strike/>
        </w:rPr>
        <w:t xml:space="preserve">Update </w:t>
      </w:r>
      <w:r w:rsidRPr="00571CB7">
        <w:rPr>
          <w:strike/>
        </w:rPr>
        <w:t>tab.</w:t>
      </w:r>
    </w:p>
    <w:p w:rsidR="007D4FBD" w:rsidRPr="00571CB7" w:rsidRDefault="007D4FBD" w:rsidP="00905AF2">
      <w:pPr>
        <w:pStyle w:val="aNormal0"/>
        <w:keepNext/>
        <w:numPr>
          <w:ilvl w:val="1"/>
          <w:numId w:val="52"/>
        </w:numPr>
        <w:spacing w:before="0" w:after="180"/>
        <w:rPr>
          <w:strike/>
        </w:rPr>
      </w:pPr>
      <w:r w:rsidRPr="00571CB7">
        <w:rPr>
          <w:strike/>
        </w:rPr>
        <w:t xml:space="preserve">Clear the </w:t>
      </w:r>
      <w:r w:rsidRPr="00571CB7">
        <w:rPr>
          <w:rStyle w:val="Strong"/>
          <w:strike/>
        </w:rPr>
        <w:t xml:space="preserve">Check for Updates Automatically </w:t>
      </w:r>
      <w:r w:rsidRPr="00571CB7">
        <w:rPr>
          <w:strike/>
        </w:rPr>
        <w:t xml:space="preserve">check box, and when the Warning dialog displays, click </w:t>
      </w:r>
      <w:r w:rsidRPr="00571CB7">
        <w:rPr>
          <w:rStyle w:val="Strong"/>
          <w:strike/>
        </w:rPr>
        <w:t>Never Check</w:t>
      </w:r>
      <w:r w:rsidRPr="00571CB7">
        <w:rPr>
          <w:strike/>
        </w:rPr>
        <w:t>.</w:t>
      </w:r>
    </w:p>
    <w:p w:rsidR="007D4FBD" w:rsidRPr="00571CB7" w:rsidRDefault="007D4FBD" w:rsidP="00905AF2">
      <w:pPr>
        <w:pStyle w:val="aNormal0"/>
        <w:numPr>
          <w:ilvl w:val="1"/>
          <w:numId w:val="52"/>
        </w:numPr>
        <w:spacing w:before="0" w:after="180"/>
        <w:rPr>
          <w:strike/>
        </w:rPr>
      </w:pPr>
      <w:r w:rsidRPr="00571CB7">
        <w:rPr>
          <w:strike/>
        </w:rPr>
        <w:t xml:space="preserve">Click </w:t>
      </w:r>
      <w:r w:rsidRPr="00571CB7">
        <w:rPr>
          <w:rStyle w:val="Strong"/>
          <w:strike/>
        </w:rPr>
        <w:t>OK</w:t>
      </w:r>
      <w:r w:rsidRPr="00571CB7">
        <w:rPr>
          <w:strike/>
        </w:rPr>
        <w:t>.</w:t>
      </w:r>
    </w:p>
    <w:p w:rsidR="007D4FBD" w:rsidRPr="00571CB7" w:rsidRDefault="007D4FBD" w:rsidP="00905AF2">
      <w:pPr>
        <w:pStyle w:val="aNormal0"/>
        <w:numPr>
          <w:ilvl w:val="0"/>
          <w:numId w:val="52"/>
        </w:numPr>
        <w:spacing w:before="0" w:after="180"/>
        <w:rPr>
          <w:strike/>
        </w:rPr>
      </w:pPr>
      <w:r w:rsidRPr="00571CB7">
        <w:rPr>
          <w:strike/>
        </w:rPr>
        <w:t xml:space="preserve">Delete the </w:t>
      </w:r>
      <w:r w:rsidRPr="00571CB7">
        <w:rPr>
          <w:rStyle w:val="bPlainText"/>
          <w:strike/>
        </w:rPr>
        <w:t>JavaInstallEngines.bat</w:t>
      </w:r>
      <w:r w:rsidRPr="00571CB7">
        <w:rPr>
          <w:strike/>
        </w:rPr>
        <w:t xml:space="preserve"> file from the desktop.</w:t>
      </w:r>
    </w:p>
    <w:p w:rsidR="0089017A" w:rsidRDefault="0089017A" w:rsidP="00905AF2">
      <w:pPr>
        <w:pStyle w:val="aNormal0"/>
        <w:numPr>
          <w:ilvl w:val="0"/>
          <w:numId w:val="52"/>
        </w:numPr>
        <w:spacing w:before="0" w:after="180"/>
        <w:rPr>
          <w:ins w:id="775" w:author="Seabolt, Roy R.  (Harris)" w:date="2013-05-14T13:15:00Z"/>
          <w:strike/>
        </w:rPr>
      </w:pPr>
      <w:r w:rsidRPr="00571CB7">
        <w:rPr>
          <w:strike/>
        </w:rPr>
        <w:t xml:space="preserve">If you want to use the Importer, the Query/Retrieve application, install </w:t>
      </w:r>
      <w:r w:rsidR="007D4FBD" w:rsidRPr="00571CB7">
        <w:rPr>
          <w:strike/>
        </w:rPr>
        <w:t xml:space="preserve">Laurel Bridge DICOM Server Runtime </w:t>
      </w:r>
      <w:r w:rsidRPr="00571CB7">
        <w:rPr>
          <w:strike/>
        </w:rPr>
        <w:t>l</w:t>
      </w:r>
      <w:r w:rsidR="007D4FBD" w:rsidRPr="00571CB7">
        <w:rPr>
          <w:strike/>
        </w:rPr>
        <w:t>icense</w:t>
      </w:r>
      <w:r w:rsidRPr="00571CB7">
        <w:rPr>
          <w:strike/>
        </w:rPr>
        <w:t xml:space="preserve">. For information about the license and the procedure, see </w:t>
      </w:r>
      <w:r w:rsidR="00FE2D3B">
        <w:fldChar w:fldCharType="begin"/>
      </w:r>
      <w:r w:rsidR="00FE2D3B">
        <w:instrText xml:space="preserve"> REF _Ref280111924 \r \h  \* MERGEFORMAT </w:instrText>
      </w:r>
      <w:r w:rsidR="00FE2D3B">
        <w:fldChar w:fldCharType="separate"/>
      </w:r>
      <w:r w:rsidR="001403F7" w:rsidRPr="001403F7">
        <w:rPr>
          <w:i/>
          <w:strike/>
        </w:rPr>
        <w:t>3.7</w:t>
      </w:r>
      <w:r w:rsidR="00FE2D3B">
        <w:fldChar w:fldCharType="end"/>
      </w:r>
      <w:r w:rsidRPr="00571CB7">
        <w:rPr>
          <w:i/>
          <w:strike/>
        </w:rPr>
        <w:t xml:space="preserve"> </w:t>
      </w:r>
      <w:r w:rsidR="00FE2D3B">
        <w:fldChar w:fldCharType="begin"/>
      </w:r>
      <w:r w:rsidR="00FE2D3B">
        <w:instrText xml:space="preserve"> REF _Ref280111924 \h  \* MERGEFORMAT </w:instrText>
      </w:r>
      <w:r w:rsidR="00FE2D3B">
        <w:fldChar w:fldCharType="separate"/>
      </w:r>
      <w:r w:rsidR="001403F7" w:rsidRPr="001403F7">
        <w:rPr>
          <w:i/>
          <w:strike/>
        </w:rPr>
        <w:t>Laurel Bridge DICOM Server Runtime License Setup</w:t>
      </w:r>
      <w:r w:rsidR="00FE2D3B">
        <w:fldChar w:fldCharType="end"/>
      </w:r>
      <w:r w:rsidRPr="00571CB7">
        <w:rPr>
          <w:strike/>
        </w:rPr>
        <w:t>.</w:t>
      </w:r>
    </w:p>
    <w:p w:rsidR="00753771" w:rsidRDefault="00753771" w:rsidP="00753771">
      <w:pPr>
        <w:pStyle w:val="Heading2"/>
        <w:numPr>
          <w:ilvl w:val="1"/>
          <w:numId w:val="0"/>
        </w:numPr>
        <w:tabs>
          <w:tab w:val="num" w:pos="810"/>
        </w:tabs>
        <w:ind w:left="450" w:hanging="450"/>
        <w:rPr>
          <w:ins w:id="776" w:author="Seabolt, Roy R.  (Harris)" w:date="2013-05-14T13:15:00Z"/>
        </w:rPr>
      </w:pPr>
      <w:bookmarkStart w:id="777" w:name="_Toc243713145"/>
      <w:bookmarkStart w:id="778" w:name="_Toc336880794"/>
      <w:bookmarkStart w:id="779" w:name="_Toc356300972"/>
      <w:ins w:id="780" w:author="Seabolt, Roy R.  (Harris)" w:date="2013-05-14T13:15:00Z">
        <w:r>
          <w:t>3.6</w:t>
        </w:r>
        <w:r>
          <w:tab/>
          <w:t>Installing the MAG*3.0*123 DICOM Gateway</w:t>
        </w:r>
        <w:bookmarkEnd w:id="777"/>
        <w:r>
          <w:t xml:space="preserve"> (new)</w:t>
        </w:r>
        <w:bookmarkEnd w:id="778"/>
        <w:bookmarkEnd w:id="779"/>
      </w:ins>
    </w:p>
    <w:p w:rsidR="00753771" w:rsidRPr="003A0E65" w:rsidRDefault="00753771" w:rsidP="00753771">
      <w:pPr>
        <w:rPr>
          <w:ins w:id="781" w:author="Seabolt, Roy R.  (Harris)" w:date="2013-05-14T13:15:00Z"/>
        </w:rPr>
      </w:pPr>
      <w:ins w:id="782" w:author="Seabolt, Roy R.  (Harris)" w:date="2013-05-14T13:15:00Z">
        <w:r>
          <w:rPr>
            <w:b/>
          </w:rPr>
          <w:t>Before you install the DICOM Gateway:</w:t>
        </w:r>
      </w:ins>
    </w:p>
    <w:p w:rsidR="00753771" w:rsidRPr="00055A64" w:rsidRDefault="00753771" w:rsidP="00753771">
      <w:pPr>
        <w:numPr>
          <w:ilvl w:val="0"/>
          <w:numId w:val="39"/>
        </w:numPr>
        <w:rPr>
          <w:ins w:id="783" w:author="Seabolt, Roy R.  (Harris)" w:date="2013-05-14T13:15:00Z"/>
          <w:bCs/>
          <w:spacing w:val="-3"/>
        </w:rPr>
      </w:pPr>
      <w:ins w:id="784" w:author="Seabolt, Roy R.  (Harris)" w:date="2013-05-14T13:15:00Z">
        <w:r>
          <w:t xml:space="preserve">Check to ensure the logon user has a </w:t>
        </w:r>
        <w:r w:rsidRPr="00F16785">
          <w:rPr>
            <w:rStyle w:val="bPlain"/>
          </w:rPr>
          <w:t>\Documents and Settings\[Administrator]\Local Settings\Temp</w:t>
        </w:r>
        <w:r>
          <w:t xml:space="preserve"> folder.</w:t>
        </w:r>
      </w:ins>
    </w:p>
    <w:p w:rsidR="00753771" w:rsidRDefault="00753771" w:rsidP="00753771">
      <w:pPr>
        <w:numPr>
          <w:ilvl w:val="0"/>
          <w:numId w:val="39"/>
        </w:numPr>
        <w:rPr>
          <w:ins w:id="785" w:author="Seabolt, Roy R.  (Harris)" w:date="2013-05-14T13:15:00Z"/>
          <w:bCs/>
          <w:spacing w:val="-3"/>
        </w:rPr>
      </w:pPr>
      <w:ins w:id="786" w:author="Seabolt, Roy R.  (Harris)" w:date="2013-05-14T13:15:00Z">
        <w:r w:rsidRPr="00816D15">
          <w:rPr>
            <w:bCs/>
            <w:spacing w:val="-3"/>
          </w:rPr>
          <w:t>Review the patch description for patch-specific instructions, particularly if you are up</w:t>
        </w:r>
        <w:r>
          <w:rPr>
            <w:bCs/>
            <w:spacing w:val="-3"/>
          </w:rPr>
          <w:t>dat</w:t>
        </w:r>
        <w:r w:rsidRPr="00816D15">
          <w:rPr>
            <w:bCs/>
            <w:spacing w:val="-3"/>
          </w:rPr>
          <w:t xml:space="preserve">ing the DICOM Gateway software. </w:t>
        </w:r>
      </w:ins>
    </w:p>
    <w:p w:rsidR="00753771" w:rsidRDefault="00753771" w:rsidP="00753771">
      <w:pPr>
        <w:rPr>
          <w:ins w:id="787" w:author="Seabolt, Roy R.  (Harris)" w:date="2013-05-14T13:15:00Z"/>
        </w:rPr>
      </w:pPr>
    </w:p>
    <w:p w:rsidR="00753771" w:rsidRPr="00745FB5" w:rsidRDefault="00753771" w:rsidP="00753771">
      <w:pPr>
        <w:rPr>
          <w:ins w:id="788" w:author="Seabolt, Roy R.  (Harris)" w:date="2013-05-14T13:15:00Z"/>
          <w:b/>
        </w:rPr>
      </w:pPr>
      <w:ins w:id="789" w:author="Seabolt, Roy R.  (Harris)" w:date="2013-05-14T13:15:00Z">
        <w:r w:rsidRPr="00745FB5">
          <w:rPr>
            <w:b/>
          </w:rPr>
          <w:t>If you are updating the DICOM Gateway, perform these steps</w:t>
        </w:r>
        <w:r>
          <w:rPr>
            <w:b/>
          </w:rPr>
          <w:t xml:space="preserve"> before you start the installation</w:t>
        </w:r>
        <w:r w:rsidRPr="00745FB5">
          <w:rPr>
            <w:b/>
          </w:rPr>
          <w:t>:</w:t>
        </w:r>
      </w:ins>
    </w:p>
    <w:p w:rsidR="00753771" w:rsidRDefault="00753771" w:rsidP="00753771">
      <w:pPr>
        <w:pStyle w:val="aNormal0"/>
        <w:keepNext/>
        <w:numPr>
          <w:ilvl w:val="0"/>
          <w:numId w:val="58"/>
        </w:numPr>
        <w:spacing w:before="0" w:after="180"/>
        <w:rPr>
          <w:ins w:id="790" w:author="Seabolt, Roy R.  (Harris)" w:date="2013-05-14T13:15:00Z"/>
        </w:rPr>
      </w:pPr>
      <w:ins w:id="791" w:author="Seabolt, Roy R.  (Harris)" w:date="2013-05-14T13:15:00Z">
        <w:r>
          <w:t>Log into the computer on which the DICOM Gateway is installed as a local administrator.</w:t>
        </w:r>
      </w:ins>
    </w:p>
    <w:p w:rsidR="00753771" w:rsidRPr="002C4432" w:rsidRDefault="00753771" w:rsidP="00753771">
      <w:pPr>
        <w:pStyle w:val="aNormal0"/>
        <w:numPr>
          <w:ilvl w:val="0"/>
          <w:numId w:val="58"/>
        </w:numPr>
        <w:spacing w:before="0" w:after="180"/>
        <w:rPr>
          <w:ins w:id="792" w:author="Seabolt, Roy R.  (Harris)" w:date="2013-05-14T13:15:00Z"/>
          <w:rFonts w:eastAsia="MS Mincho"/>
        </w:rPr>
      </w:pPr>
      <w:ins w:id="793" w:author="Seabolt, Roy R.  (Harris)" w:date="2013-05-14T13:15:00Z">
        <w:r w:rsidRPr="002C4432">
          <w:rPr>
            <w:rFonts w:eastAsia="MS Mincho"/>
          </w:rPr>
          <w:t>If you are up</w:t>
        </w:r>
        <w:r>
          <w:rPr>
            <w:rFonts w:eastAsia="MS Mincho"/>
          </w:rPr>
          <w:t>dat</w:t>
        </w:r>
        <w:r w:rsidRPr="002C4432">
          <w:rPr>
            <w:rFonts w:eastAsia="MS Mincho"/>
          </w:rPr>
          <w:t xml:space="preserve">ing the DICOM Gateway, ensure that </w:t>
        </w:r>
        <w:proofErr w:type="spellStart"/>
        <w:r w:rsidRPr="002C4432">
          <w:rPr>
            <w:rFonts w:eastAsia="MS Mincho"/>
          </w:rPr>
          <w:t>Caché</w:t>
        </w:r>
        <w:proofErr w:type="spellEnd"/>
        <w:r w:rsidRPr="002C4432">
          <w:rPr>
            <w:rFonts w:eastAsia="MS Mincho"/>
          </w:rPr>
          <w:t xml:space="preserve"> is running by checking the Windows taskbar and ensuring that the </w:t>
        </w:r>
        <w:proofErr w:type="spellStart"/>
        <w:r w:rsidRPr="002C4432">
          <w:rPr>
            <w:rFonts w:eastAsia="MS Mincho"/>
          </w:rPr>
          <w:t>Caché</w:t>
        </w:r>
        <w:proofErr w:type="spellEnd"/>
        <w:r w:rsidRPr="002C4432">
          <w:rPr>
            <w:rFonts w:eastAsia="MS Mincho"/>
          </w:rPr>
          <w:t xml:space="preserve"> cube </w:t>
        </w:r>
        <w:r w:rsidRPr="002C4432">
          <w:rPr>
            <w:rFonts w:eastAsia="MS Mincho"/>
            <w:position w:val="-6"/>
            <w:szCs w:val="22"/>
          </w:rPr>
          <w:pict>
            <v:shape id="_x0000_i1094" type="#_x0000_t75" alt="Cache cube" style="width:14.4pt;height:14.4pt">
              <v:imagedata r:id="rId56" o:title="cache cube"/>
            </v:shape>
          </w:pict>
        </w:r>
        <w:r w:rsidRPr="002C4432">
          <w:rPr>
            <w:rFonts w:eastAsia="MS Mincho"/>
          </w:rPr>
          <w:t xml:space="preserve"> is blue. (Version information on the DICOM Gateway can only be updated if </w:t>
        </w:r>
        <w:proofErr w:type="spellStart"/>
        <w:r w:rsidRPr="002C4432">
          <w:rPr>
            <w:rFonts w:eastAsia="MS Mincho"/>
          </w:rPr>
          <w:t>Caché</w:t>
        </w:r>
        <w:proofErr w:type="spellEnd"/>
        <w:r w:rsidRPr="002C4432">
          <w:rPr>
            <w:rFonts w:eastAsia="MS Mincho"/>
          </w:rPr>
          <w:t xml:space="preserve"> is running.) </w:t>
        </w:r>
      </w:ins>
    </w:p>
    <w:p w:rsidR="00753771" w:rsidRPr="002C4432" w:rsidRDefault="00753771" w:rsidP="00753771">
      <w:pPr>
        <w:pStyle w:val="aNormal0"/>
        <w:keepNext/>
        <w:numPr>
          <w:ilvl w:val="0"/>
          <w:numId w:val="58"/>
        </w:numPr>
        <w:spacing w:before="0" w:after="180"/>
        <w:rPr>
          <w:ins w:id="794" w:author="Seabolt, Roy R.  (Harris)" w:date="2013-05-14T13:15:00Z"/>
          <w:rFonts w:eastAsia="MS Mincho"/>
        </w:rPr>
      </w:pPr>
      <w:ins w:id="795" w:author="Seabolt, Roy R.  (Harris)" w:date="2013-05-14T13:15:00Z">
        <w:r w:rsidRPr="002C4432">
          <w:rPr>
            <w:rFonts w:eastAsia="MS Mincho"/>
          </w:rPr>
          <w:t>If you are up</w:t>
        </w:r>
        <w:r>
          <w:rPr>
            <w:rFonts w:eastAsia="MS Mincho"/>
          </w:rPr>
          <w:t>dat</w:t>
        </w:r>
        <w:r w:rsidRPr="002C4432">
          <w:rPr>
            <w:rFonts w:eastAsia="MS Mincho"/>
          </w:rPr>
          <w:t>ing the DICOM Gateway</w:t>
        </w:r>
        <w:r>
          <w:rPr>
            <w:rFonts w:eastAsia="MS Mincho"/>
          </w:rPr>
          <w:t xml:space="preserve"> and if you have not already done so</w:t>
        </w:r>
        <w:r w:rsidRPr="002C4432">
          <w:rPr>
            <w:rFonts w:eastAsia="MS Mincho"/>
          </w:rPr>
          <w:t xml:space="preserve">, for each active menu process/telnet window on the </w:t>
        </w:r>
        <w:r>
          <w:rPr>
            <w:rFonts w:eastAsia="MS Mincho"/>
          </w:rPr>
          <w:t>G</w:t>
        </w:r>
        <w:r w:rsidRPr="002C4432">
          <w:rPr>
            <w:rFonts w:eastAsia="MS Mincho"/>
          </w:rPr>
          <w:t>ateway:</w:t>
        </w:r>
      </w:ins>
    </w:p>
    <w:p w:rsidR="00753771" w:rsidRPr="002C4432" w:rsidRDefault="00753771" w:rsidP="007B261B">
      <w:pPr>
        <w:pStyle w:val="NumberedList2"/>
        <w:numPr>
          <w:ilvl w:val="1"/>
          <w:numId w:val="70"/>
        </w:numPr>
        <w:rPr>
          <w:ins w:id="796" w:author="Seabolt, Roy R.  (Harris)" w:date="2013-05-14T13:15:00Z"/>
        </w:rPr>
        <w:pPrChange w:id="797" w:author="Seabolt, Roy R.  (Harris)" w:date="2013-05-14T13:30:00Z">
          <w:pPr>
            <w:pStyle w:val="NumberedList2"/>
            <w:numPr>
              <w:numId w:val="72"/>
            </w:numPr>
            <w:tabs>
              <w:tab w:val="clear" w:pos="576"/>
            </w:tabs>
            <w:ind w:left="1368" w:hanging="360"/>
          </w:pPr>
        </w:pPrChange>
      </w:pPr>
      <w:ins w:id="798" w:author="Seabolt, Roy R.  (Harris)" w:date="2013-05-14T13:15:00Z">
        <w:r w:rsidRPr="002C4432">
          <w:t xml:space="preserve">Stop the process (use CTRL+C if needed). (Clicking </w:t>
        </w:r>
        <w:r w:rsidRPr="002C4432">
          <w:rPr>
            <w:position w:val="-6"/>
            <w:szCs w:val="22"/>
          </w:rPr>
          <w:pict>
            <v:shape id="_x0000_i1095" type="#_x0000_t75" alt="Close button" style="width:14.4pt;height:14.4pt">
              <v:imagedata r:id="rId57" o:title="winXP_cancel"/>
            </v:shape>
          </w:pict>
        </w:r>
        <w:r w:rsidRPr="002C4432">
          <w:t xml:space="preserve"> only closes the window; it does not stop the process.)</w:t>
        </w:r>
      </w:ins>
    </w:p>
    <w:p w:rsidR="00753771" w:rsidRPr="002C4432" w:rsidRDefault="00753771" w:rsidP="007B261B">
      <w:pPr>
        <w:pStyle w:val="NumberedList2"/>
        <w:numPr>
          <w:ilvl w:val="1"/>
          <w:numId w:val="70"/>
        </w:numPr>
        <w:rPr>
          <w:ins w:id="799" w:author="Seabolt, Roy R.  (Harris)" w:date="2013-05-14T13:15:00Z"/>
        </w:rPr>
        <w:pPrChange w:id="800" w:author="Seabolt, Roy R.  (Harris)" w:date="2013-05-14T13:30:00Z">
          <w:pPr>
            <w:pStyle w:val="NumberedList2"/>
            <w:numPr>
              <w:numId w:val="72"/>
            </w:numPr>
            <w:tabs>
              <w:tab w:val="clear" w:pos="576"/>
            </w:tabs>
            <w:ind w:left="1368" w:hanging="360"/>
          </w:pPr>
        </w:pPrChange>
      </w:pPr>
      <w:ins w:id="801" w:author="Seabolt, Roy R.  (Harris)" w:date="2013-05-14T13:15:00Z">
        <w:r w:rsidRPr="002C4432">
          <w:t xml:space="preserve">Navigate to the main DICOM Gateway menu and enter </w:t>
        </w:r>
        <w:r w:rsidRPr="00A0665A">
          <w:rPr>
            <w:b/>
          </w:rPr>
          <w:t>5</w:t>
        </w:r>
        <w:r w:rsidRPr="002C4432">
          <w:t xml:space="preserve"> (Quit).</w:t>
        </w:r>
      </w:ins>
    </w:p>
    <w:p w:rsidR="00753771" w:rsidRPr="002C4432" w:rsidRDefault="00753771" w:rsidP="00753771">
      <w:pPr>
        <w:pStyle w:val="aNormal0"/>
        <w:numPr>
          <w:ilvl w:val="0"/>
          <w:numId w:val="58"/>
        </w:numPr>
        <w:spacing w:before="0" w:after="180"/>
        <w:rPr>
          <w:ins w:id="802" w:author="Seabolt, Roy R.  (Harris)" w:date="2013-05-14T13:15:00Z"/>
        </w:rPr>
      </w:pPr>
      <w:ins w:id="803" w:author="Seabolt, Roy R.  (Harris)" w:date="2013-05-14T13:15:00Z">
        <w:r w:rsidRPr="002C4432">
          <w:t xml:space="preserve">Copy the </w:t>
        </w:r>
        <w:r w:rsidRPr="002C4432">
          <w:rPr>
            <w:rStyle w:val="bPlainText"/>
          </w:rPr>
          <w:t>MAG3_0P</w:t>
        </w:r>
        <w:r>
          <w:rPr>
            <w:rStyle w:val="bPlainText"/>
          </w:rPr>
          <w:t>123</w:t>
        </w:r>
        <w:r w:rsidRPr="002C4432">
          <w:rPr>
            <w:rStyle w:val="bPlainText"/>
          </w:rPr>
          <w:t>_DICOM_SetUp.exe</w:t>
        </w:r>
        <w:r w:rsidRPr="002C4432">
          <w:rPr>
            <w:rFonts w:eastAsia="MS Mincho"/>
          </w:rPr>
          <w:t xml:space="preserve"> file to </w:t>
        </w:r>
        <w:r>
          <w:rPr>
            <w:rFonts w:eastAsia="MS Mincho"/>
          </w:rPr>
          <w:t xml:space="preserve">the </w:t>
        </w:r>
        <w:r w:rsidRPr="00EB63AA">
          <w:rPr>
            <w:rFonts w:eastAsia="MS Mincho"/>
            <w:b/>
          </w:rPr>
          <w:t>C:</w:t>
        </w:r>
        <w:r>
          <w:rPr>
            <w:rFonts w:eastAsia="MS Mincho"/>
          </w:rPr>
          <w:t xml:space="preserve"> drive on</w:t>
        </w:r>
        <w:r w:rsidRPr="002C4432">
          <w:rPr>
            <w:rFonts w:eastAsia="MS Mincho"/>
          </w:rPr>
          <w:t xml:space="preserve"> the DICOM Gateway</w:t>
        </w:r>
        <w:r>
          <w:rPr>
            <w:rFonts w:eastAsia="MS Mincho"/>
          </w:rPr>
          <w:t xml:space="preserve"> that you are upgrading</w:t>
        </w:r>
        <w:r w:rsidRPr="002C4432">
          <w:rPr>
            <w:rFonts w:eastAsia="MS Mincho"/>
          </w:rPr>
          <w:t>.</w:t>
        </w:r>
      </w:ins>
    </w:p>
    <w:p w:rsidR="00753771" w:rsidRDefault="00753771" w:rsidP="00753771">
      <w:pPr>
        <w:keepNext/>
        <w:rPr>
          <w:ins w:id="804" w:author="Seabolt, Roy R.  (Harris)" w:date="2013-05-14T13:15:00Z"/>
          <w:rStyle w:val="Strong"/>
        </w:rPr>
      </w:pPr>
      <w:ins w:id="805" w:author="Seabolt, Roy R.  (Harris)" w:date="2013-05-14T13:15:00Z">
        <w:r w:rsidRPr="007D667A">
          <w:rPr>
            <w:rStyle w:val="Strong"/>
          </w:rPr>
          <w:lastRenderedPageBreak/>
          <w:t>To install the DICOM Gateway:</w:t>
        </w:r>
        <w:r>
          <w:rPr>
            <w:rStyle w:val="Strong"/>
          </w:rPr>
          <w:t xml:space="preserve"> </w:t>
        </w:r>
      </w:ins>
    </w:p>
    <w:p w:rsidR="00753771" w:rsidRPr="00255D13" w:rsidRDefault="00753771" w:rsidP="00753771">
      <w:pPr>
        <w:keepNext/>
        <w:rPr>
          <w:ins w:id="806" w:author="Seabolt, Roy R.  (Harris)" w:date="2013-05-14T13:15:00Z"/>
          <w:bCs/>
        </w:rPr>
      </w:pPr>
      <w:ins w:id="807" w:author="Seabolt, Roy R.  (Harris)" w:date="2013-05-14T13:15:00Z">
        <w:r>
          <w:t>T</w:t>
        </w:r>
        <w:r w:rsidRPr="00255D13">
          <w:t xml:space="preserve">he DICOM Gateway installation *.exe file </w:t>
        </w:r>
        <w:r>
          <w:t xml:space="preserve">should be </w:t>
        </w:r>
        <w:r w:rsidRPr="00255D13">
          <w:t xml:space="preserve">on the </w:t>
        </w:r>
        <w:r w:rsidRPr="00D75297">
          <w:rPr>
            <w:b/>
          </w:rPr>
          <w:t>C:\</w:t>
        </w:r>
        <w:r w:rsidRPr="00255D13">
          <w:t xml:space="preserve">drive of the </w:t>
        </w:r>
        <w:r>
          <w:t xml:space="preserve">target </w:t>
        </w:r>
        <w:r w:rsidRPr="00255D13">
          <w:t>computer</w:t>
        </w:r>
        <w:r>
          <w:t xml:space="preserve"> (which includes its desktop).</w:t>
        </w:r>
      </w:ins>
    </w:p>
    <w:p w:rsidR="00753771" w:rsidRDefault="00753771" w:rsidP="00753771">
      <w:pPr>
        <w:keepNext/>
        <w:rPr>
          <w:ins w:id="808" w:author="Seabolt, Roy R.  (Harris)" w:date="2013-05-14T13:15:00Z"/>
        </w:rPr>
      </w:pPr>
    </w:p>
    <w:p w:rsidR="00753771" w:rsidRDefault="00753771" w:rsidP="00753771">
      <w:pPr>
        <w:keepNext/>
        <w:rPr>
          <w:ins w:id="809" w:author="Seabolt, Roy R.  (Harris)" w:date="2013-05-14T13:15:00Z"/>
        </w:rPr>
      </w:pPr>
      <w:ins w:id="810" w:author="Seabolt, Roy R.  (Harris)" w:date="2013-05-14T13:15:00Z">
        <w:r w:rsidRPr="0056696A">
          <w:rPr>
            <w:b/>
          </w:rPr>
          <w:t>Note</w:t>
        </w:r>
        <w:r>
          <w:t xml:space="preserve">: Make sure that the MAG*3.0*99 DICOM Gateway is installed before you begin the MAG*3.0*123 DICOM Gateway installation. </w:t>
        </w:r>
        <w:proofErr w:type="gramStart"/>
        <w:r>
          <w:t>The MAG*3.0*123 DICOM Gateway is a partial Gateway installation and must be installed on top of the MAG*3.0*99 DICOM Gateway.</w:t>
        </w:r>
        <w:proofErr w:type="gramEnd"/>
      </w:ins>
    </w:p>
    <w:p w:rsidR="00753771" w:rsidRDefault="00753771" w:rsidP="00753771">
      <w:pPr>
        <w:pStyle w:val="ListParagraph"/>
        <w:keepNext/>
        <w:rPr>
          <w:ins w:id="811" w:author="Seabolt, Roy R.  (Harris)" w:date="2013-05-14T13:15:00Z"/>
        </w:rPr>
      </w:pPr>
    </w:p>
    <w:p w:rsidR="00753771" w:rsidRDefault="00753771" w:rsidP="00753771">
      <w:pPr>
        <w:keepNext/>
        <w:numPr>
          <w:ilvl w:val="0"/>
          <w:numId w:val="35"/>
        </w:numPr>
        <w:rPr>
          <w:ins w:id="812" w:author="Seabolt, Roy R.  (Harris)" w:date="2013-05-14T13:15:00Z"/>
        </w:rPr>
      </w:pPr>
      <w:ins w:id="813" w:author="Seabolt, Roy R.  (Harris)" w:date="2013-05-14T13:15:00Z">
        <w:r>
          <w:t>Double-click</w:t>
        </w:r>
        <w:r>
          <w:rPr>
            <w:rStyle w:val="bPlainText"/>
            <w:rFonts w:eastAsia="MS Mincho"/>
          </w:rPr>
          <w:t xml:space="preserve"> </w:t>
        </w:r>
        <w:r>
          <w:rPr>
            <w:rStyle w:val="bPlainText"/>
          </w:rPr>
          <w:t>MAG3_0P</w:t>
        </w:r>
        <w:r w:rsidRPr="00344DA2">
          <w:rPr>
            <w:rStyle w:val="bPlainText"/>
          </w:rPr>
          <w:t>123</w:t>
        </w:r>
        <w:r>
          <w:rPr>
            <w:rStyle w:val="bPlainText"/>
          </w:rPr>
          <w:t>_DICOM_SetUp.exe</w:t>
        </w:r>
        <w:r>
          <w:rPr>
            <w:rStyle w:val="bPlainText"/>
            <w:rFonts w:eastAsia="MS Mincho"/>
          </w:rPr>
          <w:t xml:space="preserve"> </w:t>
        </w:r>
        <w:r>
          <w:t xml:space="preserve">to start the </w:t>
        </w:r>
        <w:proofErr w:type="spellStart"/>
        <w:r>
          <w:t>InstallShield</w:t>
        </w:r>
        <w:proofErr w:type="spellEnd"/>
        <w:r>
          <w:t xml:space="preserve"> wizard, and w</w:t>
        </w:r>
        <w:r>
          <w:rPr>
            <w:rFonts w:eastAsia="MS Mincho"/>
          </w:rPr>
          <w:t>ait until the</w:t>
        </w:r>
        <w:r w:rsidRPr="008A410D">
          <w:rPr>
            <w:rFonts w:eastAsia="MS Mincho"/>
          </w:rPr>
          <w:t xml:space="preserve"> installation procedure is extracted. This may take a few minutes</w:t>
        </w:r>
        <w:r>
          <w:rPr>
            <w:rFonts w:eastAsia="MS Mincho"/>
          </w:rPr>
          <w:t>.</w:t>
        </w:r>
        <w:r w:rsidRPr="004D046A">
          <w:t xml:space="preserve"> </w:t>
        </w:r>
      </w:ins>
    </w:p>
    <w:p w:rsidR="00753771" w:rsidRDefault="00753771" w:rsidP="00753771">
      <w:pPr>
        <w:keepNext/>
        <w:ind w:left="720"/>
        <w:rPr>
          <w:ins w:id="814" w:author="Seabolt, Roy R.  (Harris)" w:date="2013-05-14T13:15:00Z"/>
        </w:rPr>
      </w:pPr>
    </w:p>
    <w:p w:rsidR="00753771" w:rsidRDefault="00753771" w:rsidP="00753771">
      <w:pPr>
        <w:ind w:left="720"/>
        <w:rPr>
          <w:ins w:id="815" w:author="Seabolt, Roy R.  (Harris)" w:date="2013-05-14T13:15:00Z"/>
          <w:rFonts w:eastAsia="MS Mincho"/>
          <w:noProof/>
        </w:rPr>
      </w:pPr>
      <w:ins w:id="816" w:author="Seabolt, Roy R.  (Harris)" w:date="2013-05-14T13:15:00Z">
        <w:r w:rsidRPr="00214006">
          <w:rPr>
            <w:rFonts w:eastAsia="MS Mincho"/>
            <w:noProof/>
          </w:rPr>
          <w:pict>
            <v:shape id="Picture 7" o:spid="_x0000_i1096" type="#_x0000_t75" alt="Description: 1Welcome.png" style="width:316.2pt;height:238.8pt;visibility:visible">
              <v:imagedata r:id="rId58" o:title="1Welcome"/>
            </v:shape>
          </w:pict>
        </w:r>
      </w:ins>
    </w:p>
    <w:p w:rsidR="00753771" w:rsidRPr="000E0D4E" w:rsidRDefault="00753771" w:rsidP="00753771">
      <w:pPr>
        <w:ind w:left="720"/>
        <w:rPr>
          <w:ins w:id="817" w:author="Seabolt, Roy R.  (Harris)" w:date="2013-05-14T13:15:00Z"/>
        </w:rPr>
      </w:pPr>
    </w:p>
    <w:p w:rsidR="00753771" w:rsidRDefault="00753771" w:rsidP="00753771">
      <w:pPr>
        <w:pStyle w:val="ListNum"/>
        <w:numPr>
          <w:ilvl w:val="0"/>
          <w:numId w:val="35"/>
        </w:numPr>
        <w:rPr>
          <w:ins w:id="818" w:author="Seabolt, Roy R.  (Harris)" w:date="2013-05-14T13:15:00Z"/>
        </w:rPr>
      </w:pPr>
      <w:ins w:id="819" w:author="Seabolt, Roy R.  (Harris)" w:date="2013-05-14T13:15:00Z">
        <w:r>
          <w:lastRenderedPageBreak/>
          <w:t xml:space="preserve">In the Customer Information screen, type your name in the </w:t>
        </w:r>
        <w:r w:rsidRPr="00A60C03">
          <w:rPr>
            <w:b/>
          </w:rPr>
          <w:t>User Name</w:t>
        </w:r>
        <w:r>
          <w:t xml:space="preserve"> field and the name of your organization in the </w:t>
        </w:r>
        <w:r w:rsidRPr="00A60C03">
          <w:rPr>
            <w:b/>
          </w:rPr>
          <w:t>Organization</w:t>
        </w:r>
        <w:r>
          <w:t xml:space="preserve"> field. </w:t>
        </w:r>
      </w:ins>
    </w:p>
    <w:p w:rsidR="00753771" w:rsidRDefault="00753771" w:rsidP="00753771">
      <w:pPr>
        <w:keepNext/>
        <w:ind w:left="720"/>
        <w:rPr>
          <w:ins w:id="820" w:author="Seabolt, Roy R.  (Harris)" w:date="2013-05-14T13:15:00Z"/>
          <w:noProof/>
        </w:rPr>
      </w:pPr>
      <w:ins w:id="821" w:author="Seabolt, Roy R.  (Harris)" w:date="2013-05-14T13:15:00Z">
        <w:r>
          <w:rPr>
            <w:noProof/>
          </w:rPr>
          <w:fldChar w:fldCharType="begin"/>
        </w:r>
        <w:r>
          <w:rPr>
            <w:noProof/>
          </w:rPr>
          <w:instrText xml:space="preserve"> INCLUDEPICTURE "../../Pics/2UserInformationVA.png" \* MERGEFORMAT </w:instrText>
        </w:r>
        <w:r>
          <w:rPr>
            <w:noProof/>
          </w:rPr>
          <w:fldChar w:fldCharType="separate"/>
        </w:r>
        <w:r>
          <w:rPr>
            <w:noProof/>
          </w:rPr>
          <w:pict>
            <v:shape id="_x0000_i1097" type="#_x0000_t75" alt="Customer Information screen" style="width:327.6pt;height:246.6pt">
              <v:imagedata r:id="rId59" r:href="rId60"/>
            </v:shape>
          </w:pict>
        </w:r>
        <w:r>
          <w:rPr>
            <w:noProof/>
          </w:rPr>
          <w:fldChar w:fldCharType="end"/>
        </w:r>
      </w:ins>
    </w:p>
    <w:p w:rsidR="00753771" w:rsidRDefault="00753771" w:rsidP="00753771">
      <w:pPr>
        <w:keepNext/>
        <w:ind w:left="720"/>
        <w:rPr>
          <w:ins w:id="822" w:author="Seabolt, Roy R.  (Harris)" w:date="2013-05-14T13:15:00Z"/>
        </w:rPr>
      </w:pPr>
    </w:p>
    <w:p w:rsidR="00753771" w:rsidRDefault="00753771" w:rsidP="00753771">
      <w:pPr>
        <w:pStyle w:val="ListNum"/>
        <w:numPr>
          <w:ilvl w:val="0"/>
          <w:numId w:val="35"/>
        </w:numPr>
        <w:rPr>
          <w:ins w:id="823" w:author="Seabolt, Roy R.  (Harris)" w:date="2013-05-14T13:15:00Z"/>
        </w:rPr>
      </w:pPr>
      <w:ins w:id="824" w:author="Seabolt, Roy R.  (Harris)" w:date="2013-05-14T13:15:00Z">
        <w:r>
          <w:t xml:space="preserve">Click </w:t>
        </w:r>
        <w:r w:rsidRPr="00A60C03">
          <w:rPr>
            <w:b/>
          </w:rPr>
          <w:t>Next</w:t>
        </w:r>
        <w:r>
          <w:t xml:space="preserve"> to continue.</w:t>
        </w:r>
      </w:ins>
    </w:p>
    <w:p w:rsidR="00753771" w:rsidRDefault="00753771" w:rsidP="00753771">
      <w:pPr>
        <w:keepNext/>
        <w:numPr>
          <w:ilvl w:val="0"/>
          <w:numId w:val="35"/>
        </w:numPr>
        <w:rPr>
          <w:ins w:id="825" w:author="Seabolt, Roy R.  (Harris)" w:date="2013-05-14T13:15:00Z"/>
        </w:rPr>
      </w:pPr>
      <w:ins w:id="826" w:author="Seabolt, Roy R.  (Harris)" w:date="2013-05-14T13:15:00Z">
        <w:r>
          <w:t xml:space="preserve">In the Setup Type dialog box, accept the default selection, </w:t>
        </w:r>
        <w:r>
          <w:rPr>
            <w:b/>
          </w:rPr>
          <w:t>Complete</w:t>
        </w:r>
        <w:r>
          <w:t xml:space="preserve">. Then, click </w:t>
        </w:r>
        <w:proofErr w:type="gramStart"/>
        <w:r w:rsidRPr="0032435E">
          <w:rPr>
            <w:b/>
          </w:rPr>
          <w:t>Next</w:t>
        </w:r>
        <w:proofErr w:type="gramEnd"/>
        <w:r>
          <w:t xml:space="preserve">. </w:t>
        </w:r>
      </w:ins>
    </w:p>
    <w:p w:rsidR="00753771" w:rsidRDefault="00753771" w:rsidP="00753771">
      <w:pPr>
        <w:keepNext/>
        <w:rPr>
          <w:ins w:id="827" w:author="Seabolt, Roy R.  (Harris)" w:date="2013-05-14T13:15:00Z"/>
        </w:rPr>
      </w:pPr>
    </w:p>
    <w:p w:rsidR="00753771" w:rsidRDefault="00753771" w:rsidP="00753771">
      <w:pPr>
        <w:keepNext/>
        <w:ind w:left="720"/>
        <w:rPr>
          <w:ins w:id="828" w:author="Seabolt, Roy R.  (Harris)" w:date="2013-05-14T13:15:00Z"/>
        </w:rPr>
      </w:pPr>
      <w:ins w:id="829" w:author="Seabolt, Roy R.  (Harris)" w:date="2013-05-14T13:15:00Z">
        <w:r w:rsidRPr="00A0665A">
          <w:rPr>
            <w:rFonts w:eastAsia="MS Mincho"/>
            <w:noProof/>
          </w:rPr>
          <w:pict>
            <v:shape id="Picture 5" o:spid="_x0000_i1098" type="#_x0000_t75" alt="Description: 3SetupType.png" style="width:316.8pt;height:238.8pt;visibility:visible">
              <v:imagedata r:id="rId61" o:title="3SetupType"/>
            </v:shape>
          </w:pict>
        </w:r>
      </w:ins>
    </w:p>
    <w:p w:rsidR="00753771" w:rsidRDefault="00753771" w:rsidP="00753771">
      <w:pPr>
        <w:keepNext/>
        <w:rPr>
          <w:ins w:id="830" w:author="Seabolt, Roy R.  (Harris)" w:date="2013-05-14T13:15:00Z"/>
        </w:rPr>
      </w:pPr>
    </w:p>
    <w:p w:rsidR="00753771" w:rsidRDefault="00753771" w:rsidP="00753771">
      <w:pPr>
        <w:pStyle w:val="ListParagraph"/>
        <w:rPr>
          <w:ins w:id="831" w:author="Seabolt, Roy R.  (Harris)" w:date="2013-05-14T13:15:00Z"/>
        </w:rPr>
      </w:pPr>
    </w:p>
    <w:p w:rsidR="00753771" w:rsidRDefault="00753771" w:rsidP="00753771">
      <w:pPr>
        <w:keepNext/>
        <w:numPr>
          <w:ilvl w:val="0"/>
          <w:numId w:val="35"/>
        </w:numPr>
        <w:rPr>
          <w:ins w:id="832" w:author="Seabolt, Roy R.  (Harris)" w:date="2013-05-14T13:15:00Z"/>
        </w:rPr>
      </w:pPr>
      <w:bookmarkStart w:id="833" w:name="_Ref315359092"/>
      <w:ins w:id="834" w:author="Seabolt, Roy R.  (Harris)" w:date="2013-05-14T13:15:00Z">
        <w:r>
          <w:rPr>
            <w:noProof/>
            <w:szCs w:val="22"/>
          </w:rPr>
          <w:lastRenderedPageBreak/>
          <w:t>In the Ready to Install the Program screen that displays,</w:t>
        </w:r>
        <w:r>
          <w:t xml:space="preserve"> click </w:t>
        </w:r>
        <w:r w:rsidRPr="00910079">
          <w:rPr>
            <w:b/>
          </w:rPr>
          <w:t>Install</w:t>
        </w:r>
        <w:bookmarkEnd w:id="833"/>
        <w:r w:rsidRPr="004319B4">
          <w:t>.</w:t>
        </w:r>
      </w:ins>
    </w:p>
    <w:p w:rsidR="00753771" w:rsidRDefault="00753771" w:rsidP="00753771">
      <w:pPr>
        <w:pStyle w:val="ListParagraph"/>
        <w:keepNext/>
        <w:rPr>
          <w:ins w:id="835" w:author="Seabolt, Roy R.  (Harris)" w:date="2013-05-14T13:15:00Z"/>
        </w:rPr>
      </w:pPr>
    </w:p>
    <w:p w:rsidR="00753771" w:rsidRDefault="00753771" w:rsidP="00753771">
      <w:pPr>
        <w:keepNext/>
        <w:ind w:left="720"/>
        <w:rPr>
          <w:ins w:id="836" w:author="Seabolt, Roy R.  (Harris)" w:date="2013-05-14T13:15:00Z"/>
        </w:rPr>
      </w:pPr>
      <w:ins w:id="837" w:author="Seabolt, Roy R.  (Harris)" w:date="2013-05-14T13:15:00Z">
        <w:r w:rsidRPr="004319B4">
          <w:rPr>
            <w:rFonts w:eastAsia="MS Mincho"/>
            <w:noProof/>
          </w:rPr>
          <w:pict>
            <v:shape id="Picture 18" o:spid="_x0000_i1099" type="#_x0000_t75" style="width:318pt;height:238.8pt;visibility:visible">
              <v:imagedata r:id="rId62" o:title=""/>
            </v:shape>
          </w:pict>
        </w:r>
      </w:ins>
    </w:p>
    <w:p w:rsidR="00753771" w:rsidRDefault="00753771" w:rsidP="00753771">
      <w:pPr>
        <w:ind w:left="720"/>
        <w:rPr>
          <w:ins w:id="838" w:author="Seabolt, Roy R.  (Harris)" w:date="2013-05-14T13:15:00Z"/>
        </w:rPr>
      </w:pPr>
    </w:p>
    <w:p w:rsidR="00753771" w:rsidRDefault="00753771" w:rsidP="00753771">
      <w:pPr>
        <w:ind w:left="720"/>
        <w:rPr>
          <w:ins w:id="839" w:author="Seabolt, Roy R.  (Harris)" w:date="2013-05-14T13:15:00Z"/>
        </w:rPr>
      </w:pPr>
      <w:ins w:id="840" w:author="Seabolt, Roy R.  (Harris)" w:date="2013-05-14T13:15:00Z">
        <w:r>
          <w:t xml:space="preserve">While the installation is proceeding, the status of the installer will be displayed in a progress window. Do not click any buttons while this window is visible (the only button available is </w:t>
        </w:r>
        <w:r w:rsidRPr="00B4556D">
          <w:rPr>
            <w:b/>
          </w:rPr>
          <w:t>Cancel</w:t>
        </w:r>
        <w:r>
          <w:t xml:space="preserve">, and clicking it will </w:t>
        </w:r>
        <w:r w:rsidRPr="00721F5A">
          <w:t xml:space="preserve">discontinue </w:t>
        </w:r>
        <w:r>
          <w:t>the installation).</w:t>
        </w:r>
      </w:ins>
    </w:p>
    <w:p w:rsidR="00753771" w:rsidRDefault="00753771" w:rsidP="00753771">
      <w:pPr>
        <w:rPr>
          <w:ins w:id="841" w:author="Seabolt, Roy R.  (Harris)" w:date="2013-05-14T13:15:00Z"/>
        </w:rPr>
      </w:pPr>
    </w:p>
    <w:p w:rsidR="00753771" w:rsidRDefault="00753771" w:rsidP="00753771">
      <w:pPr>
        <w:ind w:left="720"/>
        <w:rPr>
          <w:ins w:id="842" w:author="Seabolt, Roy R.  (Harris)" w:date="2013-05-14T13:15:00Z"/>
        </w:rPr>
      </w:pPr>
      <w:ins w:id="843" w:author="Seabolt, Roy R.  (Harris)" w:date="2013-05-14T13:15:00Z">
        <w:r>
          <w:t>As the installer works its way through the various installation steps, the progress-bar will fill up. The total duration of the installation may vary from about a minute (newer, faster computer) to about 10 minutes (older, slower computer).</w:t>
        </w:r>
      </w:ins>
    </w:p>
    <w:p w:rsidR="00753771" w:rsidRDefault="00753771" w:rsidP="00753771">
      <w:pPr>
        <w:rPr>
          <w:ins w:id="844" w:author="Seabolt, Roy R.  (Harris)" w:date="2013-05-14T13:15:00Z"/>
        </w:rPr>
      </w:pPr>
    </w:p>
    <w:p w:rsidR="00753771" w:rsidRDefault="00753771" w:rsidP="00753771">
      <w:pPr>
        <w:ind w:left="720"/>
        <w:rPr>
          <w:ins w:id="845" w:author="Seabolt, Roy R.  (Harris)" w:date="2013-05-14T13:15:00Z"/>
        </w:rPr>
      </w:pPr>
      <w:ins w:id="846" w:author="Seabolt, Roy R.  (Harris)" w:date="2013-05-14T13:15:00Z">
        <w:r w:rsidRPr="000E0D4E">
          <w:t xml:space="preserve">When the installation is complete, the </w:t>
        </w:r>
        <w:r>
          <w:t>last</w:t>
        </w:r>
        <w:r w:rsidRPr="000E0D4E">
          <w:t xml:space="preserve"> window </w:t>
        </w:r>
        <w:r>
          <w:t>displays.</w:t>
        </w:r>
      </w:ins>
    </w:p>
    <w:p w:rsidR="00753771" w:rsidRDefault="00753771" w:rsidP="00753771">
      <w:pPr>
        <w:ind w:left="720"/>
        <w:rPr>
          <w:ins w:id="847" w:author="Seabolt, Roy R.  (Harris)" w:date="2013-05-14T13:15:00Z"/>
        </w:rPr>
      </w:pPr>
    </w:p>
    <w:p w:rsidR="00753771" w:rsidRDefault="00753771" w:rsidP="00753771">
      <w:pPr>
        <w:keepNext/>
        <w:numPr>
          <w:ilvl w:val="0"/>
          <w:numId w:val="35"/>
        </w:numPr>
        <w:rPr>
          <w:ins w:id="848" w:author="Seabolt, Roy R.  (Harris)" w:date="2013-05-14T13:15:00Z"/>
        </w:rPr>
      </w:pPr>
      <w:ins w:id="849" w:author="Seabolt, Roy R.  (Harris)" w:date="2013-05-14T13:15:00Z">
        <w:r w:rsidRPr="0098439D">
          <w:lastRenderedPageBreak/>
          <w:t xml:space="preserve">Click </w:t>
        </w:r>
        <w:r w:rsidRPr="0098439D">
          <w:rPr>
            <w:b/>
          </w:rPr>
          <w:t>Finish</w:t>
        </w:r>
        <w:r w:rsidRPr="0098439D">
          <w:t xml:space="preserve"> to complete the installation of the new DICOM Gateway software. </w:t>
        </w:r>
        <w:r>
          <w:t xml:space="preserve"> </w:t>
        </w:r>
      </w:ins>
    </w:p>
    <w:p w:rsidR="00753771" w:rsidRPr="001D7688" w:rsidRDefault="00753771" w:rsidP="00753771">
      <w:pPr>
        <w:keepNext/>
        <w:ind w:left="720"/>
        <w:rPr>
          <w:ins w:id="850" w:author="Seabolt, Roy R.  (Harris)" w:date="2013-05-14T13:15:00Z"/>
          <w:b/>
        </w:rPr>
      </w:pPr>
    </w:p>
    <w:p w:rsidR="00753771" w:rsidRDefault="00753771" w:rsidP="00753771">
      <w:pPr>
        <w:keepNext/>
        <w:ind w:left="720"/>
        <w:rPr>
          <w:ins w:id="851" w:author="Seabolt, Roy R.  (Harris)" w:date="2013-05-14T13:15:00Z"/>
          <w:noProof/>
          <w:szCs w:val="22"/>
        </w:rPr>
      </w:pPr>
      <w:ins w:id="852" w:author="Seabolt, Roy R.  (Harris)" w:date="2013-05-14T13:15:00Z">
        <w:r w:rsidRPr="00FC5F29">
          <w:rPr>
            <w:noProof/>
            <w:szCs w:val="22"/>
          </w:rPr>
          <w:pict>
            <v:shape id="Picture 22" o:spid="_x0000_i1100" type="#_x0000_t75" style="width:316.2pt;height:238.8pt;visibility:visible">
              <v:imagedata r:id="rId63" o:title=""/>
            </v:shape>
          </w:pict>
        </w:r>
      </w:ins>
    </w:p>
    <w:p w:rsidR="00753771" w:rsidRDefault="00753771" w:rsidP="00753771">
      <w:pPr>
        <w:keepNext/>
        <w:ind w:left="720"/>
        <w:rPr>
          <w:ins w:id="853" w:author="Seabolt, Roy R.  (Harris)" w:date="2013-05-14T13:15:00Z"/>
        </w:rPr>
      </w:pPr>
    </w:p>
    <w:p w:rsidR="00753771" w:rsidRDefault="00753771" w:rsidP="00753771">
      <w:pPr>
        <w:rPr>
          <w:ins w:id="854" w:author="Seabolt, Roy R.  (Harris)" w:date="2013-05-14T13:15:00Z"/>
          <w:b/>
        </w:rPr>
      </w:pPr>
      <w:ins w:id="855" w:author="Seabolt, Roy R.  (Harris)" w:date="2013-05-14T13:15:00Z">
        <w:r w:rsidRPr="00313D0F">
          <w:rPr>
            <w:b/>
          </w:rPr>
          <w:t xml:space="preserve">Do the following </w:t>
        </w:r>
        <w:r>
          <w:rPr>
            <w:b/>
          </w:rPr>
          <w:t>on the updated Gateway</w:t>
        </w:r>
        <w:r w:rsidRPr="00313D0F">
          <w:rPr>
            <w:b/>
          </w:rPr>
          <w:t xml:space="preserve"> to complete the installation</w:t>
        </w:r>
        <w:r>
          <w:rPr>
            <w:b/>
          </w:rPr>
          <w:t xml:space="preserve"> and setup</w:t>
        </w:r>
        <w:r w:rsidRPr="00313D0F">
          <w:rPr>
            <w:b/>
          </w:rPr>
          <w:t xml:space="preserve"> </w:t>
        </w:r>
        <w:r>
          <w:rPr>
            <w:b/>
          </w:rPr>
          <w:t xml:space="preserve">process: </w:t>
        </w:r>
      </w:ins>
    </w:p>
    <w:p w:rsidR="00753771" w:rsidRDefault="00753771" w:rsidP="00753771">
      <w:pPr>
        <w:ind w:left="1080"/>
        <w:rPr>
          <w:ins w:id="856" w:author="Seabolt, Roy R.  (Harris)" w:date="2013-05-14T13:15:00Z"/>
          <w:b/>
        </w:rPr>
      </w:pPr>
    </w:p>
    <w:p w:rsidR="00753771" w:rsidRPr="00FC5F29" w:rsidRDefault="00753771" w:rsidP="007B261B">
      <w:pPr>
        <w:pStyle w:val="aNormal0"/>
        <w:numPr>
          <w:ilvl w:val="0"/>
          <w:numId w:val="68"/>
        </w:numPr>
        <w:spacing w:before="0" w:after="180"/>
        <w:rPr>
          <w:ins w:id="857" w:author="Seabolt, Roy R.  (Harris)" w:date="2013-05-14T13:15:00Z"/>
          <w:rFonts w:eastAsia="MS Mincho"/>
        </w:rPr>
        <w:pPrChange w:id="858" w:author="Seabolt, Roy R.  (Harris)" w:date="2013-05-14T13:30:00Z">
          <w:pPr>
            <w:pStyle w:val="aNormal0"/>
            <w:numPr>
              <w:numId w:val="69"/>
            </w:numPr>
            <w:tabs>
              <w:tab w:val="num" w:pos="720"/>
            </w:tabs>
            <w:spacing w:before="0" w:after="180"/>
            <w:ind w:left="720" w:hanging="360"/>
          </w:pPr>
        </w:pPrChange>
      </w:pPr>
      <w:ins w:id="859" w:author="Seabolt, Roy R.  (Harris)" w:date="2013-05-14T13:15:00Z">
        <w:r>
          <w:rPr>
            <w:rFonts w:eastAsia="MS Mincho"/>
          </w:rPr>
          <w:t xml:space="preserve">Run option 4-2-2 and verify that all configuration settings have been retained. </w:t>
        </w:r>
      </w:ins>
    </w:p>
    <w:p w:rsidR="00753771" w:rsidRDefault="00753771" w:rsidP="007B261B">
      <w:pPr>
        <w:pStyle w:val="aNormal0"/>
        <w:keepNext/>
        <w:numPr>
          <w:ilvl w:val="0"/>
          <w:numId w:val="68"/>
        </w:numPr>
        <w:spacing w:before="0" w:after="180"/>
        <w:rPr>
          <w:ins w:id="860" w:author="Seabolt, Roy R.  (Harris)" w:date="2013-05-14T13:15:00Z"/>
        </w:rPr>
        <w:pPrChange w:id="861" w:author="Seabolt, Roy R.  (Harris)" w:date="2013-05-14T13:30:00Z">
          <w:pPr>
            <w:pStyle w:val="aNormal0"/>
            <w:keepNext/>
            <w:numPr>
              <w:numId w:val="69"/>
            </w:numPr>
            <w:tabs>
              <w:tab w:val="num" w:pos="720"/>
            </w:tabs>
            <w:spacing w:before="0" w:after="180"/>
            <w:ind w:left="720" w:hanging="360"/>
          </w:pPr>
        </w:pPrChange>
      </w:pPr>
      <w:ins w:id="862" w:author="Seabolt, Roy R.  (Harris)" w:date="2013-05-14T13:15:00Z">
        <w:r>
          <w:t>When prompted, specify whether the DICOM Gateway is installed at a Department of Veterans Affairs (VA) site or an Indian Health Services (IHS) site.</w:t>
        </w:r>
      </w:ins>
    </w:p>
    <w:p w:rsidR="00753771" w:rsidRDefault="00753771" w:rsidP="00753771">
      <w:pPr>
        <w:pStyle w:val="ListBullet1"/>
        <w:keepNext/>
        <w:numPr>
          <w:ilvl w:val="0"/>
          <w:numId w:val="32"/>
        </w:numPr>
        <w:rPr>
          <w:ins w:id="863" w:author="Seabolt, Roy R.  (Harris)" w:date="2013-05-14T13:15:00Z"/>
        </w:rPr>
      </w:pPr>
      <w:ins w:id="864" w:author="Seabolt, Roy R.  (Harris)" w:date="2013-05-14T13:15:00Z">
        <w:r>
          <w:t xml:space="preserve">For VA sites, press Enter to accept the default, </w:t>
        </w:r>
        <w:r w:rsidRPr="00D94298">
          <w:rPr>
            <w:b/>
          </w:rPr>
          <w:t>V</w:t>
        </w:r>
        <w:r>
          <w:t>.</w:t>
        </w:r>
      </w:ins>
    </w:p>
    <w:p w:rsidR="00753771" w:rsidRDefault="00753771" w:rsidP="00753771">
      <w:pPr>
        <w:pStyle w:val="ListBullet1Last"/>
        <w:numPr>
          <w:ilvl w:val="0"/>
          <w:numId w:val="32"/>
        </w:numPr>
        <w:rPr>
          <w:ins w:id="865" w:author="Seabolt, Roy R.  (Harris)" w:date="2013-05-14T13:15:00Z"/>
        </w:rPr>
      </w:pPr>
      <w:ins w:id="866" w:author="Seabolt, Roy R.  (Harris)" w:date="2013-05-14T13:15:00Z">
        <w:r>
          <w:t xml:space="preserve">For IHS sites, type </w:t>
        </w:r>
        <w:r w:rsidRPr="00015291">
          <w:rPr>
            <w:b/>
          </w:rPr>
          <w:t>I</w:t>
        </w:r>
        <w:r>
          <w:t xml:space="preserve"> and press Enter.</w:t>
        </w:r>
      </w:ins>
    </w:p>
    <w:p w:rsidR="00753771" w:rsidRDefault="00753771" w:rsidP="00753771">
      <w:pPr>
        <w:pStyle w:val="Screen2"/>
        <w:keepNext/>
        <w:rPr>
          <w:ins w:id="867" w:author="Seabolt, Roy R.  (Harris)" w:date="2013-05-14T13:15:00Z"/>
        </w:rPr>
      </w:pPr>
    </w:p>
    <w:p w:rsidR="00753771" w:rsidRDefault="00753771" w:rsidP="00753771">
      <w:pPr>
        <w:pStyle w:val="Screen2"/>
        <w:keepNext/>
        <w:rPr>
          <w:ins w:id="868" w:author="Seabolt, Roy R.  (Harris)" w:date="2013-05-14T13:15:00Z"/>
        </w:rPr>
      </w:pPr>
      <w:ins w:id="869" w:author="Seabolt, Roy R.  (Harris)" w:date="2013-05-14T13:15:00Z">
        <w:r>
          <w:t>Is this gateway installed in VA (V)or IHS (I)? V//</w:t>
        </w:r>
      </w:ins>
    </w:p>
    <w:p w:rsidR="00753771" w:rsidRDefault="00753771" w:rsidP="00753771">
      <w:pPr>
        <w:pStyle w:val="Screen2"/>
        <w:keepNext/>
        <w:rPr>
          <w:ins w:id="870" w:author="Seabolt, Roy R.  (Harris)" w:date="2013-05-14T13:15:00Z"/>
        </w:rPr>
      </w:pPr>
    </w:p>
    <w:p w:rsidR="00753771" w:rsidRDefault="00753771" w:rsidP="00753771">
      <w:pPr>
        <w:pStyle w:val="aNormal1"/>
        <w:spacing w:after="0"/>
        <w:rPr>
          <w:ins w:id="871" w:author="Seabolt, Roy R.  (Harris)" w:date="2013-05-14T13:15:00Z"/>
        </w:rPr>
      </w:pPr>
    </w:p>
    <w:p w:rsidR="00753771" w:rsidRDefault="00753771" w:rsidP="007B261B">
      <w:pPr>
        <w:pStyle w:val="aNormal0"/>
        <w:keepNext/>
        <w:numPr>
          <w:ilvl w:val="0"/>
          <w:numId w:val="68"/>
        </w:numPr>
        <w:spacing w:before="0" w:after="180"/>
        <w:rPr>
          <w:ins w:id="872" w:author="Seabolt, Roy R.  (Harris)" w:date="2013-05-14T13:15:00Z"/>
          <w:rFonts w:eastAsia="MS Mincho"/>
        </w:rPr>
        <w:pPrChange w:id="873" w:author="Seabolt, Roy R.  (Harris)" w:date="2013-05-14T13:30:00Z">
          <w:pPr>
            <w:pStyle w:val="aNormal0"/>
            <w:keepNext/>
            <w:numPr>
              <w:numId w:val="69"/>
            </w:numPr>
            <w:tabs>
              <w:tab w:val="num" w:pos="720"/>
            </w:tabs>
            <w:spacing w:before="0" w:after="180"/>
            <w:ind w:left="720" w:hanging="360"/>
          </w:pPr>
        </w:pPrChange>
      </w:pPr>
      <w:ins w:id="874" w:author="Seabolt, Roy R.  (Harris)" w:date="2013-05-14T13:15:00Z">
        <w:r>
          <w:t xml:space="preserve">Start all </w:t>
        </w:r>
        <w:r>
          <w:rPr>
            <w:rFonts w:eastAsia="MS Mincho"/>
          </w:rPr>
          <w:t xml:space="preserve">normal </w:t>
        </w:r>
        <w:r>
          <w:t>processes on the updated DICOM Gateway</w:t>
        </w:r>
        <w:r>
          <w:rPr>
            <w:b/>
          </w:rPr>
          <w:t>.</w:t>
        </w:r>
      </w:ins>
    </w:p>
    <w:p w:rsidR="00753771" w:rsidRPr="00571CB7" w:rsidRDefault="00753771" w:rsidP="00905AF2">
      <w:pPr>
        <w:pStyle w:val="aNormal0"/>
        <w:numPr>
          <w:ilvl w:val="0"/>
          <w:numId w:val="52"/>
        </w:numPr>
        <w:spacing w:before="0" w:after="180"/>
        <w:rPr>
          <w:strike/>
        </w:rPr>
      </w:pPr>
    </w:p>
    <w:p w:rsidR="007D4FBD" w:rsidRPr="00571CB7" w:rsidRDefault="007D4FBD" w:rsidP="002E0283">
      <w:pPr>
        <w:pStyle w:val="Heading2"/>
        <w:rPr>
          <w:strike/>
        </w:rPr>
      </w:pPr>
      <w:bookmarkStart w:id="875" w:name="_Ref280111924"/>
      <w:bookmarkStart w:id="876" w:name="_Toc356300973"/>
      <w:r w:rsidRPr="00571CB7">
        <w:rPr>
          <w:strike/>
        </w:rPr>
        <w:t>Laurel Bridge DICOM Server Runtime License Setup</w:t>
      </w:r>
      <w:bookmarkEnd w:id="875"/>
      <w:bookmarkEnd w:id="876"/>
    </w:p>
    <w:p w:rsidR="007D4FBD" w:rsidRPr="00571CB7" w:rsidRDefault="007D4FBD" w:rsidP="002E0283">
      <w:pPr>
        <w:pStyle w:val="Heading3"/>
        <w:rPr>
          <w:strike/>
        </w:rPr>
      </w:pPr>
      <w:bookmarkStart w:id="877" w:name="_Toc356300974"/>
      <w:r w:rsidRPr="00571CB7">
        <w:rPr>
          <w:strike/>
        </w:rPr>
        <w:t>How the License Works</w:t>
      </w:r>
      <w:bookmarkEnd w:id="877"/>
    </w:p>
    <w:p w:rsidR="0089017A" w:rsidRPr="00571CB7" w:rsidRDefault="0089017A" w:rsidP="0089017A">
      <w:pPr>
        <w:rPr>
          <w:strike/>
        </w:rPr>
      </w:pPr>
      <w:r w:rsidRPr="00571CB7">
        <w:rPr>
          <w:strike/>
        </w:rPr>
        <w:t>You must obtain a license key for the Laurel Bridge DCF Local Server Run-time DICOM software to use the Importer application or the Query/Retrieve application.</w:t>
      </w:r>
    </w:p>
    <w:p w:rsidR="007D4FBD" w:rsidRPr="00571CB7" w:rsidRDefault="007D4FBD" w:rsidP="007D4FBD">
      <w:pPr>
        <w:pStyle w:val="Body"/>
        <w:spacing w:after="0"/>
        <w:rPr>
          <w:strike/>
        </w:rPr>
      </w:pPr>
    </w:p>
    <w:p w:rsidR="007D4FBD" w:rsidRPr="00571CB7" w:rsidRDefault="005A72FF" w:rsidP="007D4FBD">
      <w:pPr>
        <w:rPr>
          <w:strike/>
        </w:rPr>
      </w:pPr>
      <w:r w:rsidRPr="00571CB7">
        <w:rPr>
          <w:strike/>
        </w:rPr>
        <w:t xml:space="preserve">Each computer on </w:t>
      </w:r>
      <w:r w:rsidR="007D4FBD" w:rsidRPr="00571CB7">
        <w:rPr>
          <w:strike/>
        </w:rPr>
        <w:t xml:space="preserve">requires a separate license. </w:t>
      </w:r>
      <w:r w:rsidR="0089017A" w:rsidRPr="00571CB7">
        <w:rPr>
          <w:strike/>
        </w:rPr>
        <w:t xml:space="preserve">If the computer already has a license installed, there is no need to obtain a new one. </w:t>
      </w:r>
      <w:r w:rsidR="007D4FBD" w:rsidRPr="00571CB7">
        <w:rPr>
          <w:strike/>
        </w:rPr>
        <w:t xml:space="preserve">Because the license is keyed to the computer’s MAC address, the license cannot be transferred from one computer to another. As a result, the Laurel </w:t>
      </w:r>
      <w:r w:rsidR="007D4FBD" w:rsidRPr="00571CB7">
        <w:rPr>
          <w:strike/>
        </w:rPr>
        <w:lastRenderedPageBreak/>
        <w:t>Bridge software will no longer function if the network card or if the entire computer is replaced. In these situations, Laurel Bridge needs to be contacted in order to a transfer the license to the new system and get a new key.</w:t>
      </w:r>
    </w:p>
    <w:p w:rsidR="007D4FBD" w:rsidRPr="00571CB7" w:rsidRDefault="007D4FBD" w:rsidP="007D4FBD">
      <w:pPr>
        <w:rPr>
          <w:strike/>
        </w:rPr>
      </w:pPr>
    </w:p>
    <w:p w:rsidR="007D4FBD" w:rsidRPr="00571CB7" w:rsidRDefault="007D4FBD" w:rsidP="007D4FBD">
      <w:pPr>
        <w:rPr>
          <w:strike/>
        </w:rPr>
      </w:pPr>
      <w:r w:rsidRPr="00571CB7">
        <w:rPr>
          <w:b/>
          <w:strike/>
        </w:rPr>
        <w:t>Note</w:t>
      </w:r>
      <w:r w:rsidRPr="00571CB7">
        <w:rPr>
          <w:strike/>
        </w:rPr>
        <w:t>: The Laurel Bridge DCF Local Server Run-time DICOM software is installed in C:\DCF_Runtime.</w:t>
      </w:r>
    </w:p>
    <w:p w:rsidR="007D4FBD" w:rsidRPr="00571CB7" w:rsidRDefault="007D4FBD" w:rsidP="002E0283">
      <w:pPr>
        <w:pStyle w:val="Heading3"/>
        <w:rPr>
          <w:strike/>
        </w:rPr>
      </w:pPr>
      <w:bookmarkStart w:id="878" w:name="_Ref280111248"/>
      <w:bookmarkStart w:id="879" w:name="_Toc356300975"/>
      <w:r w:rsidRPr="00571CB7">
        <w:rPr>
          <w:strike/>
        </w:rPr>
        <w:t>Installing the License</w:t>
      </w:r>
      <w:bookmarkEnd w:id="878"/>
      <w:bookmarkEnd w:id="879"/>
    </w:p>
    <w:p w:rsidR="007D4FBD" w:rsidRPr="00571CB7" w:rsidRDefault="007D4FBD" w:rsidP="00905AF2">
      <w:pPr>
        <w:pStyle w:val="aNormal0"/>
        <w:keepNext/>
        <w:numPr>
          <w:ilvl w:val="0"/>
          <w:numId w:val="50"/>
        </w:numPr>
        <w:spacing w:before="0" w:after="180"/>
        <w:rPr>
          <w:strike/>
        </w:rPr>
      </w:pPr>
      <w:r w:rsidRPr="00571CB7">
        <w:rPr>
          <w:strike/>
        </w:rPr>
        <w:t>After obtaining the license, download the license key using the instructions provided by Laurel Bridge.</w:t>
      </w:r>
    </w:p>
    <w:p w:rsidR="007D4FBD" w:rsidRPr="00571CB7" w:rsidRDefault="007D4FBD" w:rsidP="00905AF2">
      <w:pPr>
        <w:pStyle w:val="aNormal0"/>
        <w:numPr>
          <w:ilvl w:val="0"/>
          <w:numId w:val="50"/>
        </w:numPr>
        <w:spacing w:before="0" w:after="180"/>
        <w:rPr>
          <w:strike/>
        </w:rPr>
      </w:pPr>
      <w:r w:rsidRPr="00571CB7">
        <w:rPr>
          <w:strike/>
        </w:rPr>
        <w:t xml:space="preserve">On the DICOM Gateway </w:t>
      </w:r>
      <w:r w:rsidR="0089017A" w:rsidRPr="00571CB7">
        <w:rPr>
          <w:strike/>
        </w:rPr>
        <w:t xml:space="preserve">on which you want to use the Importer or </w:t>
      </w:r>
      <w:r w:rsidRPr="00571CB7">
        <w:rPr>
          <w:strike/>
        </w:rPr>
        <w:t>the Query/R</w:t>
      </w:r>
      <w:r w:rsidR="0089017A" w:rsidRPr="00571CB7">
        <w:rPr>
          <w:strike/>
        </w:rPr>
        <w:t>etrieve application</w:t>
      </w:r>
      <w:r w:rsidRPr="00571CB7">
        <w:rPr>
          <w:strike/>
        </w:rPr>
        <w:t xml:space="preserve">, choose </w:t>
      </w:r>
      <w:r w:rsidRPr="00571CB7">
        <w:rPr>
          <w:rStyle w:val="Strong"/>
          <w:strike/>
        </w:rPr>
        <w:t xml:space="preserve">Start | All Programs | VistA Imaging Programs | DICOM | </w:t>
      </w:r>
      <w:proofErr w:type="spellStart"/>
      <w:r w:rsidRPr="00571CB7">
        <w:rPr>
          <w:rStyle w:val="Strong"/>
          <w:strike/>
        </w:rPr>
        <w:t>QueryRetrieve</w:t>
      </w:r>
      <w:proofErr w:type="spellEnd"/>
      <w:r w:rsidRPr="00571CB7">
        <w:rPr>
          <w:rStyle w:val="Strong"/>
          <w:strike/>
        </w:rPr>
        <w:t xml:space="preserve"> | Install </w:t>
      </w:r>
      <w:proofErr w:type="spellStart"/>
      <w:r w:rsidRPr="00571CB7">
        <w:rPr>
          <w:rStyle w:val="Strong"/>
          <w:strike/>
        </w:rPr>
        <w:t>RunTime</w:t>
      </w:r>
      <w:proofErr w:type="spellEnd"/>
      <w:r w:rsidRPr="00571CB7">
        <w:rPr>
          <w:rStyle w:val="Strong"/>
          <w:strike/>
        </w:rPr>
        <w:t xml:space="preserve"> License</w:t>
      </w:r>
      <w:r w:rsidRPr="00571CB7">
        <w:rPr>
          <w:strike/>
        </w:rPr>
        <w:t>.</w:t>
      </w:r>
    </w:p>
    <w:p w:rsidR="0089017A" w:rsidRPr="00571CB7" w:rsidRDefault="0089017A" w:rsidP="0089017A">
      <w:pPr>
        <w:pStyle w:val="aNormal0"/>
        <w:spacing w:before="0" w:after="180"/>
        <w:ind w:left="288"/>
        <w:rPr>
          <w:strike/>
        </w:rPr>
      </w:pPr>
      <w:r w:rsidRPr="00571CB7">
        <w:rPr>
          <w:b/>
          <w:strike/>
        </w:rPr>
        <w:t>Note</w:t>
      </w:r>
      <w:r w:rsidRPr="00571CB7">
        <w:rPr>
          <w:strike/>
        </w:rPr>
        <w:t xml:space="preserve">: If the MAG*3.0*53 was installed on the computer and if the Importer is enabled on the computer, you will have the menu option </w:t>
      </w:r>
      <w:r w:rsidRPr="00571CB7">
        <w:rPr>
          <w:b/>
          <w:bCs/>
          <w:strike/>
        </w:rPr>
        <w:t xml:space="preserve">Start | All Programs | VistA Imaging Programs | DICOM | Laurel Bridge | Install </w:t>
      </w:r>
      <w:proofErr w:type="spellStart"/>
      <w:r w:rsidRPr="00571CB7">
        <w:rPr>
          <w:b/>
          <w:bCs/>
          <w:strike/>
        </w:rPr>
        <w:t>RunTime</w:t>
      </w:r>
      <w:proofErr w:type="spellEnd"/>
      <w:r w:rsidRPr="00571CB7">
        <w:rPr>
          <w:b/>
          <w:bCs/>
          <w:strike/>
        </w:rPr>
        <w:t xml:space="preserve"> License</w:t>
      </w:r>
      <w:r w:rsidRPr="00571CB7">
        <w:rPr>
          <w:bCs/>
          <w:strike/>
        </w:rPr>
        <w:t xml:space="preserve">. </w:t>
      </w:r>
    </w:p>
    <w:p w:rsidR="007D4FBD" w:rsidRPr="00571CB7" w:rsidRDefault="007D4FBD" w:rsidP="00905AF2">
      <w:pPr>
        <w:pStyle w:val="aNormal0"/>
        <w:numPr>
          <w:ilvl w:val="0"/>
          <w:numId w:val="50"/>
        </w:numPr>
        <w:spacing w:before="0" w:after="180"/>
        <w:rPr>
          <w:strike/>
        </w:rPr>
      </w:pPr>
      <w:r w:rsidRPr="00571CB7">
        <w:rPr>
          <w:strike/>
        </w:rPr>
        <w:t xml:space="preserve">In the Laurel Bridge DICOM Toolkit License Installer dialog box, click </w:t>
      </w:r>
      <w:r w:rsidRPr="00571CB7">
        <w:rPr>
          <w:rStyle w:val="Strong"/>
          <w:strike/>
        </w:rPr>
        <w:t>Browse</w:t>
      </w:r>
      <w:r w:rsidRPr="00571CB7">
        <w:rPr>
          <w:strike/>
        </w:rPr>
        <w:t>.</w:t>
      </w:r>
    </w:p>
    <w:p w:rsidR="007D4FBD" w:rsidRPr="00571CB7" w:rsidRDefault="007D4FBD" w:rsidP="00905AF2">
      <w:pPr>
        <w:pStyle w:val="aNormal0"/>
        <w:numPr>
          <w:ilvl w:val="0"/>
          <w:numId w:val="50"/>
        </w:numPr>
        <w:spacing w:before="0" w:after="180"/>
        <w:rPr>
          <w:strike/>
        </w:rPr>
      </w:pPr>
      <w:r w:rsidRPr="00571CB7">
        <w:rPr>
          <w:strike/>
        </w:rPr>
        <w:t xml:space="preserve">In the File Open dialog box, navigate to where the license is stored, select the license file, </w:t>
      </w:r>
      <w:proofErr w:type="gramStart"/>
      <w:r w:rsidRPr="00571CB7">
        <w:rPr>
          <w:strike/>
        </w:rPr>
        <w:t>then</w:t>
      </w:r>
      <w:proofErr w:type="gramEnd"/>
      <w:r w:rsidRPr="00571CB7">
        <w:rPr>
          <w:strike/>
        </w:rPr>
        <w:t xml:space="preserve"> click </w:t>
      </w:r>
      <w:r w:rsidRPr="00571CB7">
        <w:rPr>
          <w:rStyle w:val="Strong"/>
          <w:strike/>
        </w:rPr>
        <w:t>Open</w:t>
      </w:r>
      <w:r w:rsidRPr="00571CB7">
        <w:rPr>
          <w:strike/>
        </w:rPr>
        <w:t>.</w:t>
      </w:r>
    </w:p>
    <w:p w:rsidR="007D4FBD" w:rsidRPr="00571CB7" w:rsidRDefault="007D4FBD" w:rsidP="00905AF2">
      <w:pPr>
        <w:pStyle w:val="aNormal0"/>
        <w:numPr>
          <w:ilvl w:val="0"/>
          <w:numId w:val="50"/>
        </w:numPr>
        <w:spacing w:before="0" w:after="180"/>
        <w:rPr>
          <w:strike/>
        </w:rPr>
      </w:pPr>
      <w:r w:rsidRPr="00571CB7">
        <w:rPr>
          <w:strike/>
        </w:rPr>
        <w:t xml:space="preserve">In the Laurel Bridge DICOM Toolkit License Installer dialog box, click </w:t>
      </w:r>
      <w:r w:rsidRPr="00571CB7">
        <w:rPr>
          <w:rStyle w:val="Strong"/>
          <w:strike/>
        </w:rPr>
        <w:t>Load</w:t>
      </w:r>
      <w:r w:rsidRPr="00571CB7">
        <w:rPr>
          <w:strike/>
        </w:rPr>
        <w:t>.</w:t>
      </w:r>
    </w:p>
    <w:p w:rsidR="00F23844" w:rsidRPr="00571CB7" w:rsidRDefault="00F23844" w:rsidP="00905AF2">
      <w:pPr>
        <w:pStyle w:val="anormal"/>
        <w:numPr>
          <w:ilvl w:val="0"/>
          <w:numId w:val="50"/>
        </w:numPr>
        <w:spacing w:after="120"/>
        <w:rPr>
          <w:strike/>
          <w:sz w:val="24"/>
          <w:szCs w:val="24"/>
        </w:rPr>
      </w:pPr>
      <w:r w:rsidRPr="00571CB7">
        <w:rPr>
          <w:strike/>
          <w:sz w:val="24"/>
          <w:szCs w:val="24"/>
        </w:rPr>
        <w:t xml:space="preserve">In the CMD shell, at the </w:t>
      </w:r>
      <w:proofErr w:type="gramStart"/>
      <w:r w:rsidRPr="00571CB7">
        <w:rPr>
          <w:rStyle w:val="Strong"/>
          <w:strike/>
          <w:sz w:val="24"/>
          <w:szCs w:val="24"/>
        </w:rPr>
        <w:t>C:</w:t>
      </w:r>
      <w:proofErr w:type="gramEnd"/>
      <w:r w:rsidRPr="00571CB7">
        <w:rPr>
          <w:rStyle w:val="Strong"/>
          <w:strike/>
          <w:sz w:val="24"/>
          <w:szCs w:val="24"/>
        </w:rPr>
        <w:t>\&gt;</w:t>
      </w:r>
      <w:r w:rsidRPr="00571CB7">
        <w:rPr>
          <w:strike/>
          <w:sz w:val="24"/>
          <w:szCs w:val="24"/>
        </w:rPr>
        <w:t xml:space="preserve"> prompt, type </w:t>
      </w:r>
      <w:proofErr w:type="spellStart"/>
      <w:r w:rsidRPr="00571CB7">
        <w:rPr>
          <w:rStyle w:val="Strong"/>
          <w:strike/>
          <w:sz w:val="24"/>
          <w:szCs w:val="24"/>
        </w:rPr>
        <w:t>dcf_info</w:t>
      </w:r>
      <w:proofErr w:type="spellEnd"/>
      <w:r w:rsidRPr="00571CB7">
        <w:rPr>
          <w:rStyle w:val="Strong"/>
          <w:strike/>
          <w:sz w:val="24"/>
          <w:szCs w:val="24"/>
        </w:rPr>
        <w:t xml:space="preserve"> –C</w:t>
      </w:r>
      <w:r w:rsidRPr="00571CB7">
        <w:rPr>
          <w:strike/>
          <w:sz w:val="24"/>
          <w:szCs w:val="24"/>
        </w:rPr>
        <w:t>. You should get a “valid” license response, as illustrated:</w:t>
      </w:r>
    </w:p>
    <w:p w:rsidR="00F23844" w:rsidRPr="00571CB7" w:rsidRDefault="00F23844" w:rsidP="00F23844">
      <w:pPr>
        <w:pStyle w:val="Screen2"/>
        <w:ind w:left="648"/>
        <w:rPr>
          <w:strike/>
          <w:sz w:val="24"/>
          <w:szCs w:val="24"/>
        </w:rPr>
      </w:pPr>
    </w:p>
    <w:p w:rsidR="00F23844" w:rsidRPr="00571CB7" w:rsidRDefault="00F23844" w:rsidP="00F23844">
      <w:pPr>
        <w:pStyle w:val="Screen2"/>
        <w:ind w:left="648"/>
        <w:rPr>
          <w:strike/>
        </w:rPr>
      </w:pPr>
      <w:r w:rsidRPr="00571CB7">
        <w:rPr>
          <w:strike/>
        </w:rPr>
        <w:t>C:\&gt;dcf_info -C</w:t>
      </w:r>
    </w:p>
    <w:p w:rsidR="00F23844" w:rsidRPr="00571CB7" w:rsidRDefault="00F23844" w:rsidP="00F23844">
      <w:pPr>
        <w:pStyle w:val="Screen2"/>
        <w:ind w:left="648"/>
        <w:rPr>
          <w:strike/>
        </w:rPr>
      </w:pPr>
      <w:r w:rsidRPr="00571CB7">
        <w:rPr>
          <w:strike/>
        </w:rPr>
        <w:t>valid</w:t>
      </w:r>
    </w:p>
    <w:p w:rsidR="00F23844" w:rsidRPr="00571CB7" w:rsidRDefault="00F23844" w:rsidP="00F23844">
      <w:pPr>
        <w:pStyle w:val="Screen2"/>
        <w:ind w:left="648"/>
        <w:rPr>
          <w:strike/>
        </w:rPr>
      </w:pPr>
      <w:r w:rsidRPr="00571CB7">
        <w:rPr>
          <w:strike/>
        </w:rPr>
        <w:t>Licensed version - Expires in 0 days.</w:t>
      </w:r>
    </w:p>
    <w:p w:rsidR="00F23844" w:rsidRPr="00571CB7" w:rsidRDefault="00F23844" w:rsidP="00F23844">
      <w:pPr>
        <w:pStyle w:val="Screen2"/>
        <w:ind w:left="648"/>
        <w:rPr>
          <w:strike/>
        </w:rPr>
      </w:pPr>
    </w:p>
    <w:p w:rsidR="00F23844" w:rsidRPr="00571CB7" w:rsidRDefault="00F23844" w:rsidP="00F23844">
      <w:pPr>
        <w:pStyle w:val="Screen2"/>
        <w:ind w:left="648"/>
        <w:rPr>
          <w:strike/>
        </w:rPr>
      </w:pPr>
      <w:r w:rsidRPr="00571CB7">
        <w:rPr>
          <w:strike/>
        </w:rPr>
        <w:t>C:\&gt;</w:t>
      </w:r>
    </w:p>
    <w:p w:rsidR="007D4FBD" w:rsidRPr="00571CB7" w:rsidRDefault="007D4FBD" w:rsidP="007D4FBD">
      <w:pPr>
        <w:rPr>
          <w:strike/>
        </w:rPr>
      </w:pPr>
    </w:p>
    <w:p w:rsidR="00F23844" w:rsidRPr="00223391" w:rsidRDefault="00F23844" w:rsidP="00F23844">
      <w:pPr>
        <w:pStyle w:val="Heading2"/>
      </w:pPr>
      <w:bookmarkStart w:id="880" w:name="_Toc356300976"/>
      <w:r w:rsidRPr="00223391">
        <w:t>Further Set-Up</w:t>
      </w:r>
      <w:bookmarkEnd w:id="880"/>
    </w:p>
    <w:p w:rsidR="00F23844" w:rsidRPr="00223391" w:rsidRDefault="00F23844" w:rsidP="00F23844">
      <w:r w:rsidRPr="00223391">
        <w:t>Further set-up and configuration of the VistA Imaging DICOM Gateway is divided into two areas:</w:t>
      </w:r>
    </w:p>
    <w:p w:rsidR="00F23844" w:rsidRPr="00223391" w:rsidRDefault="00F23844" w:rsidP="00905AF2">
      <w:pPr>
        <w:pStyle w:val="Body"/>
        <w:numPr>
          <w:ilvl w:val="0"/>
          <w:numId w:val="33"/>
        </w:numPr>
        <w:spacing w:after="0"/>
        <w:rPr>
          <w:sz w:val="24"/>
        </w:rPr>
      </w:pPr>
      <w:r w:rsidRPr="00223391">
        <w:rPr>
          <w:sz w:val="24"/>
        </w:rPr>
        <w:t xml:space="preserve">Configuration of the </w:t>
      </w:r>
      <w:proofErr w:type="spellStart"/>
      <w:r w:rsidRPr="00223391">
        <w:rPr>
          <w:sz w:val="24"/>
        </w:rPr>
        <w:t>Caché</w:t>
      </w:r>
      <w:proofErr w:type="spellEnd"/>
      <w:r w:rsidRPr="00223391">
        <w:rPr>
          <w:sz w:val="24"/>
        </w:rPr>
        <w:t xml:space="preserve"> system</w:t>
      </w:r>
    </w:p>
    <w:p w:rsidR="00F23844" w:rsidRPr="00223391" w:rsidRDefault="00F23844" w:rsidP="00905AF2">
      <w:pPr>
        <w:pStyle w:val="Body"/>
        <w:numPr>
          <w:ilvl w:val="0"/>
          <w:numId w:val="33"/>
        </w:numPr>
        <w:spacing w:after="0"/>
        <w:rPr>
          <w:sz w:val="24"/>
        </w:rPr>
      </w:pPr>
      <w:r w:rsidRPr="00223391">
        <w:rPr>
          <w:sz w:val="24"/>
        </w:rPr>
        <w:t>Configuration of the VistA Imaging DICOM Gateway application</w:t>
      </w:r>
    </w:p>
    <w:p w:rsidR="00F23844" w:rsidRPr="00223391" w:rsidRDefault="00F23844" w:rsidP="00F23844">
      <w:pPr>
        <w:pStyle w:val="Body"/>
        <w:spacing w:after="0"/>
        <w:rPr>
          <w:sz w:val="24"/>
        </w:rPr>
      </w:pPr>
    </w:p>
    <w:p w:rsidR="00F23844" w:rsidRPr="00223391" w:rsidRDefault="00F23844" w:rsidP="00F23844">
      <w:r w:rsidRPr="00223391">
        <w:t>Cache and DICOM Gateway configuration are described in the following sections. After performing these steps, which are required only for initial setup, you can enable additional applications, such as the Importer and Query/Retrieve.</w:t>
      </w:r>
    </w:p>
    <w:p w:rsidR="00730703" w:rsidRPr="00571CB7" w:rsidRDefault="00730703" w:rsidP="00730703">
      <w:pPr>
        <w:rPr>
          <w:strike/>
        </w:rPr>
      </w:pPr>
    </w:p>
    <w:p w:rsidR="00730703" w:rsidRPr="00571CB7" w:rsidRDefault="00730703" w:rsidP="00730703">
      <w:pPr>
        <w:rPr>
          <w:strike/>
        </w:rPr>
      </w:pPr>
      <w:r w:rsidRPr="00571CB7">
        <w:rPr>
          <w:strike/>
        </w:rPr>
        <w:t>If you plan to implement the optional Query/Retrieve application or the Importer, you may also need to:</w:t>
      </w:r>
    </w:p>
    <w:p w:rsidR="00730703" w:rsidRPr="00571CB7" w:rsidRDefault="00730703" w:rsidP="00905AF2">
      <w:pPr>
        <w:numPr>
          <w:ilvl w:val="0"/>
          <w:numId w:val="43"/>
        </w:numPr>
        <w:rPr>
          <w:strike/>
        </w:rPr>
      </w:pPr>
      <w:r w:rsidRPr="00571CB7">
        <w:rPr>
          <w:strike/>
        </w:rPr>
        <w:lastRenderedPageBreak/>
        <w:t xml:space="preserve">Perform additional setup. See </w:t>
      </w:r>
      <w:r w:rsidR="00FE2D3B">
        <w:fldChar w:fldCharType="begin"/>
      </w:r>
      <w:r w:rsidR="00FE2D3B">
        <w:instrText xml:space="preserve"> REF _Ref279761310 \h  \* MERGEFORMAT </w:instrText>
      </w:r>
      <w:r w:rsidR="00FE2D3B">
        <w:fldChar w:fldCharType="separate"/>
      </w:r>
      <w:r w:rsidR="001403F7" w:rsidRPr="001403F7">
        <w:rPr>
          <w:i/>
          <w:strike/>
        </w:rPr>
        <w:t>Appendix I   Importer Setup</w:t>
      </w:r>
      <w:r w:rsidR="00FE2D3B">
        <w:fldChar w:fldCharType="end"/>
      </w:r>
      <w:r w:rsidRPr="00571CB7">
        <w:rPr>
          <w:i/>
          <w:strike/>
        </w:rPr>
        <w:t xml:space="preserve"> </w:t>
      </w:r>
      <w:r w:rsidRPr="00571CB7">
        <w:rPr>
          <w:strike/>
        </w:rPr>
        <w:t xml:space="preserve">and </w:t>
      </w:r>
      <w:r w:rsidR="00FE2D3B">
        <w:fldChar w:fldCharType="begin"/>
      </w:r>
      <w:r w:rsidR="00FE2D3B">
        <w:instrText xml:space="preserve"> REF _Ref279761387 \h  \* MERGEFORMAT </w:instrText>
      </w:r>
      <w:r w:rsidR="00FE2D3B">
        <w:fldChar w:fldCharType="separate"/>
      </w:r>
      <w:proofErr w:type="gramStart"/>
      <w:r w:rsidR="00F447DB" w:rsidRPr="007B261B">
        <w:rPr>
          <w:rFonts w:ascii="Calibri" w:hAnsi="Calibri"/>
          <w:color w:val="1F497D"/>
        </w:rPr>
        <w:t>When</w:t>
      </w:r>
      <w:proofErr w:type="gramEnd"/>
      <w:r w:rsidR="00F447DB" w:rsidRPr="007B261B">
        <w:rPr>
          <w:rFonts w:ascii="Calibri" w:hAnsi="Calibri"/>
          <w:color w:val="1F497D"/>
        </w:rPr>
        <w:t xml:space="preserve"> all is said and done, the decision should be the clinicians, not the development teams.</w:t>
      </w:r>
      <w:r w:rsidR="00FE2D3B">
        <w:fldChar w:fldCharType="end"/>
      </w:r>
      <w:r w:rsidRPr="00571CB7">
        <w:rPr>
          <w:i/>
          <w:strike/>
        </w:rPr>
        <w:t xml:space="preserve"> </w:t>
      </w:r>
      <w:proofErr w:type="gramStart"/>
      <w:r w:rsidRPr="00571CB7">
        <w:rPr>
          <w:strike/>
        </w:rPr>
        <w:t>for</w:t>
      </w:r>
      <w:proofErr w:type="gramEnd"/>
      <w:r w:rsidRPr="00571CB7">
        <w:rPr>
          <w:strike/>
        </w:rPr>
        <w:t xml:space="preserve"> details. </w:t>
      </w:r>
    </w:p>
    <w:p w:rsidR="00730703" w:rsidRPr="00571CB7" w:rsidRDefault="00730703" w:rsidP="00905AF2">
      <w:pPr>
        <w:numPr>
          <w:ilvl w:val="0"/>
          <w:numId w:val="43"/>
        </w:numPr>
        <w:rPr>
          <w:strike/>
        </w:rPr>
      </w:pPr>
      <w:r w:rsidRPr="00571CB7">
        <w:rPr>
          <w:strike/>
        </w:rPr>
        <w:t xml:space="preserve">Obtain a Laurel Bridge DICOM Server Runtime License. See </w:t>
      </w:r>
      <w:r w:rsidR="00FE2D3B">
        <w:fldChar w:fldCharType="begin"/>
      </w:r>
      <w:r w:rsidR="00FE2D3B">
        <w:instrText xml:space="preserve"> REF _Ref280111924 \h  \* MERGEFORMAT </w:instrText>
      </w:r>
      <w:r w:rsidR="00FE2D3B">
        <w:fldChar w:fldCharType="separate"/>
      </w:r>
      <w:r w:rsidR="001403F7" w:rsidRPr="001403F7">
        <w:rPr>
          <w:i/>
          <w:strike/>
        </w:rPr>
        <w:t>Laurel Bridge DICOM Server Runtime License Setup</w:t>
      </w:r>
      <w:r w:rsidR="00FE2D3B">
        <w:fldChar w:fldCharType="end"/>
      </w:r>
      <w:r w:rsidRPr="00571CB7">
        <w:rPr>
          <w:i/>
          <w:strike/>
        </w:rPr>
        <w:t xml:space="preserve"> </w:t>
      </w:r>
      <w:r w:rsidRPr="00571CB7">
        <w:rPr>
          <w:strike/>
        </w:rPr>
        <w:t>for details.</w:t>
      </w:r>
    </w:p>
    <w:p w:rsidR="00730703" w:rsidRPr="00571CB7" w:rsidRDefault="00730703" w:rsidP="00905AF2">
      <w:pPr>
        <w:numPr>
          <w:ilvl w:val="0"/>
          <w:numId w:val="43"/>
        </w:numPr>
        <w:rPr>
          <w:strike/>
        </w:rPr>
      </w:pPr>
      <w:r w:rsidRPr="00571CB7">
        <w:rPr>
          <w:strike/>
        </w:rPr>
        <w:t xml:space="preserve">Install the Java Engine. See </w:t>
      </w:r>
      <w:r w:rsidR="00FE2D3B">
        <w:fldChar w:fldCharType="begin"/>
      </w:r>
      <w:r w:rsidR="00FE2D3B">
        <w:instrText xml:space="preserve"> REF _Ref280193606 \h  \* MERGEFORMAT </w:instrText>
      </w:r>
      <w:r w:rsidR="00FE2D3B">
        <w:fldChar w:fldCharType="separate"/>
      </w:r>
      <w:proofErr w:type="gramStart"/>
      <w:r w:rsidR="00F447DB" w:rsidRPr="007B261B">
        <w:rPr>
          <w:rFonts w:ascii="Calibri" w:hAnsi="Calibri"/>
          <w:color w:val="1F497D"/>
        </w:rPr>
        <w:t>When</w:t>
      </w:r>
      <w:proofErr w:type="gramEnd"/>
      <w:r w:rsidR="00F447DB" w:rsidRPr="007B261B">
        <w:rPr>
          <w:rFonts w:ascii="Calibri" w:hAnsi="Calibri"/>
          <w:color w:val="1F497D"/>
        </w:rPr>
        <w:t xml:space="preserve"> all is said and done, the decision should be the clinicians, not the development teams.</w:t>
      </w:r>
      <w:r w:rsidR="00FE2D3B">
        <w:fldChar w:fldCharType="end"/>
      </w:r>
      <w:r w:rsidRPr="00571CB7">
        <w:rPr>
          <w:i/>
          <w:strike/>
        </w:rPr>
        <w:t xml:space="preserve"> </w:t>
      </w:r>
      <w:proofErr w:type="gramStart"/>
      <w:r w:rsidRPr="00571CB7">
        <w:rPr>
          <w:strike/>
        </w:rPr>
        <w:t>for</w:t>
      </w:r>
      <w:proofErr w:type="gramEnd"/>
      <w:r w:rsidRPr="00571CB7">
        <w:rPr>
          <w:strike/>
        </w:rPr>
        <w:t xml:space="preserve"> details.</w:t>
      </w:r>
    </w:p>
    <w:p w:rsidR="002F40DA" w:rsidRPr="00223391" w:rsidRDefault="002F40DA" w:rsidP="004631D4">
      <w:pPr>
        <w:pStyle w:val="Heading3"/>
      </w:pPr>
      <w:bookmarkStart w:id="881" w:name="_Toc356300977"/>
      <w:r w:rsidRPr="00223391">
        <w:t>Configur</w:t>
      </w:r>
      <w:r w:rsidR="00AF46C0" w:rsidRPr="00223391">
        <w:t>ing</w:t>
      </w:r>
      <w:r w:rsidRPr="00223391">
        <w:t xml:space="preserve"> the </w:t>
      </w:r>
      <w:proofErr w:type="spellStart"/>
      <w:r w:rsidRPr="00223391">
        <w:t>Caché</w:t>
      </w:r>
      <w:proofErr w:type="spellEnd"/>
      <w:r w:rsidRPr="00223391">
        <w:t xml:space="preserve"> System</w:t>
      </w:r>
      <w:bookmarkEnd w:id="881"/>
      <w:r w:rsidR="004631D4" w:rsidRPr="00223391">
        <w:t xml:space="preserve"> </w:t>
      </w:r>
    </w:p>
    <w:p w:rsidR="002F40DA" w:rsidRPr="00223391" w:rsidRDefault="002F40DA" w:rsidP="002F40DA">
      <w:r w:rsidRPr="00223391">
        <w:t xml:space="preserve">For the configuration of the </w:t>
      </w:r>
      <w:proofErr w:type="spellStart"/>
      <w:r w:rsidRPr="00223391">
        <w:t>Caché</w:t>
      </w:r>
      <w:proofErr w:type="spellEnd"/>
      <w:r w:rsidRPr="00223391">
        <w:t xml:space="preserve"> system, there is an icon in the system tray (usually located on the lower right side of the display) that gives access to the various management functions in </w:t>
      </w:r>
      <w:proofErr w:type="spellStart"/>
      <w:r w:rsidRPr="00223391">
        <w:t>Caché</w:t>
      </w:r>
      <w:proofErr w:type="spellEnd"/>
      <w:r w:rsidRPr="00223391">
        <w:t>. This icon is usually called the “</w:t>
      </w:r>
      <w:proofErr w:type="spellStart"/>
      <w:r w:rsidRPr="00223391">
        <w:t>Caché</w:t>
      </w:r>
      <w:proofErr w:type="spellEnd"/>
      <w:r w:rsidRPr="00223391">
        <w:t xml:space="preserve"> Cube.”</w:t>
      </w:r>
    </w:p>
    <w:p w:rsidR="002F40DA" w:rsidRPr="00223391" w:rsidRDefault="002F40DA" w:rsidP="002F40DA"/>
    <w:p w:rsidR="002F40DA" w:rsidRPr="00223391" w:rsidRDefault="002F40DA" w:rsidP="002F40DA">
      <w:r w:rsidRPr="00223391">
        <w:t xml:space="preserve">When </w:t>
      </w:r>
      <w:proofErr w:type="spellStart"/>
      <w:r w:rsidRPr="00223391">
        <w:t>Caché</w:t>
      </w:r>
      <w:proofErr w:type="spellEnd"/>
      <w:r w:rsidRPr="00223391">
        <w:t xml:space="preserve"> is inactive, this icon is grey:</w:t>
      </w:r>
    </w:p>
    <w:p w:rsidR="002F40DA" w:rsidRPr="00223391" w:rsidRDefault="002F40DA" w:rsidP="002F40DA"/>
    <w:p w:rsidR="002F40DA" w:rsidRPr="00223391" w:rsidRDefault="002F40DA" w:rsidP="002F40DA">
      <w:r w:rsidRPr="00223391">
        <w:object w:dxaOrig="2895" w:dyaOrig="420">
          <v:shape id="_x0000_i1053" type="#_x0000_t75" alt="Cache icon" style="width:144.6pt;height:21pt" o:ole="">
            <v:imagedata r:id="rId64" o:title=""/>
          </v:shape>
          <o:OLEObject Type="Embed" ProgID="PBrush" ShapeID="_x0000_i1053" DrawAspect="Content" ObjectID="_1430043410" r:id="rId65"/>
        </w:object>
      </w:r>
    </w:p>
    <w:p w:rsidR="002F40DA" w:rsidRPr="00223391" w:rsidRDefault="002F40DA" w:rsidP="002F40DA"/>
    <w:p w:rsidR="002F40DA" w:rsidRPr="00223391" w:rsidRDefault="002F40DA" w:rsidP="002F40DA">
      <w:r w:rsidRPr="00223391">
        <w:t xml:space="preserve">When </w:t>
      </w:r>
      <w:proofErr w:type="spellStart"/>
      <w:r w:rsidRPr="00223391">
        <w:t>Caché</w:t>
      </w:r>
      <w:proofErr w:type="spellEnd"/>
      <w:r w:rsidRPr="00223391">
        <w:t xml:space="preserve"> is active, this icon is blue:</w:t>
      </w:r>
    </w:p>
    <w:p w:rsidR="002F40DA" w:rsidRPr="00223391" w:rsidRDefault="002F40DA" w:rsidP="002F40DA"/>
    <w:p w:rsidR="002F40DA" w:rsidRPr="00223391" w:rsidRDefault="002F40DA" w:rsidP="002F40DA">
      <w:r w:rsidRPr="00223391">
        <w:object w:dxaOrig="2895" w:dyaOrig="420">
          <v:shape id="_x0000_i1054" type="#_x0000_t75" alt="Cache icon" style="width:144.6pt;height:21pt" o:ole="">
            <v:imagedata r:id="rId66" o:title=""/>
          </v:shape>
          <o:OLEObject Type="Embed" ProgID="PBrush" ShapeID="_x0000_i1054" DrawAspect="Content" ObjectID="_1430043411" r:id="rId67"/>
        </w:object>
      </w:r>
    </w:p>
    <w:p w:rsidR="002F40DA" w:rsidRPr="00223391" w:rsidRDefault="002F40DA" w:rsidP="002F40DA"/>
    <w:p w:rsidR="002F40DA" w:rsidRPr="00223391" w:rsidRDefault="002F40DA" w:rsidP="002F40DA">
      <w:r w:rsidRPr="00223391">
        <w:t xml:space="preserve">Click this icon to show the menu for manipulating the </w:t>
      </w:r>
      <w:proofErr w:type="spellStart"/>
      <w:r w:rsidRPr="00223391">
        <w:t>Caché</w:t>
      </w:r>
      <w:proofErr w:type="spellEnd"/>
      <w:r w:rsidRPr="00223391">
        <w:t xml:space="preserve"> system; e.g., to start </w:t>
      </w:r>
      <w:proofErr w:type="spellStart"/>
      <w:r w:rsidRPr="00223391">
        <w:t>Caché</w:t>
      </w:r>
      <w:proofErr w:type="spellEnd"/>
      <w:r w:rsidRPr="00223391">
        <w:t xml:space="preserve">, right-click the grey </w:t>
      </w:r>
      <w:proofErr w:type="gramStart"/>
      <w:r w:rsidRPr="00223391">
        <w:t>cube</w:t>
      </w:r>
      <w:proofErr w:type="gramEnd"/>
      <w:r w:rsidRPr="00223391">
        <w:t xml:space="preserve"> and select “</w:t>
      </w:r>
      <w:r w:rsidRPr="00223391">
        <w:rPr>
          <w:b/>
          <w:bCs/>
        </w:rPr>
        <w:t xml:space="preserve">Start </w:t>
      </w:r>
      <w:proofErr w:type="spellStart"/>
      <w:r w:rsidRPr="00223391">
        <w:rPr>
          <w:b/>
          <w:bCs/>
        </w:rPr>
        <w:t>Caché</w:t>
      </w:r>
      <w:proofErr w:type="spellEnd"/>
      <w:r w:rsidRPr="00223391">
        <w:t>”:</w:t>
      </w:r>
    </w:p>
    <w:p w:rsidR="002F40DA" w:rsidRPr="00223391" w:rsidRDefault="002F40DA" w:rsidP="002F40DA"/>
    <w:p w:rsidR="002F40DA" w:rsidRPr="00223391" w:rsidRDefault="002F40DA" w:rsidP="002F40DA">
      <w:r w:rsidRPr="00223391">
        <w:tab/>
      </w:r>
      <w:r w:rsidRPr="00223391">
        <w:object w:dxaOrig="3826" w:dyaOrig="4606">
          <v:shape id="_x0000_i1055" type="#_x0000_t75" alt="menu" style="width:95.4pt;height:115.8pt" o:ole="">
            <v:imagedata r:id="rId68" o:title=""/>
          </v:shape>
          <o:OLEObject Type="Embed" ProgID="PBrush" ShapeID="_x0000_i1055" DrawAspect="Content" ObjectID="_1430043412" r:id="rId69"/>
        </w:object>
      </w:r>
      <w:r w:rsidRPr="00223391">
        <w:tab/>
      </w:r>
      <w:r w:rsidRPr="00223391">
        <w:rPr>
          <w:b/>
          <w:bCs/>
          <w:sz w:val="40"/>
        </w:rPr>
        <w:t>→</w:t>
      </w:r>
      <w:r w:rsidRPr="00223391">
        <w:tab/>
      </w:r>
      <w:r w:rsidRPr="00223391">
        <w:object w:dxaOrig="3000" w:dyaOrig="4619">
          <v:shape id="_x0000_i1056" type="#_x0000_t75" alt="menu" style="width:74.4pt;height:115.2pt" o:ole="">
            <v:imagedata r:id="rId70" o:title=""/>
          </v:shape>
          <o:OLEObject Type="Embed" ProgID="PBrush" ShapeID="_x0000_i1056" DrawAspect="Content" ObjectID="_1430043413" r:id="rId71"/>
        </w:object>
      </w:r>
    </w:p>
    <w:p w:rsidR="002F40DA" w:rsidRPr="00223391" w:rsidRDefault="002F40DA" w:rsidP="002F40DA">
      <w:pPr>
        <w:rPr>
          <w:b/>
          <w:bCs/>
        </w:rPr>
      </w:pPr>
    </w:p>
    <w:p w:rsidR="002F40DA" w:rsidRPr="00223391" w:rsidRDefault="002F40DA" w:rsidP="002F40DA">
      <w:r w:rsidRPr="00223391">
        <w:rPr>
          <w:b/>
          <w:bCs/>
        </w:rPr>
        <w:t>Note</w:t>
      </w:r>
      <w:r w:rsidRPr="00223391">
        <w:t xml:space="preserve">: Once </w:t>
      </w:r>
      <w:proofErr w:type="spellStart"/>
      <w:r w:rsidRPr="00223391">
        <w:t>Caché</w:t>
      </w:r>
      <w:proofErr w:type="spellEnd"/>
      <w:r w:rsidRPr="00223391">
        <w:t xml:space="preserve"> is started, the icon will change from grey to blue, and the selection of available menu options will change.</w:t>
      </w:r>
    </w:p>
    <w:p w:rsidR="002F40DA" w:rsidRPr="00223391" w:rsidRDefault="002F40DA" w:rsidP="002F40DA">
      <w:pPr>
        <w:rPr>
          <w:b/>
          <w:bCs/>
        </w:rPr>
      </w:pPr>
    </w:p>
    <w:p w:rsidR="002F40DA" w:rsidRPr="00223391" w:rsidRDefault="002F40DA" w:rsidP="002F40DA">
      <w:r w:rsidRPr="00223391">
        <w:rPr>
          <w:b/>
          <w:bCs/>
        </w:rPr>
        <w:t>Note</w:t>
      </w:r>
      <w:r w:rsidRPr="00223391">
        <w:t xml:space="preserve">: Once </w:t>
      </w:r>
      <w:proofErr w:type="spellStart"/>
      <w:r w:rsidRPr="00223391">
        <w:t>Caché</w:t>
      </w:r>
      <w:proofErr w:type="spellEnd"/>
      <w:r w:rsidRPr="00223391">
        <w:t xml:space="preserve"> has been installed using the automated procedure shown in the previous sections, it will start automatically each time the computer is re-booted. Under normal circumstances, the end user will not have to take action to start or stop the </w:t>
      </w:r>
      <w:proofErr w:type="spellStart"/>
      <w:r w:rsidRPr="00223391">
        <w:t>Caché</w:t>
      </w:r>
      <w:proofErr w:type="spellEnd"/>
      <w:r w:rsidRPr="00223391">
        <w:t xml:space="preserve"> system</w:t>
      </w:r>
      <w:r w:rsidR="007C78ED" w:rsidRPr="00223391">
        <w:t xml:space="preserve">. </w:t>
      </w:r>
      <w:r w:rsidR="00AF46C0" w:rsidRPr="00223391">
        <w:t>Additional processes, such as listener and telnet sessions, must be started to make the gateway fully operational.</w:t>
      </w:r>
    </w:p>
    <w:p w:rsidR="002F40DA" w:rsidRPr="00571CB7" w:rsidRDefault="002F40DA" w:rsidP="002F40DA">
      <w:pPr>
        <w:rPr>
          <w:strike/>
        </w:rPr>
      </w:pPr>
    </w:p>
    <w:p w:rsidR="002F40DA" w:rsidRPr="00223391" w:rsidRDefault="002F40DA" w:rsidP="002F40DA">
      <w:r w:rsidRPr="00223391">
        <w:t xml:space="preserve">The various options related to configuration of the </w:t>
      </w:r>
      <w:proofErr w:type="spellStart"/>
      <w:r w:rsidRPr="00223391">
        <w:t>Caché</w:t>
      </w:r>
      <w:proofErr w:type="spellEnd"/>
      <w:r w:rsidRPr="00223391">
        <w:t xml:space="preserve"> system are described in the documentation that comes with the </w:t>
      </w:r>
      <w:proofErr w:type="spellStart"/>
      <w:r w:rsidRPr="00223391">
        <w:t>Caché</w:t>
      </w:r>
      <w:proofErr w:type="spellEnd"/>
      <w:r w:rsidRPr="00223391">
        <w:t xml:space="preserve"> system and are provided through the menu that is shown above. Some configuration options are accessed through the menu option labeled </w:t>
      </w:r>
      <w:r w:rsidRPr="00223391">
        <w:rPr>
          <w:b/>
          <w:bCs/>
        </w:rPr>
        <w:lastRenderedPageBreak/>
        <w:t>Configuration Manager</w:t>
      </w:r>
      <w:r w:rsidRPr="00223391">
        <w:t xml:space="preserve">; some options are accessed through the menu option labeled </w:t>
      </w:r>
      <w:r w:rsidRPr="00223391">
        <w:rPr>
          <w:b/>
          <w:bCs/>
        </w:rPr>
        <w:t>Control Panel</w:t>
      </w:r>
      <w:r w:rsidRPr="00223391">
        <w:t xml:space="preserve"> (</w:t>
      </w:r>
      <w:r w:rsidR="00AF46C0" w:rsidRPr="00223391">
        <w:t>grayed</w:t>
      </w:r>
      <w:r w:rsidRPr="00223391">
        <w:t xml:space="preserve">-out on the menu shown, this menu option is accessible only when </w:t>
      </w:r>
      <w:proofErr w:type="spellStart"/>
      <w:r w:rsidRPr="00223391">
        <w:t>Caché</w:t>
      </w:r>
      <w:proofErr w:type="spellEnd"/>
      <w:r w:rsidRPr="00223391">
        <w:t xml:space="preserve"> is running).</w:t>
      </w:r>
    </w:p>
    <w:p w:rsidR="002F40DA" w:rsidRPr="00223391" w:rsidRDefault="002F40DA" w:rsidP="002F40DA"/>
    <w:p w:rsidR="002F40DA" w:rsidRPr="00223391" w:rsidRDefault="002F40DA" w:rsidP="002F40DA">
      <w:r w:rsidRPr="00223391">
        <w:rPr>
          <w:b/>
          <w:bCs/>
        </w:rPr>
        <w:t>Note</w:t>
      </w:r>
      <w:r w:rsidRPr="00223391">
        <w:t xml:space="preserve">: Printed documentation about </w:t>
      </w:r>
      <w:proofErr w:type="spellStart"/>
      <w:r w:rsidRPr="00223391">
        <w:t>Caché</w:t>
      </w:r>
      <w:proofErr w:type="spellEnd"/>
      <w:r w:rsidRPr="00223391">
        <w:t xml:space="preserve"> is available through its vendor (</w:t>
      </w:r>
      <w:proofErr w:type="spellStart"/>
      <w:r w:rsidRPr="00223391">
        <w:t>InterSystems</w:t>
      </w:r>
      <w:proofErr w:type="spellEnd"/>
      <w:r w:rsidRPr="00223391">
        <w:t xml:space="preserve"> Corp.). The menu option labeled </w:t>
      </w:r>
      <w:r w:rsidRPr="00223391">
        <w:rPr>
          <w:b/>
          <w:bCs/>
        </w:rPr>
        <w:t>Documentation</w:t>
      </w:r>
      <w:r w:rsidRPr="00223391">
        <w:t xml:space="preserve"> (see above) provides a searchable online version of all information that is available in printed form.</w:t>
      </w:r>
    </w:p>
    <w:p w:rsidR="002F40DA" w:rsidRPr="00223391" w:rsidRDefault="002F40DA" w:rsidP="004631D4">
      <w:pPr>
        <w:pStyle w:val="Heading3"/>
      </w:pPr>
      <w:bookmarkStart w:id="882" w:name="_Toc356300978"/>
      <w:r w:rsidRPr="00223391">
        <w:t>Configuration of the VistA Imaging DICOM Gateway Application</w:t>
      </w:r>
      <w:bookmarkEnd w:id="882"/>
    </w:p>
    <w:p w:rsidR="002F40DA" w:rsidRPr="00223391" w:rsidRDefault="002F40DA" w:rsidP="004631D4">
      <w:pPr>
        <w:keepNext/>
      </w:pPr>
      <w:r w:rsidRPr="00223391">
        <w:t xml:space="preserve">Configuration of the VistA Imaging DICOM Gateway Application is performed using the menu options in the VistA Imaging DICOM Gateway application itself. The most important parameters are maintained using menu option </w:t>
      </w:r>
      <w:r w:rsidRPr="00223391">
        <w:rPr>
          <w:b/>
          <w:bCs/>
        </w:rPr>
        <w:t>4-2-2</w:t>
      </w:r>
      <w:r w:rsidRPr="00223391">
        <w:t xml:space="preserve"> (Update Gateway Configuration Parameters), described later in this document.</w:t>
      </w:r>
    </w:p>
    <w:p w:rsidR="002F40DA" w:rsidRPr="00223391" w:rsidRDefault="002F40DA" w:rsidP="004631D4">
      <w:pPr>
        <w:keepNext/>
      </w:pPr>
    </w:p>
    <w:p w:rsidR="004631D4" w:rsidRPr="00223391" w:rsidRDefault="004631D4" w:rsidP="004631D4">
      <w:pPr>
        <w:pStyle w:val="Screen"/>
        <w:keepNext/>
      </w:pPr>
      <w:r w:rsidRPr="00223391">
        <w:t>Gateway Configuration and DICOM Master Files</w:t>
      </w:r>
    </w:p>
    <w:p w:rsidR="004631D4" w:rsidRPr="00223391" w:rsidRDefault="004631D4" w:rsidP="004631D4">
      <w:pPr>
        <w:pStyle w:val="Screen"/>
        <w:keepNext/>
      </w:pPr>
    </w:p>
    <w:p w:rsidR="004631D4" w:rsidRPr="00223391" w:rsidRDefault="004631D4" w:rsidP="004631D4">
      <w:pPr>
        <w:pStyle w:val="Screen"/>
        <w:keepNext/>
      </w:pPr>
      <w:r w:rsidRPr="00223391">
        <w:t xml:space="preserve">   1  Display Gateway Configuration Parameters</w:t>
      </w:r>
    </w:p>
    <w:p w:rsidR="004631D4" w:rsidRPr="00223391" w:rsidRDefault="004631D4" w:rsidP="004631D4">
      <w:pPr>
        <w:pStyle w:val="Screen"/>
        <w:keepNext/>
      </w:pPr>
      <w:r w:rsidRPr="00223391">
        <w:t xml:space="preserve">   2  Update Gateway Configuration Parameters</w:t>
      </w:r>
    </w:p>
    <w:p w:rsidR="004631D4" w:rsidRPr="00223391" w:rsidRDefault="004631D4" w:rsidP="004631D4">
      <w:pPr>
        <w:pStyle w:val="Screen"/>
        <w:keepNext/>
      </w:pPr>
      <w:r w:rsidRPr="00223391">
        <w:t xml:space="preserve">   3  Update AETITLE.DIC</w:t>
      </w:r>
    </w:p>
    <w:p w:rsidR="004631D4" w:rsidRPr="00223391" w:rsidRDefault="004631D4" w:rsidP="004631D4">
      <w:pPr>
        <w:pStyle w:val="Screen"/>
        <w:keepNext/>
      </w:pPr>
      <w:r w:rsidRPr="00223391">
        <w:t xml:space="preserve">   4  Update INSTRUMENT.DIC</w:t>
      </w:r>
    </w:p>
    <w:p w:rsidR="004631D4" w:rsidRPr="00223391" w:rsidRDefault="004631D4" w:rsidP="004631D4">
      <w:pPr>
        <w:pStyle w:val="Screen"/>
        <w:keepNext/>
      </w:pPr>
      <w:r w:rsidRPr="00223391">
        <w:t xml:space="preserve">   5  Update MODALITY.DIC</w:t>
      </w:r>
    </w:p>
    <w:p w:rsidR="004631D4" w:rsidRPr="00223391" w:rsidRDefault="004631D4" w:rsidP="004631D4">
      <w:pPr>
        <w:pStyle w:val="Screen"/>
        <w:keepNext/>
      </w:pPr>
      <w:r w:rsidRPr="00223391">
        <w:t xml:space="preserve">   6  Update PORTLIST.DIC</w:t>
      </w:r>
    </w:p>
    <w:p w:rsidR="004631D4" w:rsidRPr="00223391" w:rsidRDefault="004631D4" w:rsidP="004631D4">
      <w:pPr>
        <w:pStyle w:val="Screen"/>
        <w:keepNext/>
      </w:pPr>
      <w:r w:rsidRPr="00223391">
        <w:t xml:space="preserve">   7  Update SCU_LIST.DIC</w:t>
      </w:r>
    </w:p>
    <w:p w:rsidR="004631D4" w:rsidRPr="00223391" w:rsidRDefault="004631D4" w:rsidP="004631D4">
      <w:pPr>
        <w:pStyle w:val="Screen"/>
        <w:keepNext/>
      </w:pPr>
      <w:r w:rsidRPr="00223391">
        <w:t xml:space="preserve">   8  Update WORKLIST.DIC</w:t>
      </w:r>
    </w:p>
    <w:p w:rsidR="004631D4" w:rsidRPr="00223391" w:rsidRDefault="004631D4" w:rsidP="004631D4">
      <w:pPr>
        <w:pStyle w:val="Screen"/>
        <w:keepNext/>
      </w:pPr>
      <w:r w:rsidRPr="00223391">
        <w:t xml:space="preserve">   9  Reinitialize All the DICOM Master Files</w:t>
      </w:r>
    </w:p>
    <w:p w:rsidR="004631D4" w:rsidRPr="00223391" w:rsidRDefault="004631D4" w:rsidP="004631D4">
      <w:pPr>
        <w:pStyle w:val="Screen"/>
        <w:keepNext/>
      </w:pPr>
      <w:r w:rsidRPr="00223391">
        <w:t xml:space="preserve">  10  Create Shortcuts for Instruments</w:t>
      </w:r>
    </w:p>
    <w:p w:rsidR="004631D4" w:rsidRPr="00223391" w:rsidRDefault="004631D4" w:rsidP="004631D4">
      <w:pPr>
        <w:pStyle w:val="Screen"/>
        <w:keepNext/>
      </w:pPr>
      <w:r w:rsidRPr="00223391">
        <w:t xml:space="preserve">  11  Validate Access/Verify Codes for Modality Worklist</w:t>
      </w:r>
    </w:p>
    <w:p w:rsidR="004631D4" w:rsidRPr="00223391" w:rsidRDefault="004631D4" w:rsidP="004631D4">
      <w:pPr>
        <w:pStyle w:val="Screen"/>
        <w:keepNext/>
      </w:pPr>
      <w:r w:rsidRPr="00223391">
        <w:t xml:space="preserve">  12  Display Versions and/or Time Stamps of Components </w:t>
      </w:r>
    </w:p>
    <w:p w:rsidR="004631D4" w:rsidRPr="00223391" w:rsidRDefault="004631D4" w:rsidP="004631D4">
      <w:pPr>
        <w:pStyle w:val="Screen"/>
        <w:keepLines/>
      </w:pPr>
    </w:p>
    <w:p w:rsidR="002F40DA" w:rsidRPr="00223391" w:rsidRDefault="002F40DA" w:rsidP="002F40DA">
      <w:pPr>
        <w:pStyle w:val="Heading2"/>
      </w:pPr>
      <w:bookmarkStart w:id="883" w:name="_Toc164668816"/>
      <w:bookmarkStart w:id="884" w:name="_Toc170260044"/>
      <w:bookmarkStart w:id="885" w:name="_Toc170260482"/>
      <w:bookmarkStart w:id="886" w:name="_Toc170260918"/>
      <w:bookmarkStart w:id="887" w:name="_Toc170261354"/>
      <w:bookmarkStart w:id="888" w:name="_Ref457634033"/>
      <w:bookmarkStart w:id="889" w:name="_Toc89057492"/>
      <w:bookmarkStart w:id="890" w:name="_Toc356300979"/>
      <w:bookmarkEnd w:id="883"/>
      <w:bookmarkEnd w:id="884"/>
      <w:bookmarkEnd w:id="885"/>
      <w:bookmarkEnd w:id="886"/>
      <w:bookmarkEnd w:id="887"/>
      <w:r w:rsidRPr="00223391">
        <w:t xml:space="preserve">Creating a </w:t>
      </w:r>
      <w:proofErr w:type="spellStart"/>
      <w:r w:rsidRPr="00223391">
        <w:t>Caché</w:t>
      </w:r>
      <w:proofErr w:type="spellEnd"/>
      <w:r w:rsidRPr="00223391">
        <w:t xml:space="preserve"> License</w:t>
      </w:r>
      <w:bookmarkEnd w:id="888"/>
      <w:bookmarkEnd w:id="889"/>
      <w:bookmarkEnd w:id="890"/>
      <w:r w:rsidR="005C33B3" w:rsidRPr="00223391">
        <w:t xml:space="preserve"> </w:t>
      </w:r>
    </w:p>
    <w:p w:rsidR="002F40DA" w:rsidRPr="00223391" w:rsidRDefault="002F40DA" w:rsidP="005C33B3">
      <w:pPr>
        <w:keepNext/>
      </w:pPr>
      <w:r w:rsidRPr="00223391">
        <w:t xml:space="preserve">Licenses for </w:t>
      </w:r>
      <w:proofErr w:type="spellStart"/>
      <w:r w:rsidRPr="00223391">
        <w:t>Caché</w:t>
      </w:r>
      <w:proofErr w:type="spellEnd"/>
      <w:r w:rsidRPr="00223391">
        <w:t xml:space="preserve"> may be provided in a number of ways. If a license is provided in the form of a file, all that is needed is to copy that file into </w:t>
      </w:r>
      <w:proofErr w:type="gramStart"/>
      <w:r w:rsidRPr="00223391">
        <w:t>the</w:t>
      </w:r>
      <w:r w:rsidR="00AF46C0" w:rsidRPr="00223391">
        <w:t xml:space="preserve"> </w:t>
      </w:r>
      <w:r w:rsidRPr="00223391">
        <w:t xml:space="preserve"> </w:t>
      </w:r>
      <w:r w:rsidRPr="00223391">
        <w:rPr>
          <w:rFonts w:ascii="Courier New" w:hAnsi="Courier New" w:cs="Courier New"/>
          <w:sz w:val="20"/>
        </w:rPr>
        <w:t>x</w:t>
      </w:r>
      <w:proofErr w:type="gramEnd"/>
      <w:r w:rsidRPr="00223391">
        <w:rPr>
          <w:rFonts w:ascii="Courier New" w:hAnsi="Courier New" w:cs="Courier New"/>
          <w:sz w:val="20"/>
        </w:rPr>
        <w:t>:\CacheSys\mgr</w:t>
      </w:r>
      <w:r w:rsidR="00AF46C0" w:rsidRPr="00223391">
        <w:rPr>
          <w:rFonts w:ascii="Courier New" w:hAnsi="Courier New" w:cs="Courier New"/>
          <w:sz w:val="20"/>
        </w:rPr>
        <w:t xml:space="preserve"> </w:t>
      </w:r>
      <w:r w:rsidR="00AF46C0" w:rsidRPr="00223391">
        <w:t>directory</w:t>
      </w:r>
      <w:r w:rsidRPr="00223391">
        <w:t xml:space="preserve">, where </w:t>
      </w:r>
      <w:r w:rsidRPr="00223391">
        <w:rPr>
          <w:rFonts w:ascii="Courier New" w:hAnsi="Courier New" w:cs="Courier New"/>
          <w:sz w:val="20"/>
        </w:rPr>
        <w:t>x</w:t>
      </w:r>
      <w:r w:rsidR="00AF46C0" w:rsidRPr="00223391">
        <w:t xml:space="preserve"> represents the</w:t>
      </w:r>
      <w:r w:rsidRPr="00223391">
        <w:t xml:space="preserve"> disk on which </w:t>
      </w:r>
      <w:proofErr w:type="spellStart"/>
      <w:r w:rsidRPr="00223391">
        <w:t>Caché</w:t>
      </w:r>
      <w:proofErr w:type="spellEnd"/>
      <w:r w:rsidRPr="00223391">
        <w:t xml:space="preserve"> is installed.</w:t>
      </w:r>
    </w:p>
    <w:p w:rsidR="002F40DA" w:rsidRPr="00223391" w:rsidRDefault="002F40DA" w:rsidP="005C33B3">
      <w:pPr>
        <w:keepNext/>
      </w:pPr>
    </w:p>
    <w:p w:rsidR="002F40DA" w:rsidRPr="00223391" w:rsidRDefault="002F40DA" w:rsidP="002F40DA">
      <w:r w:rsidRPr="00223391">
        <w:t>E.g. If a license is received as an attachment to an e-mail message</w:t>
      </w:r>
      <w:r w:rsidR="00AF46C0" w:rsidRPr="00223391">
        <w:t xml:space="preserve">, </w:t>
      </w:r>
      <w:r w:rsidR="00BE219F" w:rsidRPr="00223391">
        <w:t>s</w:t>
      </w:r>
      <w:r w:rsidRPr="00223391">
        <w:t>ave the attachment in the appropriate directory:</w:t>
      </w:r>
    </w:p>
    <w:p w:rsidR="002F40DA" w:rsidRPr="00223391" w:rsidRDefault="002F40DA" w:rsidP="002F40DA"/>
    <w:p w:rsidR="002F40DA" w:rsidRPr="00223391" w:rsidRDefault="00FE2D3B" w:rsidP="002F40DA">
      <w:r>
        <w:rPr>
          <w:noProof/>
        </w:rPr>
        <w:pict>
          <v:shape id="Picture 42" o:spid="_x0000_i1057" type="#_x0000_t75" alt="directory" style="width:225pt;height:145.2pt;visibility:visible">
            <v:imagedata r:id="rId72" o:title="directory"/>
          </v:shape>
        </w:pict>
      </w:r>
    </w:p>
    <w:p w:rsidR="002F40DA" w:rsidRPr="00223391" w:rsidRDefault="002F40DA" w:rsidP="002F40DA"/>
    <w:p w:rsidR="002F40DA" w:rsidRPr="00223391" w:rsidRDefault="002F40DA" w:rsidP="002F40DA">
      <w:r w:rsidRPr="00223391">
        <w:lastRenderedPageBreak/>
        <w:t xml:space="preserve">If the license information was received in a different format, use the </w:t>
      </w:r>
      <w:proofErr w:type="spellStart"/>
      <w:r w:rsidRPr="00223391">
        <w:t>Caché</w:t>
      </w:r>
      <w:proofErr w:type="spellEnd"/>
      <w:r w:rsidRPr="00223391">
        <w:t xml:space="preserve"> License Manager Wizard to enter the license.</w:t>
      </w:r>
    </w:p>
    <w:p w:rsidR="002F40DA" w:rsidRPr="00223391" w:rsidRDefault="002F40DA" w:rsidP="002F40DA"/>
    <w:p w:rsidR="002F40DA" w:rsidRPr="00223391" w:rsidRDefault="007C2BF4" w:rsidP="002F40DA">
      <w:r w:rsidRPr="00571CB7">
        <w:rPr>
          <w:strike/>
        </w:rPr>
        <w:br w:type="page"/>
      </w:r>
      <w:proofErr w:type="gramStart"/>
      <w:r w:rsidR="002F40DA" w:rsidRPr="00223391">
        <w:lastRenderedPageBreak/>
        <w:t xml:space="preserve">To start the License Manager Wizard, right-click the </w:t>
      </w:r>
      <w:proofErr w:type="spellStart"/>
      <w:r w:rsidR="002F40DA" w:rsidRPr="00223391">
        <w:t>Caché</w:t>
      </w:r>
      <w:proofErr w:type="spellEnd"/>
      <w:r w:rsidR="002F40DA" w:rsidRPr="00223391">
        <w:t xml:space="preserve"> Cube (either blue or grey).</w:t>
      </w:r>
      <w:proofErr w:type="gramEnd"/>
      <w:r w:rsidR="002F40DA" w:rsidRPr="00223391">
        <w:t xml:space="preserve"> Select </w:t>
      </w:r>
      <w:r w:rsidR="002F40DA" w:rsidRPr="00223391">
        <w:rPr>
          <w:b/>
          <w:bCs/>
        </w:rPr>
        <w:t>Configuration Manager</w:t>
      </w:r>
      <w:r w:rsidR="002F40DA" w:rsidRPr="00223391">
        <w:t>.</w:t>
      </w:r>
    </w:p>
    <w:p w:rsidR="002F40DA" w:rsidRPr="00223391" w:rsidRDefault="002F40DA" w:rsidP="002F40DA"/>
    <w:p w:rsidR="002F40DA" w:rsidRPr="00223391" w:rsidRDefault="002F40DA" w:rsidP="002F40DA">
      <w:r w:rsidRPr="00223391">
        <w:object w:dxaOrig="3345" w:dyaOrig="2535">
          <v:shape id="_x0000_i1058" type="#_x0000_t75" alt="menu selection" style="width:83.4pt;height:63.6pt" o:ole="">
            <v:imagedata r:id="rId73" o:title=""/>
          </v:shape>
          <o:OLEObject Type="Embed" ProgID="PBrush" ShapeID="_x0000_i1058" DrawAspect="Content" ObjectID="_1430043414" r:id="rId74"/>
        </w:object>
      </w:r>
      <w:r w:rsidRPr="00223391">
        <w:t xml:space="preserve">     </w:t>
      </w:r>
      <w:r w:rsidRPr="00223391">
        <w:object w:dxaOrig="4081" w:dyaOrig="1290">
          <v:shape id="_x0000_i1059" type="#_x0000_t75" alt="confirmation message" style="width:102pt;height:32.4pt" o:ole="">
            <v:imagedata r:id="rId75" o:title=""/>
          </v:shape>
          <o:OLEObject Type="Embed" ProgID="PBrush" ShapeID="_x0000_i1059" DrawAspect="Content" ObjectID="_1430043415" r:id="rId76"/>
        </w:object>
      </w:r>
    </w:p>
    <w:p w:rsidR="002F40DA" w:rsidRPr="00223391" w:rsidRDefault="002F40DA" w:rsidP="002F40DA"/>
    <w:p w:rsidR="002F40DA" w:rsidRPr="00223391" w:rsidRDefault="002F40DA" w:rsidP="002F40DA">
      <w:r w:rsidRPr="00223391">
        <w:t xml:space="preserve">When the window for the Configuration Manager appears, click the </w:t>
      </w:r>
      <w:r w:rsidRPr="00223391">
        <w:rPr>
          <w:b/>
          <w:bCs/>
        </w:rPr>
        <w:t>Wizards</w:t>
      </w:r>
      <w:r w:rsidRPr="00223391">
        <w:t xml:space="preserve"> button (left lower corner).</w:t>
      </w:r>
    </w:p>
    <w:p w:rsidR="002F40DA" w:rsidRPr="00223391" w:rsidRDefault="002F40DA" w:rsidP="002F40DA"/>
    <w:p w:rsidR="002F40DA" w:rsidRPr="00223391" w:rsidRDefault="00FE2D3B" w:rsidP="002F40DA">
      <w:r>
        <w:rPr>
          <w:noProof/>
        </w:rPr>
        <w:pict>
          <v:shape id="Picture 45" o:spid="_x0000_i1060" type="#_x0000_t75" alt="license wizard" style="width:120pt;height:106.2pt;visibility:visible">
            <v:imagedata r:id="rId77" o:title="license wizard"/>
          </v:shape>
        </w:pict>
      </w:r>
    </w:p>
    <w:p w:rsidR="002F40DA" w:rsidRPr="00223391" w:rsidRDefault="002F40DA" w:rsidP="002F40DA"/>
    <w:p w:rsidR="002F40DA" w:rsidRPr="00223391" w:rsidRDefault="002F40DA" w:rsidP="002F40DA">
      <w:r w:rsidRPr="00223391">
        <w:t xml:space="preserve">In the next window that pops up, select the </w:t>
      </w:r>
      <w:proofErr w:type="gramStart"/>
      <w:r w:rsidRPr="00223391">
        <w:t>line labeled “Create a License” and then click</w:t>
      </w:r>
      <w:proofErr w:type="gramEnd"/>
      <w:r w:rsidRPr="00223391">
        <w:t xml:space="preserve"> the </w:t>
      </w:r>
      <w:r w:rsidRPr="00223391">
        <w:rPr>
          <w:b/>
          <w:bCs/>
        </w:rPr>
        <w:t xml:space="preserve">OK </w:t>
      </w:r>
      <w:r w:rsidRPr="00223391">
        <w:rPr>
          <w:bCs/>
        </w:rPr>
        <w:t>button</w:t>
      </w:r>
      <w:r w:rsidRPr="00223391">
        <w:t>. The window for the actual data entry will appear:</w:t>
      </w:r>
    </w:p>
    <w:p w:rsidR="002F40DA" w:rsidRPr="00571CB7" w:rsidRDefault="002F40DA" w:rsidP="002F40DA">
      <w:pPr>
        <w:rPr>
          <w:strike/>
        </w:rPr>
      </w:pPr>
    </w:p>
    <w:p w:rsidR="002F40DA" w:rsidRPr="00571CB7" w:rsidRDefault="00FE2D3B" w:rsidP="002F40DA">
      <w:pPr>
        <w:rPr>
          <w:strike/>
        </w:rPr>
      </w:pPr>
      <w:r>
        <w:rPr>
          <w:strike/>
          <w:noProof/>
        </w:rPr>
        <w:pict>
          <v:shape id="Picture 46" o:spid="_x0000_i1061" type="#_x0000_t75" alt="license wizard" style="width:200.4pt;height:120.6pt;visibility:visible">
            <v:imagedata r:id="rId78" o:title="license wizard"/>
          </v:shape>
        </w:pict>
      </w:r>
    </w:p>
    <w:p w:rsidR="002F40DA" w:rsidRPr="00571CB7" w:rsidRDefault="002F40DA" w:rsidP="002F40DA">
      <w:pPr>
        <w:rPr>
          <w:strike/>
        </w:rPr>
      </w:pPr>
    </w:p>
    <w:p w:rsidR="002F40DA" w:rsidRPr="00223391" w:rsidRDefault="002F40DA" w:rsidP="002F40DA">
      <w:r w:rsidRPr="00223391">
        <w:t xml:space="preserve">Fill in all fields as appropriate, and then click the </w:t>
      </w:r>
      <w:r w:rsidRPr="00223391">
        <w:rPr>
          <w:b/>
          <w:bCs/>
        </w:rPr>
        <w:t xml:space="preserve">OK </w:t>
      </w:r>
      <w:r w:rsidRPr="00223391">
        <w:rPr>
          <w:bCs/>
        </w:rPr>
        <w:t>button</w:t>
      </w:r>
      <w:r w:rsidRPr="00223391">
        <w:t>.</w:t>
      </w:r>
    </w:p>
    <w:p w:rsidR="002F40DA" w:rsidRPr="00223391" w:rsidRDefault="002F40DA" w:rsidP="002F40DA">
      <w:r w:rsidRPr="00223391">
        <w:t xml:space="preserve">After the window has closed, click the </w:t>
      </w:r>
      <w:r w:rsidRPr="00223391">
        <w:rPr>
          <w:b/>
          <w:bCs/>
        </w:rPr>
        <w:t xml:space="preserve">OK </w:t>
      </w:r>
      <w:r w:rsidRPr="00223391">
        <w:rPr>
          <w:bCs/>
        </w:rPr>
        <w:t>button</w:t>
      </w:r>
      <w:r w:rsidRPr="00223391">
        <w:t xml:space="preserve"> in the Configuration Manager window.</w:t>
      </w:r>
    </w:p>
    <w:p w:rsidR="002F40DA" w:rsidRPr="00223391" w:rsidRDefault="002F40DA" w:rsidP="002F40DA">
      <w:pPr>
        <w:pStyle w:val="Heading2"/>
      </w:pPr>
      <w:bookmarkStart w:id="891" w:name="_Toc89057493"/>
      <w:bookmarkStart w:id="892" w:name="_Toc356300980"/>
      <w:r w:rsidRPr="00223391">
        <w:t>Security Issues</w:t>
      </w:r>
      <w:bookmarkEnd w:id="891"/>
      <w:bookmarkEnd w:id="892"/>
    </w:p>
    <w:p w:rsidR="002F40DA" w:rsidRPr="00223391" w:rsidRDefault="002F40DA" w:rsidP="002F40DA">
      <w:r w:rsidRPr="00223391">
        <w:t>This section highlights some general issues that are relevant during the installation of the VistA Imaging DICOM Gateway software. Detailed information about security issues related to the VistA Imaging DICOM Gateway is documented in the VistA Imaging Security Manual.</w:t>
      </w:r>
    </w:p>
    <w:p w:rsidR="002F40DA" w:rsidRPr="00223391" w:rsidRDefault="007C2BF4" w:rsidP="004631D4">
      <w:pPr>
        <w:pStyle w:val="Heading3"/>
      </w:pPr>
      <w:r w:rsidRPr="00223391">
        <w:br w:type="page"/>
      </w:r>
      <w:bookmarkStart w:id="893" w:name="_Toc356300981"/>
      <w:r w:rsidR="002F40DA" w:rsidRPr="00223391">
        <w:lastRenderedPageBreak/>
        <w:t>Application-Related Passwords</w:t>
      </w:r>
      <w:bookmarkEnd w:id="893"/>
    </w:p>
    <w:p w:rsidR="002F40DA" w:rsidRPr="00223391" w:rsidRDefault="002F40DA" w:rsidP="002F40DA">
      <w:r w:rsidRPr="00223391">
        <w:t xml:space="preserve">To set up definitions for application-related passwords for the VistA Imaging DICOM Gateway, first start up </w:t>
      </w:r>
      <w:proofErr w:type="spellStart"/>
      <w:r w:rsidRPr="00223391">
        <w:t>Caché</w:t>
      </w:r>
      <w:proofErr w:type="spellEnd"/>
      <w:r w:rsidRPr="00223391">
        <w:t xml:space="preserve"> (if necessary) and then click the (blue) </w:t>
      </w:r>
      <w:proofErr w:type="spellStart"/>
      <w:r w:rsidRPr="00223391">
        <w:t>Caché</w:t>
      </w:r>
      <w:proofErr w:type="spellEnd"/>
      <w:r w:rsidRPr="00223391">
        <w:t xml:space="preserve"> Cube. Select </w:t>
      </w:r>
      <w:r w:rsidRPr="00223391">
        <w:rPr>
          <w:b/>
          <w:bCs/>
        </w:rPr>
        <w:t>Terminal</w:t>
      </w:r>
      <w:r w:rsidRPr="00223391">
        <w:t>.</w:t>
      </w:r>
    </w:p>
    <w:p w:rsidR="002F40DA" w:rsidRPr="00223391" w:rsidRDefault="002F40DA" w:rsidP="002F40DA"/>
    <w:p w:rsidR="002F40DA" w:rsidRPr="00223391" w:rsidRDefault="002F40DA" w:rsidP="002F40DA">
      <w:r w:rsidRPr="00223391">
        <w:object w:dxaOrig="3255" w:dyaOrig="3435">
          <v:shape id="_x0000_i1062" type="#_x0000_t75" alt="passwords option on menu" style="width:81pt;height:86.4pt" o:ole="">
            <v:imagedata r:id="rId79" o:title=""/>
          </v:shape>
          <o:OLEObject Type="Embed" ProgID="PBrush" ShapeID="_x0000_i1062" DrawAspect="Content" ObjectID="_1430043416" r:id="rId80"/>
        </w:object>
      </w:r>
    </w:p>
    <w:p w:rsidR="002F40DA" w:rsidRPr="00223391" w:rsidRDefault="002F40DA" w:rsidP="002F40DA"/>
    <w:p w:rsidR="002F40DA" w:rsidRPr="00223391" w:rsidRDefault="002F40DA" w:rsidP="002F40DA">
      <w:r w:rsidRPr="00223391">
        <w:t xml:space="preserve">A new window will open. This “console” window will provide direct (programmer’s) access to the </w:t>
      </w:r>
      <w:proofErr w:type="spellStart"/>
      <w:r w:rsidRPr="00223391">
        <w:t>Caché</w:t>
      </w:r>
      <w:proofErr w:type="spellEnd"/>
      <w:r w:rsidRPr="00223391">
        <w:t xml:space="preserve"> environment that supports the VistA Imaging DICOM Gateway.</w:t>
      </w:r>
    </w:p>
    <w:p w:rsidR="002F40DA" w:rsidRPr="00223391" w:rsidRDefault="002F40DA" w:rsidP="002F40DA"/>
    <w:p w:rsidR="002F40DA" w:rsidRPr="00223391" w:rsidRDefault="002F40DA" w:rsidP="002F40DA">
      <w:r w:rsidRPr="00223391">
        <w:rPr>
          <w:b/>
        </w:rPr>
        <w:t>Note 1:</w:t>
      </w:r>
      <w:r w:rsidRPr="00223391">
        <w:t xml:space="preserve"> In the sample text below, the text “</w:t>
      </w:r>
      <w:r w:rsidRPr="00223391">
        <w:rPr>
          <w:b/>
        </w:rPr>
        <w:t>password</w:t>
      </w:r>
      <w:r w:rsidRPr="00223391">
        <w:t>” appears several times. For each instance, use a site-specific password that is appropriate. Passwords must be six or more characters in length and must consist of a combination of letters and numbers. Passwords are not case-insensitive.</w:t>
      </w:r>
    </w:p>
    <w:p w:rsidR="002F40DA" w:rsidRPr="00223391" w:rsidRDefault="002F40DA" w:rsidP="002F40DA"/>
    <w:p w:rsidR="002F40DA" w:rsidRPr="00223391" w:rsidRDefault="002F40DA" w:rsidP="002F40DA">
      <w:r w:rsidRPr="00223391">
        <w:rPr>
          <w:b/>
        </w:rPr>
        <w:t>Note 2:</w:t>
      </w:r>
      <w:r w:rsidRPr="00223391">
        <w:t xml:space="preserve"> When an end-user logs on using the password for “</w:t>
      </w:r>
      <w:r w:rsidRPr="00223391">
        <w:rPr>
          <w:b/>
        </w:rPr>
        <w:t xml:space="preserve">Print/View </w:t>
      </w:r>
      <w:proofErr w:type="gramStart"/>
      <w:r w:rsidRPr="00223391">
        <w:rPr>
          <w:b/>
        </w:rPr>
        <w:t>Only</w:t>
      </w:r>
      <w:proofErr w:type="gramEnd"/>
      <w:r w:rsidRPr="00223391">
        <w:rPr>
          <w:b/>
        </w:rPr>
        <w:t>,</w:t>
      </w:r>
      <w:r w:rsidRPr="00223391">
        <w:t>” the only menu options that will be available are those that cannot modify the database.</w:t>
      </w:r>
    </w:p>
    <w:p w:rsidR="002F40DA" w:rsidRPr="00223391" w:rsidRDefault="002F40DA" w:rsidP="002F40DA"/>
    <w:p w:rsidR="002F40DA" w:rsidRPr="00223391" w:rsidRDefault="002F40DA" w:rsidP="002F40DA">
      <w:r w:rsidRPr="00223391">
        <w:rPr>
          <w:b/>
        </w:rPr>
        <w:t>Note 3:</w:t>
      </w:r>
      <w:r w:rsidRPr="00223391">
        <w:t xml:space="preserve"> Use different passwords for ACCESS code, VERIFY code, PROGRAMMER ACCESS code, PRINT/VIEW ONLY code, and SUPPORT code.</w:t>
      </w:r>
    </w:p>
    <w:p w:rsidR="002F40DA" w:rsidRPr="00571CB7" w:rsidRDefault="002F40DA" w:rsidP="002F40DA">
      <w:pPr>
        <w:rPr>
          <w:strike/>
        </w:rPr>
      </w:pPr>
    </w:p>
    <w:p w:rsidR="002F40DA" w:rsidRPr="00223391" w:rsidRDefault="002F40DA" w:rsidP="002F40DA">
      <w:r w:rsidRPr="00223391">
        <w:t>Conduct the following dialog:</w:t>
      </w:r>
    </w:p>
    <w:p w:rsidR="002F40DA" w:rsidRPr="00223391" w:rsidRDefault="002F40DA" w:rsidP="002F40DA"/>
    <w:p w:rsidR="002F40DA" w:rsidRPr="00223391" w:rsidRDefault="002F40DA" w:rsidP="00B501B1">
      <w:pPr>
        <w:pStyle w:val="Screen"/>
        <w:keepNext/>
        <w:rPr>
          <w:color w:val="0000FF"/>
        </w:rPr>
      </w:pPr>
      <w:r w:rsidRPr="00223391">
        <w:rPr>
          <w:color w:val="0000FF"/>
        </w:rPr>
        <w:t xml:space="preserve">USER&gt; </w:t>
      </w:r>
      <w:r w:rsidRPr="00223391">
        <w:rPr>
          <w:b/>
          <w:bCs/>
        </w:rPr>
        <w:t>D ^%CD &lt;Enter&gt;</w:t>
      </w:r>
    </w:p>
    <w:p w:rsidR="002F40DA" w:rsidRPr="00223391" w:rsidRDefault="002F40DA" w:rsidP="002F40DA">
      <w:pPr>
        <w:pStyle w:val="Screen"/>
        <w:rPr>
          <w:color w:val="0000FF"/>
        </w:rPr>
      </w:pPr>
      <w:r w:rsidRPr="00223391">
        <w:rPr>
          <w:color w:val="0000FF"/>
        </w:rPr>
        <w:t>Namespace: DICOM</w:t>
      </w:r>
    </w:p>
    <w:p w:rsidR="002F40DA" w:rsidRPr="00223391" w:rsidRDefault="002F40DA" w:rsidP="002F40DA">
      <w:pPr>
        <w:pStyle w:val="Screen"/>
        <w:rPr>
          <w:color w:val="0000FF"/>
        </w:rPr>
      </w:pPr>
      <w:r w:rsidRPr="00223391">
        <w:rPr>
          <w:color w:val="0000FF"/>
        </w:rPr>
        <w:t>You're in namespace DICOM</w:t>
      </w:r>
    </w:p>
    <w:p w:rsidR="002F40DA" w:rsidRPr="00223391" w:rsidRDefault="002F40DA" w:rsidP="002F40DA">
      <w:pPr>
        <w:pStyle w:val="Screen"/>
        <w:rPr>
          <w:color w:val="0000FF"/>
        </w:rPr>
      </w:pPr>
      <w:r w:rsidRPr="00223391">
        <w:rPr>
          <w:color w:val="0000FF"/>
        </w:rPr>
        <w:t>Default directory is c:\dicom\cache\</w:t>
      </w:r>
    </w:p>
    <w:p w:rsidR="002F40DA" w:rsidRPr="00223391" w:rsidRDefault="002F40DA" w:rsidP="002F40DA">
      <w:pPr>
        <w:pStyle w:val="Screen"/>
        <w:rPr>
          <w:color w:val="0000FF"/>
        </w:rPr>
      </w:pPr>
      <w:r w:rsidRPr="00223391">
        <w:rPr>
          <w:color w:val="0000FF"/>
        </w:rPr>
        <w:t xml:space="preserve">DICOM&gt; </w:t>
      </w:r>
      <w:r w:rsidRPr="00223391">
        <w:rPr>
          <w:b/>
          <w:bCs/>
        </w:rPr>
        <w:t>Do INIT^MAGDLOGN &lt;Enter&gt;</w:t>
      </w:r>
    </w:p>
    <w:p w:rsidR="002F40DA" w:rsidRPr="00223391" w:rsidRDefault="002F40DA" w:rsidP="002F40DA">
      <w:pPr>
        <w:pStyle w:val="Screen"/>
        <w:rPr>
          <w:color w:val="0000FF"/>
        </w:rPr>
      </w:pPr>
    </w:p>
    <w:p w:rsidR="002F40DA" w:rsidRPr="00223391" w:rsidRDefault="002F40DA" w:rsidP="002F40DA">
      <w:pPr>
        <w:pStyle w:val="Screen"/>
        <w:rPr>
          <w:color w:val="0000FF"/>
        </w:rPr>
      </w:pPr>
      <w:r w:rsidRPr="00223391">
        <w:rPr>
          <w:color w:val="0000FF"/>
        </w:rPr>
        <w:t xml:space="preserve">Enter new ACCESS code: </w:t>
      </w:r>
      <w:r w:rsidRPr="00223391">
        <w:rPr>
          <w:b/>
          <w:bCs/>
        </w:rPr>
        <w:t>password &lt;Enter&gt;</w:t>
      </w:r>
    </w:p>
    <w:p w:rsidR="002F40DA" w:rsidRPr="00223391" w:rsidRDefault="002F40DA" w:rsidP="002F40DA">
      <w:pPr>
        <w:pStyle w:val="Screen"/>
        <w:rPr>
          <w:color w:val="0000FF"/>
        </w:rPr>
      </w:pPr>
      <w:r w:rsidRPr="00223391">
        <w:rPr>
          <w:color w:val="0000FF"/>
        </w:rPr>
        <w:t xml:space="preserve">Re-enter ACCESS code (to make sure I got it right): </w:t>
      </w:r>
      <w:r w:rsidRPr="00223391">
        <w:rPr>
          <w:b/>
          <w:bCs/>
        </w:rPr>
        <w:t>password &lt;Enter&gt;</w:t>
      </w:r>
    </w:p>
    <w:p w:rsidR="002F40DA" w:rsidRPr="00223391" w:rsidRDefault="002F40DA" w:rsidP="002F40DA">
      <w:pPr>
        <w:pStyle w:val="Screen"/>
        <w:rPr>
          <w:color w:val="0000FF"/>
        </w:rPr>
      </w:pPr>
    </w:p>
    <w:p w:rsidR="002F40DA" w:rsidRPr="00223391" w:rsidRDefault="002F40DA" w:rsidP="002F40DA">
      <w:pPr>
        <w:pStyle w:val="Screen"/>
        <w:rPr>
          <w:color w:val="0000FF"/>
        </w:rPr>
      </w:pPr>
      <w:r w:rsidRPr="00223391">
        <w:rPr>
          <w:color w:val="0000FF"/>
        </w:rPr>
        <w:t xml:space="preserve">Enter new VERIFY code: </w:t>
      </w:r>
      <w:r w:rsidRPr="00223391">
        <w:rPr>
          <w:b/>
          <w:bCs/>
        </w:rPr>
        <w:t>password &lt;Enter&gt;</w:t>
      </w:r>
    </w:p>
    <w:p w:rsidR="002F40DA" w:rsidRPr="00223391" w:rsidRDefault="002F40DA" w:rsidP="002F40DA">
      <w:pPr>
        <w:pStyle w:val="Screen"/>
        <w:rPr>
          <w:color w:val="0000FF"/>
        </w:rPr>
      </w:pPr>
      <w:r w:rsidRPr="00223391">
        <w:rPr>
          <w:color w:val="0000FF"/>
        </w:rPr>
        <w:t xml:space="preserve">Re-enter VERIFY code (to make sure I got it right): </w:t>
      </w:r>
      <w:r w:rsidRPr="00223391">
        <w:rPr>
          <w:b/>
          <w:bCs/>
        </w:rPr>
        <w:t>password &lt;Enter&gt;</w:t>
      </w:r>
    </w:p>
    <w:p w:rsidR="002F40DA" w:rsidRPr="00223391" w:rsidRDefault="002F40DA" w:rsidP="002F40DA">
      <w:pPr>
        <w:pStyle w:val="Screen"/>
        <w:rPr>
          <w:color w:val="0000FF"/>
        </w:rPr>
      </w:pPr>
    </w:p>
    <w:p w:rsidR="002F40DA" w:rsidRPr="00223391" w:rsidRDefault="002F40DA" w:rsidP="002F40DA">
      <w:pPr>
        <w:pStyle w:val="Screen"/>
        <w:rPr>
          <w:color w:val="0000FF"/>
        </w:rPr>
      </w:pPr>
      <w:r w:rsidRPr="00223391">
        <w:rPr>
          <w:color w:val="0000FF"/>
        </w:rPr>
        <w:t xml:space="preserve">Enter new PROGRAMMER ACCESS code: </w:t>
      </w:r>
      <w:r w:rsidRPr="00223391">
        <w:rPr>
          <w:b/>
          <w:bCs/>
        </w:rPr>
        <w:t>password &lt;Enter&gt;</w:t>
      </w:r>
    </w:p>
    <w:p w:rsidR="002F40DA" w:rsidRPr="00223391" w:rsidRDefault="002F40DA" w:rsidP="002F40DA">
      <w:pPr>
        <w:pStyle w:val="Screen"/>
        <w:rPr>
          <w:color w:val="0000FF"/>
        </w:rPr>
      </w:pPr>
      <w:r w:rsidRPr="00223391">
        <w:rPr>
          <w:color w:val="0000FF"/>
        </w:rPr>
        <w:t xml:space="preserve">Re-enter PROGRAMMER ACCESS code (to make sure I got it right): </w:t>
      </w:r>
      <w:r w:rsidRPr="00223391">
        <w:rPr>
          <w:b/>
          <w:bCs/>
        </w:rPr>
        <w:t>password &lt;Enter&gt;</w:t>
      </w:r>
    </w:p>
    <w:p w:rsidR="002F40DA" w:rsidRPr="00223391" w:rsidRDefault="002F40DA" w:rsidP="002F40DA">
      <w:pPr>
        <w:pStyle w:val="Screen"/>
        <w:rPr>
          <w:color w:val="0000FF"/>
        </w:rPr>
      </w:pPr>
    </w:p>
    <w:p w:rsidR="002F40DA" w:rsidRPr="00223391" w:rsidRDefault="002F40DA" w:rsidP="002F40DA">
      <w:pPr>
        <w:pStyle w:val="Screen"/>
        <w:rPr>
          <w:color w:val="0000FF"/>
        </w:rPr>
      </w:pPr>
      <w:r w:rsidRPr="00223391">
        <w:rPr>
          <w:color w:val="0000FF"/>
        </w:rPr>
        <w:t xml:space="preserve">Enter new PRINT/VIEW ONLY code: </w:t>
      </w:r>
      <w:r w:rsidRPr="00223391">
        <w:rPr>
          <w:b/>
          <w:bCs/>
        </w:rPr>
        <w:t>password &lt;Enter</w:t>
      </w:r>
      <w:r w:rsidRPr="00223391">
        <w:rPr>
          <w:b/>
          <w:bCs/>
          <w:color w:val="0000FF"/>
        </w:rPr>
        <w:t>&gt;</w:t>
      </w:r>
    </w:p>
    <w:p w:rsidR="002F40DA" w:rsidRPr="00223391" w:rsidRDefault="002F40DA" w:rsidP="002F40DA">
      <w:pPr>
        <w:pStyle w:val="Screen"/>
        <w:rPr>
          <w:color w:val="0000FF"/>
        </w:rPr>
      </w:pPr>
      <w:r w:rsidRPr="00223391">
        <w:rPr>
          <w:color w:val="0000FF"/>
        </w:rPr>
        <w:t xml:space="preserve">Re-enter PRINT/VIEW ONLY code (to make sure I got it right): </w:t>
      </w:r>
      <w:r w:rsidRPr="00223391">
        <w:rPr>
          <w:b/>
          <w:bCs/>
        </w:rPr>
        <w:t>password &lt;Enter&gt;</w:t>
      </w:r>
    </w:p>
    <w:p w:rsidR="002F40DA" w:rsidRPr="00223391" w:rsidRDefault="002F40DA" w:rsidP="002F40DA">
      <w:pPr>
        <w:pStyle w:val="Screen"/>
        <w:rPr>
          <w:color w:val="0000FF"/>
        </w:rPr>
      </w:pPr>
    </w:p>
    <w:p w:rsidR="002F40DA" w:rsidRPr="00223391" w:rsidRDefault="002F40DA" w:rsidP="002F40DA">
      <w:pPr>
        <w:pStyle w:val="Screen"/>
        <w:rPr>
          <w:color w:val="0000FF"/>
        </w:rPr>
      </w:pPr>
      <w:r w:rsidRPr="00223391">
        <w:rPr>
          <w:color w:val="0000FF"/>
        </w:rPr>
        <w:t xml:space="preserve">Enter new SUPPORT code: </w:t>
      </w:r>
      <w:r w:rsidRPr="00223391">
        <w:rPr>
          <w:b/>
          <w:bCs/>
        </w:rPr>
        <w:t>password &lt;Enter&gt;</w:t>
      </w:r>
    </w:p>
    <w:p w:rsidR="002F40DA" w:rsidRPr="00223391" w:rsidRDefault="002F40DA" w:rsidP="002F40DA">
      <w:pPr>
        <w:pStyle w:val="Screen"/>
        <w:rPr>
          <w:color w:val="0000FF"/>
        </w:rPr>
      </w:pPr>
      <w:r w:rsidRPr="00223391">
        <w:rPr>
          <w:color w:val="0000FF"/>
        </w:rPr>
        <w:t xml:space="preserve">Re-enter SUPPORT code (to make sure I got it right): </w:t>
      </w:r>
      <w:r w:rsidRPr="00223391">
        <w:rPr>
          <w:b/>
          <w:bCs/>
        </w:rPr>
        <w:t>password &lt;Enter&gt;</w:t>
      </w:r>
    </w:p>
    <w:p w:rsidR="002F40DA" w:rsidRPr="00223391" w:rsidRDefault="002F40DA" w:rsidP="002F40DA">
      <w:pPr>
        <w:pStyle w:val="Screen"/>
      </w:pPr>
      <w:r w:rsidRPr="00223391">
        <w:rPr>
          <w:color w:val="0000FF"/>
        </w:rPr>
        <w:t>DICOM&gt;</w:t>
      </w:r>
    </w:p>
    <w:p w:rsidR="002F40DA" w:rsidRPr="00223391" w:rsidRDefault="002F40DA" w:rsidP="002F40DA"/>
    <w:p w:rsidR="002F40DA" w:rsidRPr="00223391" w:rsidRDefault="002F40DA" w:rsidP="002F40DA">
      <w:r w:rsidRPr="00223391">
        <w:rPr>
          <w:b/>
          <w:bCs/>
        </w:rPr>
        <w:t>Note</w:t>
      </w:r>
      <w:r w:rsidRPr="00223391">
        <w:t>: Normally, a session will start up in the namespace “</w:t>
      </w:r>
      <w:r w:rsidRPr="00223391">
        <w:rPr>
          <w:b/>
          <w:bCs/>
        </w:rPr>
        <w:t>DICOM</w:t>
      </w:r>
      <w:r w:rsidRPr="00223391">
        <w:t>”. The first step of this dialog is needed only after a session has changed to a different namespace.</w:t>
      </w:r>
    </w:p>
    <w:p w:rsidR="002F40DA" w:rsidRPr="00223391" w:rsidRDefault="002F40DA" w:rsidP="004631D4">
      <w:pPr>
        <w:pStyle w:val="Heading3"/>
      </w:pPr>
      <w:bookmarkStart w:id="894" w:name="_Toc356300982"/>
      <w:r w:rsidRPr="00223391">
        <w:lastRenderedPageBreak/>
        <w:t>Access to Networked Disk Drives</w:t>
      </w:r>
      <w:bookmarkEnd w:id="894"/>
    </w:p>
    <w:p w:rsidR="002F40DA" w:rsidRPr="00223391" w:rsidRDefault="002F40DA" w:rsidP="002F40DA">
      <w:r w:rsidRPr="00223391">
        <w:t xml:space="preserve">Some processes in the </w:t>
      </w:r>
      <w:proofErr w:type="spellStart"/>
      <w:r w:rsidRPr="00223391">
        <w:t>Caché</w:t>
      </w:r>
      <w:proofErr w:type="spellEnd"/>
      <w:r w:rsidRPr="00223391">
        <w:t xml:space="preserve"> system run in the background, i.e., they are started in a way that makes them independent of the user who is currently logged on into the Windows operating system. To ensure that these processes have access to any disk drives that need to be accessible to the VistA Imaging DICOM Gateway application software, credentials need to be set up that will be used by these background processes.</w:t>
      </w:r>
    </w:p>
    <w:p w:rsidR="002F40DA" w:rsidRPr="00223391" w:rsidRDefault="002F40DA" w:rsidP="002F40DA"/>
    <w:p w:rsidR="002F40DA" w:rsidRPr="00223391" w:rsidRDefault="002F40DA" w:rsidP="002F40DA">
      <w:r w:rsidRPr="00223391">
        <w:t xml:space="preserve">In Cache Version 5.0, these credentials are set up using </w:t>
      </w:r>
      <w:proofErr w:type="spellStart"/>
      <w:r w:rsidRPr="00223391">
        <w:t>Caché</w:t>
      </w:r>
      <w:proofErr w:type="spellEnd"/>
      <w:r w:rsidRPr="00223391">
        <w:t xml:space="preserve"> itself. In </w:t>
      </w:r>
      <w:proofErr w:type="spellStart"/>
      <w:r w:rsidRPr="00223391">
        <w:t>Caché</w:t>
      </w:r>
      <w:proofErr w:type="spellEnd"/>
      <w:r w:rsidRPr="00223391">
        <w:t xml:space="preserve"> version 5.1, these credentials are set up using the Windows Control Panel.</w:t>
      </w:r>
    </w:p>
    <w:p w:rsidR="002F40DA" w:rsidRPr="00223391" w:rsidRDefault="002F40DA" w:rsidP="0065522F">
      <w:pPr>
        <w:pStyle w:val="Heading4"/>
      </w:pPr>
      <w:bookmarkStart w:id="895" w:name="_Toc356300983"/>
      <w:r w:rsidRPr="00223391">
        <w:t xml:space="preserve">Credentials for </w:t>
      </w:r>
      <w:proofErr w:type="spellStart"/>
      <w:r w:rsidRPr="00223391">
        <w:t>Caché</w:t>
      </w:r>
      <w:proofErr w:type="spellEnd"/>
      <w:r w:rsidRPr="00223391">
        <w:t xml:space="preserve"> 5.0</w:t>
      </w:r>
      <w:bookmarkEnd w:id="895"/>
    </w:p>
    <w:p w:rsidR="002F40DA" w:rsidRPr="00223391" w:rsidRDefault="002F40DA" w:rsidP="002F40DA">
      <w:pPr>
        <w:keepNext/>
      </w:pPr>
      <w:proofErr w:type="gramStart"/>
      <w:r w:rsidRPr="00223391">
        <w:t xml:space="preserve">In order to set up credentials for background processes, right-click the </w:t>
      </w:r>
      <w:proofErr w:type="spellStart"/>
      <w:r w:rsidRPr="00223391">
        <w:t>Caché</w:t>
      </w:r>
      <w:proofErr w:type="spellEnd"/>
      <w:r w:rsidRPr="00223391">
        <w:t xml:space="preserve"> Cube (either blue or grey).</w:t>
      </w:r>
      <w:proofErr w:type="gramEnd"/>
      <w:r w:rsidRPr="00223391">
        <w:t xml:space="preserve"> Select </w:t>
      </w:r>
      <w:r w:rsidRPr="00223391">
        <w:rPr>
          <w:b/>
          <w:bCs/>
        </w:rPr>
        <w:t>Configuration Manager</w:t>
      </w:r>
      <w:r w:rsidRPr="00223391">
        <w:t>.</w:t>
      </w:r>
    </w:p>
    <w:p w:rsidR="002F40DA" w:rsidRPr="00223391" w:rsidRDefault="002F40DA" w:rsidP="002F40DA">
      <w:pPr>
        <w:keepNext/>
      </w:pPr>
    </w:p>
    <w:p w:rsidR="002F40DA" w:rsidRPr="00223391" w:rsidRDefault="002F40DA" w:rsidP="002F40DA">
      <w:r w:rsidRPr="00223391">
        <w:object w:dxaOrig="3075" w:dyaOrig="4694">
          <v:shape id="_x0000_i1063" type="#_x0000_t75" alt="Configuration Manager option" style="width:76.8pt;height:117pt" o:ole="">
            <v:imagedata r:id="rId81" o:title=""/>
          </v:shape>
          <o:OLEObject Type="Embed" ProgID="PBrush" ShapeID="_x0000_i1063" DrawAspect="Content" ObjectID="_1430043417" r:id="rId82"/>
        </w:object>
      </w:r>
    </w:p>
    <w:p w:rsidR="002F40DA" w:rsidRPr="00223391" w:rsidRDefault="002F40DA" w:rsidP="002F40DA"/>
    <w:p w:rsidR="002F40DA" w:rsidRPr="00223391" w:rsidRDefault="002F40DA" w:rsidP="002F40DA">
      <w:pPr>
        <w:keepNext/>
      </w:pPr>
      <w:r w:rsidRPr="00223391">
        <w:t xml:space="preserve">In the window that appears, select the tab labeled </w:t>
      </w:r>
      <w:proofErr w:type="gramStart"/>
      <w:r w:rsidRPr="00223391">
        <w:rPr>
          <w:b/>
          <w:bCs/>
        </w:rPr>
        <w:t>Advanced</w:t>
      </w:r>
      <w:proofErr w:type="gramEnd"/>
      <w:r w:rsidRPr="00223391">
        <w:t xml:space="preserve"> (the right-most tab).</w:t>
      </w:r>
    </w:p>
    <w:p w:rsidR="002F40DA" w:rsidRPr="00223391" w:rsidRDefault="002F40DA" w:rsidP="002F40DA">
      <w:pPr>
        <w:keepNext/>
      </w:pPr>
    </w:p>
    <w:p w:rsidR="002F40DA" w:rsidRPr="00223391" w:rsidRDefault="00FE2D3B" w:rsidP="002F40DA">
      <w:pPr>
        <w:keepNext/>
      </w:pPr>
      <w:r>
        <w:rPr>
          <w:noProof/>
        </w:rPr>
        <w:pict>
          <v:shape id="Picture 49" o:spid="_x0000_i1064" type="#_x0000_t75" alt="Advanced option" style="width:162.6pt;height:168pt;visibility:visible">
            <v:imagedata r:id="rId83" o:title="Advanced option"/>
          </v:shape>
        </w:pict>
      </w:r>
    </w:p>
    <w:p w:rsidR="002F40DA" w:rsidRPr="00223391" w:rsidRDefault="002F40DA" w:rsidP="002F40DA"/>
    <w:p w:rsidR="002F40DA" w:rsidRPr="00223391" w:rsidRDefault="002F40DA" w:rsidP="002F40DA">
      <w:r w:rsidRPr="00223391">
        <w:t xml:space="preserve">In the window for Advanced Configuration Management, scroll down until the definition tree for </w:t>
      </w:r>
      <w:proofErr w:type="spellStart"/>
      <w:r w:rsidRPr="00223391">
        <w:rPr>
          <w:b/>
          <w:bCs/>
        </w:rPr>
        <w:t>Input/Output</w:t>
      </w:r>
      <w:proofErr w:type="spellEnd"/>
      <w:r w:rsidRPr="00223391">
        <w:t xml:space="preserve"> becomes visible. Click the </w:t>
      </w:r>
      <w:r w:rsidR="00AB3E38" w:rsidRPr="00223391">
        <w:object w:dxaOrig="165" w:dyaOrig="165">
          <v:shape id="_x0000_i1065" type="#_x0000_t75" alt="Expand icon" style="width:8.4pt;height:8.4pt" o:ole="">
            <v:imagedata r:id="rId84" o:title=""/>
          </v:shape>
          <o:OLEObject Type="Embed" ProgID="PBrush" ShapeID="_x0000_i1065" DrawAspect="Content" ObjectID="_1430043418" r:id="rId85"/>
        </w:object>
      </w:r>
      <w:r w:rsidRPr="00223391">
        <w:t xml:space="preserve"> icon, so that the tree will expand:</w:t>
      </w:r>
    </w:p>
    <w:p w:rsidR="002F40DA" w:rsidRPr="00223391" w:rsidRDefault="002F40DA" w:rsidP="002F40DA"/>
    <w:p w:rsidR="002F40DA" w:rsidRPr="00223391" w:rsidRDefault="00FE2D3B" w:rsidP="002F40DA">
      <w:r>
        <w:rPr>
          <w:noProof/>
        </w:rPr>
        <w:lastRenderedPageBreak/>
        <w:pict>
          <v:shape id="Picture 51" o:spid="_x0000_i1066" type="#_x0000_t75" alt="Advanced option" style="width:162.6pt;height:168pt;visibility:visible">
            <v:imagedata r:id="rId86" o:title="Advanced option"/>
          </v:shape>
        </w:pict>
      </w:r>
    </w:p>
    <w:p w:rsidR="002F40DA" w:rsidRPr="00223391" w:rsidRDefault="002F40DA" w:rsidP="002F40DA"/>
    <w:p w:rsidR="002F40DA" w:rsidRPr="00223391" w:rsidRDefault="002F40DA" w:rsidP="002F40DA">
      <w:r w:rsidRPr="00223391">
        <w:t xml:space="preserve">Double-click the line for the </w:t>
      </w:r>
      <w:r w:rsidRPr="00223391">
        <w:rPr>
          <w:b/>
          <w:bCs/>
        </w:rPr>
        <w:t>Network Server Username</w:t>
      </w:r>
      <w:r w:rsidRPr="00223391">
        <w:t>. A new window will open:</w:t>
      </w:r>
    </w:p>
    <w:p w:rsidR="002F40DA" w:rsidRPr="00223391" w:rsidRDefault="002F40DA" w:rsidP="002F40DA"/>
    <w:p w:rsidR="002F40DA" w:rsidRPr="00223391" w:rsidRDefault="002F40DA" w:rsidP="002F40DA">
      <w:r w:rsidRPr="00223391">
        <w:object w:dxaOrig="5369" w:dyaOrig="2640">
          <v:shape id="_x0000_i1067" type="#_x0000_t75" alt="Change Property option" style="width:135.6pt;height:66pt" o:ole="">
            <v:imagedata r:id="rId87" o:title=""/>
          </v:shape>
          <o:OLEObject Type="Embed" ProgID="PBrush" ShapeID="_x0000_i1067" DrawAspect="Content" ObjectID="_1430043419" r:id="rId88"/>
        </w:object>
      </w:r>
    </w:p>
    <w:p w:rsidR="002F40DA" w:rsidRPr="00223391" w:rsidRDefault="002F40DA" w:rsidP="002F40DA"/>
    <w:p w:rsidR="002F40DA" w:rsidRPr="00223391" w:rsidRDefault="002F40DA" w:rsidP="002F40DA">
      <w:r w:rsidRPr="00223391">
        <w:t xml:space="preserve">Enter the username to be used for background processes. This username must be the fully qualified name for the Windows Operating System (not a VistA access code); most sites have set up a special user name like </w:t>
      </w:r>
      <w:proofErr w:type="spellStart"/>
      <w:r w:rsidRPr="00223391">
        <w:rPr>
          <w:b/>
          <w:bCs/>
        </w:rPr>
        <w:t>VHAvv</w:t>
      </w:r>
      <w:proofErr w:type="spellEnd"/>
      <w:r w:rsidRPr="00223391">
        <w:rPr>
          <w:b/>
          <w:bCs/>
        </w:rPr>
        <w:t>\</w:t>
      </w:r>
      <w:proofErr w:type="spellStart"/>
      <w:r w:rsidRPr="00223391">
        <w:rPr>
          <w:b/>
          <w:bCs/>
        </w:rPr>
        <w:t>VHAxxxIA</w:t>
      </w:r>
      <w:proofErr w:type="spellEnd"/>
      <w:r w:rsidRPr="00223391">
        <w:t xml:space="preserve"> or </w:t>
      </w:r>
      <w:proofErr w:type="spellStart"/>
      <w:r w:rsidRPr="00223391">
        <w:rPr>
          <w:b/>
          <w:bCs/>
        </w:rPr>
        <w:t>VHAvv</w:t>
      </w:r>
      <w:proofErr w:type="spellEnd"/>
      <w:r w:rsidRPr="00223391">
        <w:rPr>
          <w:b/>
          <w:bCs/>
        </w:rPr>
        <w:t>\</w:t>
      </w:r>
      <w:proofErr w:type="spellStart"/>
      <w:r w:rsidRPr="00223391">
        <w:rPr>
          <w:b/>
          <w:bCs/>
        </w:rPr>
        <w:t>VHAxxxIU</w:t>
      </w:r>
      <w:proofErr w:type="spellEnd"/>
      <w:r w:rsidRPr="00223391">
        <w:t xml:space="preserve"> (where </w:t>
      </w:r>
      <w:proofErr w:type="spellStart"/>
      <w:r w:rsidRPr="00223391">
        <w:rPr>
          <w:b/>
          <w:bCs/>
        </w:rPr>
        <w:t>vv</w:t>
      </w:r>
      <w:proofErr w:type="spellEnd"/>
      <w:r w:rsidRPr="00223391">
        <w:t xml:space="preserve"> is replaced with the VISN number and </w:t>
      </w:r>
      <w:r w:rsidRPr="00223391">
        <w:rPr>
          <w:b/>
          <w:bCs/>
        </w:rPr>
        <w:t>xxx</w:t>
      </w:r>
      <w:r w:rsidRPr="00223391">
        <w:t xml:space="preserve"> is replaced with the three-letter abbreviation for the name of the site) for this purpose.</w:t>
      </w:r>
    </w:p>
    <w:p w:rsidR="002F40DA" w:rsidRPr="00223391" w:rsidRDefault="002F40DA" w:rsidP="002F40DA"/>
    <w:p w:rsidR="002F40DA" w:rsidRPr="00223391" w:rsidRDefault="002F40DA" w:rsidP="002F40DA">
      <w:r w:rsidRPr="00223391">
        <w:t xml:space="preserve">When the proper user-name is entered, click the </w:t>
      </w:r>
      <w:r w:rsidRPr="00223391">
        <w:rPr>
          <w:b/>
          <w:bCs/>
        </w:rPr>
        <w:t xml:space="preserve">OK </w:t>
      </w:r>
      <w:r w:rsidRPr="00223391">
        <w:rPr>
          <w:bCs/>
        </w:rPr>
        <w:t>button</w:t>
      </w:r>
      <w:r w:rsidRPr="00223391">
        <w:t>.</w:t>
      </w:r>
    </w:p>
    <w:p w:rsidR="002F40DA" w:rsidRPr="00223391" w:rsidRDefault="002F40DA" w:rsidP="002F40DA"/>
    <w:p w:rsidR="002F40DA" w:rsidRPr="00223391" w:rsidRDefault="002F40DA" w:rsidP="002F40DA">
      <w:r w:rsidRPr="00223391">
        <w:t>The edit-window will be closed.</w:t>
      </w:r>
    </w:p>
    <w:p w:rsidR="002F40DA" w:rsidRPr="00223391" w:rsidRDefault="002F40DA" w:rsidP="002F40DA"/>
    <w:p w:rsidR="002F40DA" w:rsidRPr="00223391" w:rsidRDefault="002F40DA" w:rsidP="002F40DA">
      <w:r w:rsidRPr="00223391">
        <w:t xml:space="preserve">Next, double-click on the line for the </w:t>
      </w:r>
      <w:r w:rsidRPr="00223391">
        <w:rPr>
          <w:b/>
          <w:bCs/>
        </w:rPr>
        <w:t>Network Server Password</w:t>
      </w:r>
      <w:r w:rsidRPr="00223391">
        <w:t>. A new window will open:</w:t>
      </w:r>
    </w:p>
    <w:p w:rsidR="002F40DA" w:rsidRPr="00223391" w:rsidRDefault="002F40DA" w:rsidP="002F40DA"/>
    <w:p w:rsidR="002F40DA" w:rsidRPr="00223391" w:rsidRDefault="00FE2D3B" w:rsidP="002F40DA">
      <w:r>
        <w:rPr>
          <w:noProof/>
        </w:rPr>
        <w:pict>
          <v:shape id="Picture 53" o:spid="_x0000_i1068" type="#_x0000_t75" alt="Change Property option" style="width:128.4pt;height:63.6pt;visibility:visible">
            <v:imagedata r:id="rId89" o:title="Change Property option"/>
          </v:shape>
        </w:pict>
      </w:r>
    </w:p>
    <w:p w:rsidR="002F40DA" w:rsidRPr="00223391" w:rsidRDefault="002F40DA" w:rsidP="002F40DA"/>
    <w:p w:rsidR="002F40DA" w:rsidRPr="00223391" w:rsidRDefault="002F40DA" w:rsidP="002F40DA">
      <w:r w:rsidRPr="00223391">
        <w:t>Enter the password for the username entered above. Note that passwords are not echoed.</w:t>
      </w:r>
    </w:p>
    <w:p w:rsidR="002F40DA" w:rsidRPr="00223391" w:rsidRDefault="002F40DA" w:rsidP="002F40DA"/>
    <w:p w:rsidR="002F40DA" w:rsidRPr="00223391" w:rsidRDefault="002F40DA" w:rsidP="002F40DA">
      <w:r w:rsidRPr="00223391">
        <w:t xml:space="preserve">When the proper password is entered, click the </w:t>
      </w:r>
      <w:r w:rsidRPr="00223391">
        <w:rPr>
          <w:b/>
          <w:bCs/>
        </w:rPr>
        <w:t xml:space="preserve">OK </w:t>
      </w:r>
      <w:r w:rsidRPr="00223391">
        <w:rPr>
          <w:bCs/>
        </w:rPr>
        <w:t>button</w:t>
      </w:r>
      <w:r w:rsidRPr="00223391">
        <w:t>.</w:t>
      </w:r>
    </w:p>
    <w:p w:rsidR="002F40DA" w:rsidRPr="00223391" w:rsidRDefault="002F40DA" w:rsidP="002F40DA"/>
    <w:p w:rsidR="002F40DA" w:rsidRPr="00223391" w:rsidRDefault="002F40DA" w:rsidP="002F40DA">
      <w:r w:rsidRPr="00223391">
        <w:t>The edit-window will be closed.</w:t>
      </w:r>
    </w:p>
    <w:p w:rsidR="002F40DA" w:rsidRPr="00223391" w:rsidRDefault="002F40DA" w:rsidP="002F40DA"/>
    <w:p w:rsidR="002F40DA" w:rsidRPr="00223391" w:rsidRDefault="00FE2D3B" w:rsidP="002F40DA">
      <w:r>
        <w:rPr>
          <w:noProof/>
        </w:rPr>
        <w:lastRenderedPageBreak/>
        <w:pict>
          <v:shape id="Picture 54" o:spid="_x0000_i1069" type="#_x0000_t75" alt="edit window" style="width:162.6pt;height:168pt;visibility:visible">
            <v:imagedata r:id="rId90" o:title="edit window"/>
          </v:shape>
        </w:pict>
      </w:r>
    </w:p>
    <w:p w:rsidR="002F40DA" w:rsidRPr="00223391" w:rsidRDefault="002F40DA" w:rsidP="002F40DA"/>
    <w:p w:rsidR="002F40DA" w:rsidRPr="00223391" w:rsidRDefault="002F40DA" w:rsidP="002F40DA">
      <w:r w:rsidRPr="00223391">
        <w:t xml:space="preserve">Finally, click the </w:t>
      </w:r>
      <w:r w:rsidRPr="00223391">
        <w:rPr>
          <w:b/>
          <w:bCs/>
        </w:rPr>
        <w:t xml:space="preserve">OK </w:t>
      </w:r>
      <w:r w:rsidRPr="00223391">
        <w:rPr>
          <w:bCs/>
        </w:rPr>
        <w:t>button</w:t>
      </w:r>
      <w:r w:rsidRPr="00223391">
        <w:t>.</w:t>
      </w:r>
    </w:p>
    <w:p w:rsidR="002F40DA" w:rsidRPr="00223391" w:rsidRDefault="002F40DA" w:rsidP="002F40DA"/>
    <w:p w:rsidR="002F40DA" w:rsidRPr="00223391" w:rsidRDefault="002F40DA" w:rsidP="002F40DA">
      <w:r w:rsidRPr="00223391">
        <w:t xml:space="preserve">If </w:t>
      </w:r>
      <w:proofErr w:type="spellStart"/>
      <w:r w:rsidRPr="00223391">
        <w:t>Caché</w:t>
      </w:r>
      <w:proofErr w:type="spellEnd"/>
      <w:r w:rsidRPr="00223391">
        <w:t xml:space="preserve"> is running (blue cube) while this change is made, since this is a change that affects the complete </w:t>
      </w:r>
      <w:proofErr w:type="spellStart"/>
      <w:r w:rsidRPr="00223391">
        <w:t>Caché</w:t>
      </w:r>
      <w:proofErr w:type="spellEnd"/>
      <w:r w:rsidRPr="00223391">
        <w:t xml:space="preserve"> system operation, the </w:t>
      </w:r>
      <w:proofErr w:type="spellStart"/>
      <w:r w:rsidRPr="00223391">
        <w:t>Caché</w:t>
      </w:r>
      <w:proofErr w:type="spellEnd"/>
      <w:r w:rsidRPr="00223391">
        <w:t xml:space="preserve"> system will restart itself after this change has been made.</w:t>
      </w:r>
    </w:p>
    <w:p w:rsidR="002F40DA" w:rsidRPr="00223391" w:rsidRDefault="002F40DA" w:rsidP="002F40DA"/>
    <w:p w:rsidR="002F40DA" w:rsidRPr="00223391" w:rsidRDefault="00FE2D3B" w:rsidP="002F40DA">
      <w:r>
        <w:rPr>
          <w:noProof/>
        </w:rPr>
        <w:pict>
          <v:shape id="Picture 55" o:spid="_x0000_i1070" type="#_x0000_t75" alt="confirmation message" style="width:120.6pt;height:45pt;visibility:visible">
            <v:imagedata r:id="rId91" o:title="confirmation message"/>
          </v:shape>
        </w:pict>
      </w:r>
    </w:p>
    <w:p w:rsidR="002F40DA" w:rsidRPr="00223391" w:rsidRDefault="002F40DA" w:rsidP="002F40DA"/>
    <w:p w:rsidR="002F40DA" w:rsidRPr="00223391" w:rsidRDefault="002F40DA" w:rsidP="002F40DA">
      <w:r w:rsidRPr="00223391">
        <w:t xml:space="preserve">Click the </w:t>
      </w:r>
      <w:r w:rsidRPr="00223391">
        <w:rPr>
          <w:b/>
          <w:bCs/>
        </w:rPr>
        <w:t>Restart</w:t>
      </w:r>
      <w:r w:rsidRPr="00223391">
        <w:t xml:space="preserve"> button to make this change effective.</w:t>
      </w:r>
    </w:p>
    <w:p w:rsidR="002F40DA" w:rsidRPr="00223391" w:rsidRDefault="002F40DA" w:rsidP="002F40DA"/>
    <w:p w:rsidR="002F40DA" w:rsidRPr="00223391" w:rsidRDefault="002F40DA" w:rsidP="002F40DA">
      <w:r w:rsidRPr="00223391">
        <w:rPr>
          <w:b/>
          <w:bCs/>
        </w:rPr>
        <w:t>Note</w:t>
      </w:r>
      <w:r w:rsidRPr="00223391">
        <w:t xml:space="preserve">: VA policy requires that end-user passwords be changed on a regular basis. Because of this, it is recommended to use the special user </w:t>
      </w:r>
      <w:proofErr w:type="spellStart"/>
      <w:r w:rsidRPr="00223391">
        <w:rPr>
          <w:b/>
          <w:bCs/>
        </w:rPr>
        <w:t>VHAvv</w:t>
      </w:r>
      <w:proofErr w:type="spellEnd"/>
      <w:r w:rsidRPr="00223391">
        <w:rPr>
          <w:b/>
          <w:bCs/>
        </w:rPr>
        <w:t>\</w:t>
      </w:r>
      <w:proofErr w:type="spellStart"/>
      <w:r w:rsidRPr="00223391">
        <w:rPr>
          <w:b/>
          <w:bCs/>
        </w:rPr>
        <w:t>VHAxxxIA</w:t>
      </w:r>
      <w:proofErr w:type="spellEnd"/>
      <w:r w:rsidRPr="00223391">
        <w:t xml:space="preserve"> for this purpose, since the password of this special user should be set up so that it does not expire. In either case, when the password of this user is changed, be sure to update this setting accordingly. Otherwise, background processes will no longer have access to networked disk shares.</w:t>
      </w:r>
    </w:p>
    <w:p w:rsidR="002F40DA" w:rsidRPr="00223391" w:rsidRDefault="002F40DA" w:rsidP="002F40DA"/>
    <w:p w:rsidR="002F40DA" w:rsidRPr="00223391" w:rsidRDefault="002F40DA" w:rsidP="002F40DA">
      <w:r w:rsidRPr="00223391">
        <w:t>Next, it is important to verify that appropriate privileges are granted to the username that was selected above.</w:t>
      </w:r>
    </w:p>
    <w:p w:rsidR="002F40DA" w:rsidRPr="00223391" w:rsidRDefault="002F40DA" w:rsidP="002F40DA"/>
    <w:p w:rsidR="002F40DA" w:rsidRPr="00223391" w:rsidRDefault="002F40DA" w:rsidP="002F40DA">
      <w:r w:rsidRPr="00223391">
        <w:t xml:space="preserve">From the </w:t>
      </w:r>
      <w:r w:rsidRPr="00223391">
        <w:rPr>
          <w:b/>
        </w:rPr>
        <w:t>Start Menu</w:t>
      </w:r>
      <w:r w:rsidRPr="00223391">
        <w:t xml:space="preserve">, select </w:t>
      </w:r>
      <w:r w:rsidRPr="00223391">
        <w:rPr>
          <w:b/>
        </w:rPr>
        <w:t>Control Panel</w:t>
      </w:r>
      <w:r w:rsidRPr="00223391">
        <w:t xml:space="preserve"> </w:t>
      </w:r>
      <w:r w:rsidRPr="00223391">
        <w:sym w:font="Wingdings" w:char="F0E0"/>
      </w:r>
      <w:r w:rsidRPr="00223391">
        <w:t xml:space="preserve"> </w:t>
      </w:r>
      <w:r w:rsidRPr="00223391">
        <w:rPr>
          <w:b/>
        </w:rPr>
        <w:t>Administrative Tools</w:t>
      </w:r>
      <w:r w:rsidRPr="00223391">
        <w:t xml:space="preserve"> </w:t>
      </w:r>
      <w:r w:rsidRPr="00223391">
        <w:sym w:font="Wingdings" w:char="F0E0"/>
      </w:r>
      <w:r w:rsidRPr="00223391">
        <w:t xml:space="preserve"> </w:t>
      </w:r>
      <w:r w:rsidRPr="00223391">
        <w:rPr>
          <w:b/>
        </w:rPr>
        <w:t>Services</w:t>
      </w:r>
      <w:r w:rsidRPr="00223391">
        <w:t>.</w:t>
      </w:r>
    </w:p>
    <w:p w:rsidR="002F40DA" w:rsidRPr="00223391" w:rsidRDefault="002F40DA" w:rsidP="002F40DA"/>
    <w:p w:rsidR="002F40DA" w:rsidRPr="00223391" w:rsidRDefault="00FE2D3B" w:rsidP="002F40DA">
      <w:r>
        <w:rPr>
          <w:noProof/>
        </w:rPr>
        <w:lastRenderedPageBreak/>
        <w:pict>
          <v:shape id="Picture 56" o:spid="_x0000_i1071" type="#_x0000_t75" alt="Services" style="width:312pt;height:169.2pt;visibility:visible">
            <v:imagedata r:id="rId92" o:title="Services"/>
          </v:shape>
        </w:pict>
      </w:r>
    </w:p>
    <w:p w:rsidR="002F40DA" w:rsidRPr="00223391" w:rsidRDefault="002F40DA" w:rsidP="002F40DA"/>
    <w:p w:rsidR="002F40DA" w:rsidRPr="00223391" w:rsidRDefault="002F40DA" w:rsidP="002F40DA">
      <w:proofErr w:type="gramStart"/>
      <w:r w:rsidRPr="00223391">
        <w:t xml:space="preserve">Right-click on </w:t>
      </w:r>
      <w:proofErr w:type="spellStart"/>
      <w:r w:rsidRPr="00223391">
        <w:rPr>
          <w:b/>
        </w:rPr>
        <w:t>Caché</w:t>
      </w:r>
      <w:proofErr w:type="spellEnd"/>
      <w:r w:rsidRPr="00223391">
        <w:rPr>
          <w:b/>
        </w:rPr>
        <w:t xml:space="preserve"> Controller for CACHE</w:t>
      </w:r>
      <w:r w:rsidRPr="00223391">
        <w:t xml:space="preserve">, and select </w:t>
      </w:r>
      <w:r w:rsidRPr="00223391">
        <w:rPr>
          <w:b/>
        </w:rPr>
        <w:t>Properties</w:t>
      </w:r>
      <w:r w:rsidRPr="00223391">
        <w:t>.</w:t>
      </w:r>
      <w:proofErr w:type="gramEnd"/>
    </w:p>
    <w:p w:rsidR="002F40DA" w:rsidRPr="00223391" w:rsidRDefault="002F40DA" w:rsidP="002F40DA"/>
    <w:p w:rsidR="002F40DA" w:rsidRPr="00223391" w:rsidRDefault="002F40DA" w:rsidP="002F40DA">
      <w:pPr>
        <w:keepNext/>
      </w:pPr>
      <w:r w:rsidRPr="00223391">
        <w:t xml:space="preserve">Select the </w:t>
      </w:r>
      <w:r w:rsidRPr="00223391">
        <w:rPr>
          <w:b/>
        </w:rPr>
        <w:t>Log On</w:t>
      </w:r>
      <w:r w:rsidRPr="00223391">
        <w:t xml:space="preserve"> tab.</w:t>
      </w:r>
    </w:p>
    <w:p w:rsidR="002F40DA" w:rsidRPr="00223391" w:rsidRDefault="002F40DA" w:rsidP="002F40DA">
      <w:pPr>
        <w:keepNext/>
      </w:pPr>
    </w:p>
    <w:p w:rsidR="002F40DA" w:rsidRPr="00223391" w:rsidRDefault="00FE2D3B" w:rsidP="002F40DA">
      <w:r>
        <w:rPr>
          <w:noProof/>
        </w:rPr>
        <w:pict>
          <v:shape id="Picture 57" o:spid="_x0000_i1072" type="#_x0000_t75" alt="log on" style="width:154.2pt;height:175.8pt;visibility:visible">
            <v:imagedata r:id="rId93" o:title="log on"/>
          </v:shape>
        </w:pict>
      </w:r>
    </w:p>
    <w:p w:rsidR="002F40DA" w:rsidRPr="00223391" w:rsidRDefault="002F40DA" w:rsidP="002F40DA"/>
    <w:p w:rsidR="002F40DA" w:rsidRPr="00223391" w:rsidRDefault="002F40DA" w:rsidP="002F40DA">
      <w:r w:rsidRPr="00223391">
        <w:t xml:space="preserve">Make sure that the radio button is selected for </w:t>
      </w:r>
      <w:r w:rsidRPr="00223391">
        <w:rPr>
          <w:b/>
        </w:rPr>
        <w:t>Local System Account</w:t>
      </w:r>
      <w:r w:rsidRPr="00223391">
        <w:t xml:space="preserve">, and that the checkbox for </w:t>
      </w:r>
      <w:r w:rsidRPr="00223391">
        <w:rPr>
          <w:b/>
        </w:rPr>
        <w:t>Allow service to interact with desktop</w:t>
      </w:r>
      <w:r w:rsidRPr="00223391">
        <w:t xml:space="preserve"> is checked.</w:t>
      </w:r>
    </w:p>
    <w:p w:rsidR="002F40DA" w:rsidRPr="00223391" w:rsidRDefault="002F40DA" w:rsidP="002F40DA"/>
    <w:p w:rsidR="002F40DA" w:rsidRPr="00223391" w:rsidRDefault="002F40DA" w:rsidP="002F40DA">
      <w:r w:rsidRPr="00223391">
        <w:t xml:space="preserve">Click the </w:t>
      </w:r>
      <w:r w:rsidRPr="00223391">
        <w:rPr>
          <w:b/>
        </w:rPr>
        <w:t>OK</w:t>
      </w:r>
      <w:r w:rsidRPr="00223391">
        <w:t xml:space="preserve"> button and close the windows for </w:t>
      </w:r>
      <w:r w:rsidRPr="00223391">
        <w:rPr>
          <w:b/>
        </w:rPr>
        <w:t>Services</w:t>
      </w:r>
      <w:r w:rsidRPr="00223391">
        <w:t xml:space="preserve"> and </w:t>
      </w:r>
      <w:r w:rsidRPr="00223391">
        <w:rPr>
          <w:b/>
        </w:rPr>
        <w:t>Administrative Tools</w:t>
      </w:r>
      <w:r w:rsidRPr="00223391">
        <w:t>.</w:t>
      </w:r>
    </w:p>
    <w:p w:rsidR="002F40DA" w:rsidRPr="00223391" w:rsidRDefault="002F40DA" w:rsidP="00C5526E">
      <w:pPr>
        <w:pStyle w:val="Heading4"/>
        <w:tabs>
          <w:tab w:val="clear" w:pos="2250"/>
        </w:tabs>
        <w:ind w:left="720" w:hanging="720"/>
      </w:pPr>
      <w:bookmarkStart w:id="896" w:name="_Toc356300984"/>
      <w:r w:rsidRPr="00223391">
        <w:t>More Privileges</w:t>
      </w:r>
      <w:bookmarkEnd w:id="896"/>
    </w:p>
    <w:p w:rsidR="002F40DA" w:rsidRPr="00223391" w:rsidRDefault="002F40DA" w:rsidP="002F40DA">
      <w:pPr>
        <w:keepNext/>
      </w:pPr>
      <w:r w:rsidRPr="00223391">
        <w:t xml:space="preserve">When </w:t>
      </w:r>
      <w:proofErr w:type="spellStart"/>
      <w:r w:rsidRPr="00223391">
        <w:t>Caché</w:t>
      </w:r>
      <w:proofErr w:type="spellEnd"/>
      <w:r w:rsidRPr="00223391">
        <w:t xml:space="preserve"> is restarted, the following message may appear:</w:t>
      </w:r>
    </w:p>
    <w:p w:rsidR="002F40DA" w:rsidRPr="00223391" w:rsidRDefault="002F40DA" w:rsidP="002F40DA">
      <w:pPr>
        <w:keepNext/>
      </w:pPr>
    </w:p>
    <w:p w:rsidR="002F40DA" w:rsidRPr="00223391" w:rsidRDefault="00FE2D3B" w:rsidP="002F40DA">
      <w:pPr>
        <w:keepNext/>
      </w:pPr>
      <w:r>
        <w:rPr>
          <w:noProof/>
        </w:rPr>
        <w:pict>
          <v:shape id="Picture 58" o:spid="_x0000_i1073" type="#_x0000_t75" alt="message" style="width:131.4pt;height:76.8pt;visibility:visible">
            <v:imagedata r:id="rId94" o:title="message"/>
          </v:shape>
        </w:pict>
      </w:r>
    </w:p>
    <w:p w:rsidR="002F40DA" w:rsidRPr="00223391" w:rsidRDefault="002F40DA" w:rsidP="002F40DA"/>
    <w:p w:rsidR="002F40DA" w:rsidRPr="00223391" w:rsidRDefault="002F40DA" w:rsidP="002F40DA">
      <w:r w:rsidRPr="00223391">
        <w:lastRenderedPageBreak/>
        <w:t xml:space="preserve">This message may appear in any version of </w:t>
      </w:r>
      <w:proofErr w:type="spellStart"/>
      <w:r w:rsidRPr="00223391">
        <w:t>Caché</w:t>
      </w:r>
      <w:proofErr w:type="spellEnd"/>
      <w:r w:rsidRPr="00223391">
        <w:t>. This message usually means that the credentials that were entered in the previous step belong to a username that has no administrative privileges on the current computer.</w:t>
      </w:r>
    </w:p>
    <w:p w:rsidR="002F40DA" w:rsidRPr="00223391" w:rsidRDefault="002F40DA" w:rsidP="002F40DA"/>
    <w:p w:rsidR="002F40DA" w:rsidRPr="00223391" w:rsidRDefault="002F40DA" w:rsidP="002F40DA">
      <w:r w:rsidRPr="00223391">
        <w:t>If a different user should be selected, repeat the steps from the previous sections to enter the correct credentials.</w:t>
      </w:r>
    </w:p>
    <w:p w:rsidR="002F40DA" w:rsidRPr="00223391" w:rsidRDefault="002F40DA" w:rsidP="002F40DA"/>
    <w:p w:rsidR="002F40DA" w:rsidRPr="00223391" w:rsidRDefault="002F40DA" w:rsidP="002F40DA">
      <w:r w:rsidRPr="00223391">
        <w:t xml:space="preserve">If the selected user should be an administrator on the current computer, go back to the Windows Control Panel, and double-click </w:t>
      </w:r>
      <w:r w:rsidRPr="00223391">
        <w:rPr>
          <w:b/>
        </w:rPr>
        <w:t>Users and Passwords</w:t>
      </w:r>
      <w:r w:rsidRPr="00223391">
        <w:t>.</w:t>
      </w:r>
    </w:p>
    <w:p w:rsidR="002F40DA" w:rsidRPr="00223391" w:rsidRDefault="002F40DA" w:rsidP="002F40DA"/>
    <w:p w:rsidR="002F40DA" w:rsidRPr="00223391" w:rsidRDefault="00FE2D3B" w:rsidP="002F40DA">
      <w:r>
        <w:rPr>
          <w:noProof/>
        </w:rPr>
        <w:pict>
          <v:shape id="Picture 59" o:spid="_x0000_i1074" type="#_x0000_t75" alt="users and passwords icon" style="width:161.4pt;height:58.8pt;visibility:visible">
            <v:imagedata r:id="rId95" o:title="users and passwords icon"/>
          </v:shape>
        </w:pict>
      </w:r>
    </w:p>
    <w:p w:rsidR="002F40DA" w:rsidRPr="00223391" w:rsidRDefault="002F40DA" w:rsidP="002F40DA"/>
    <w:p w:rsidR="002F40DA" w:rsidRPr="00223391" w:rsidRDefault="002F40DA" w:rsidP="002F40DA">
      <w:r w:rsidRPr="00223391">
        <w:t xml:space="preserve">In the next dialog window, first click the </w:t>
      </w:r>
      <w:proofErr w:type="gramStart"/>
      <w:r w:rsidRPr="00223391">
        <w:rPr>
          <w:b/>
          <w:bCs/>
        </w:rPr>
        <w:t>Advanced</w:t>
      </w:r>
      <w:proofErr w:type="gramEnd"/>
      <w:r w:rsidRPr="00223391">
        <w:rPr>
          <w:b/>
          <w:bCs/>
        </w:rPr>
        <w:t xml:space="preserve"> </w:t>
      </w:r>
      <w:r w:rsidRPr="00223391">
        <w:rPr>
          <w:bCs/>
        </w:rPr>
        <w:t>tab</w:t>
      </w:r>
      <w:r w:rsidRPr="00223391">
        <w:t xml:space="preserve">, then click </w:t>
      </w:r>
      <w:r w:rsidRPr="00223391">
        <w:rPr>
          <w:b/>
          <w:bCs/>
        </w:rPr>
        <w:t>Advanced</w:t>
      </w:r>
      <w:r w:rsidRPr="00223391">
        <w:t>.</w:t>
      </w:r>
    </w:p>
    <w:p w:rsidR="002F40DA" w:rsidRPr="00223391" w:rsidRDefault="002F40DA" w:rsidP="002F40DA"/>
    <w:p w:rsidR="002F40DA" w:rsidRPr="00223391" w:rsidRDefault="00FE2D3B" w:rsidP="002F40DA">
      <w:r>
        <w:rPr>
          <w:noProof/>
        </w:rPr>
        <w:pict>
          <v:shape id="Picture 60" o:spid="_x0000_i1075" type="#_x0000_t75" alt="Advanced tab" style="width:151.2pt;height:168.6pt;visibility:visible">
            <v:imagedata r:id="rId96" o:title="Advanced tab"/>
          </v:shape>
        </w:pict>
      </w:r>
    </w:p>
    <w:p w:rsidR="002F40DA" w:rsidRPr="00223391" w:rsidRDefault="002F40DA" w:rsidP="002F40DA"/>
    <w:p w:rsidR="002F40DA" w:rsidRPr="00223391" w:rsidRDefault="002F40DA" w:rsidP="002F40DA">
      <w:pPr>
        <w:keepNext/>
      </w:pPr>
      <w:r w:rsidRPr="00223391">
        <w:t xml:space="preserve">In the next window, click </w:t>
      </w:r>
      <w:r w:rsidRPr="00223391">
        <w:rPr>
          <w:b/>
        </w:rPr>
        <w:t>Groups</w:t>
      </w:r>
      <w:r w:rsidRPr="00223391">
        <w:t xml:space="preserve"> and then double-click </w:t>
      </w:r>
      <w:r w:rsidRPr="00223391">
        <w:rPr>
          <w:b/>
        </w:rPr>
        <w:t>Administrators</w:t>
      </w:r>
      <w:r w:rsidRPr="00223391">
        <w:t>.</w:t>
      </w:r>
    </w:p>
    <w:p w:rsidR="002F40DA" w:rsidRPr="00223391" w:rsidRDefault="002F40DA" w:rsidP="002F40DA">
      <w:pPr>
        <w:keepNext/>
      </w:pPr>
    </w:p>
    <w:p w:rsidR="002F40DA" w:rsidRPr="00223391" w:rsidRDefault="00FE2D3B" w:rsidP="002F40DA">
      <w:pPr>
        <w:keepNext/>
      </w:pPr>
      <w:r>
        <w:rPr>
          <w:noProof/>
        </w:rPr>
        <w:pict>
          <v:shape id="Picture 61" o:spid="_x0000_i1076" type="#_x0000_t75" alt="Administrators selection" style="width:226.2pt;height:72.6pt;visibility:visible">
            <v:imagedata r:id="rId97" o:title="Administrators selection"/>
          </v:shape>
        </w:pict>
      </w:r>
    </w:p>
    <w:p w:rsidR="002F40DA" w:rsidRPr="00223391" w:rsidRDefault="002F40DA" w:rsidP="002F40DA"/>
    <w:p w:rsidR="002F40DA" w:rsidRPr="00223391" w:rsidRDefault="002F40DA" w:rsidP="002F40DA">
      <w:r w:rsidRPr="00223391">
        <w:t xml:space="preserve">Next, click </w:t>
      </w:r>
      <w:r w:rsidRPr="00223391">
        <w:rPr>
          <w:b/>
        </w:rPr>
        <w:t>Add</w:t>
      </w:r>
      <w:r w:rsidRPr="00223391">
        <w:t>:</w:t>
      </w:r>
    </w:p>
    <w:p w:rsidR="002F40DA" w:rsidRPr="00223391" w:rsidRDefault="002F40DA" w:rsidP="002F40DA"/>
    <w:p w:rsidR="002F40DA" w:rsidRPr="00223391" w:rsidRDefault="00FE2D3B" w:rsidP="002F40DA">
      <w:r>
        <w:rPr>
          <w:noProof/>
        </w:rPr>
        <w:lastRenderedPageBreak/>
        <w:pict>
          <v:shape id="Picture 62" o:spid="_x0000_i1077" type="#_x0000_t75" alt="Add option" style="width:151.2pt;height:168.6pt;visibility:visible">
            <v:imagedata r:id="rId98" o:title="Add option"/>
          </v:shape>
        </w:pict>
      </w:r>
    </w:p>
    <w:p w:rsidR="002F40DA" w:rsidRPr="00223391" w:rsidRDefault="002F40DA" w:rsidP="002F40DA"/>
    <w:p w:rsidR="002F40DA" w:rsidRPr="00223391" w:rsidRDefault="002F40DA" w:rsidP="002F40DA">
      <w:pPr>
        <w:keepNext/>
      </w:pPr>
      <w:proofErr w:type="gramStart"/>
      <w:r w:rsidRPr="00223391">
        <w:t>and</w:t>
      </w:r>
      <w:proofErr w:type="gramEnd"/>
      <w:r w:rsidRPr="00223391">
        <w:t xml:space="preserve"> add the name of the selected user in the dialog window that follows.</w:t>
      </w:r>
    </w:p>
    <w:p w:rsidR="002F40DA" w:rsidRPr="00223391" w:rsidRDefault="002F40DA" w:rsidP="002F40DA">
      <w:pPr>
        <w:keepNext/>
      </w:pPr>
    </w:p>
    <w:p w:rsidR="002F40DA" w:rsidRPr="00223391" w:rsidRDefault="00FE2D3B" w:rsidP="002F40DA">
      <w:r>
        <w:rPr>
          <w:noProof/>
        </w:rPr>
        <w:pict>
          <v:shape id="Picture 63" o:spid="_x0000_i1078" type="#_x0000_t75" alt="user dialog box" style="width:210.6pt;height:162.6pt;visibility:visible">
            <v:imagedata r:id="rId99" o:title="user dialog box"/>
          </v:shape>
        </w:pict>
      </w:r>
    </w:p>
    <w:p w:rsidR="002F40DA" w:rsidRPr="00223391" w:rsidRDefault="002F40DA" w:rsidP="002F40DA"/>
    <w:p w:rsidR="002F40DA" w:rsidRPr="00223391" w:rsidRDefault="002F40DA" w:rsidP="002F40DA">
      <w:r w:rsidRPr="00223391">
        <w:t xml:space="preserve">When the username is entered, click </w:t>
      </w:r>
      <w:r w:rsidRPr="00223391">
        <w:rPr>
          <w:b/>
          <w:bCs/>
        </w:rPr>
        <w:t xml:space="preserve">OK </w:t>
      </w:r>
      <w:r w:rsidRPr="00223391">
        <w:t>the appropriate number of times, and exit the remaining windows by clicking the exit button (</w:t>
      </w:r>
      <w:r w:rsidR="00FE2D3B">
        <w:rPr>
          <w:noProof/>
        </w:rPr>
        <w:pict>
          <v:shape id="Picture 64" o:spid="_x0000_i1079" type="#_x0000_t75" alt="w2k14" style="width:13.2pt;height:13.2pt;visibility:visible">
            <v:imagedata r:id="rId100" o:title="w2k14"/>
          </v:shape>
        </w:pict>
      </w:r>
      <w:r w:rsidRPr="00223391">
        <w:t>).</w:t>
      </w:r>
    </w:p>
    <w:p w:rsidR="002F40DA" w:rsidRPr="00571CB7" w:rsidRDefault="002F40DA" w:rsidP="002F40DA">
      <w:pPr>
        <w:pStyle w:val="Heading2"/>
        <w:rPr>
          <w:strike/>
        </w:rPr>
      </w:pPr>
      <w:bookmarkStart w:id="897" w:name="_Toc164668825"/>
      <w:bookmarkStart w:id="898" w:name="_Toc170260053"/>
      <w:bookmarkStart w:id="899" w:name="_Toc170260491"/>
      <w:bookmarkStart w:id="900" w:name="_Toc170260927"/>
      <w:bookmarkStart w:id="901" w:name="_Toc170261363"/>
      <w:bookmarkStart w:id="902" w:name="_Toc89057494"/>
      <w:bookmarkStart w:id="903" w:name="_Toc356300985"/>
      <w:bookmarkEnd w:id="897"/>
      <w:bookmarkEnd w:id="898"/>
      <w:bookmarkEnd w:id="899"/>
      <w:bookmarkEnd w:id="900"/>
      <w:bookmarkEnd w:id="901"/>
      <w:r w:rsidRPr="00571CB7">
        <w:rPr>
          <w:strike/>
        </w:rPr>
        <w:lastRenderedPageBreak/>
        <w:t>Starting Application Routines</w:t>
      </w:r>
      <w:bookmarkEnd w:id="902"/>
      <w:bookmarkEnd w:id="903"/>
    </w:p>
    <w:p w:rsidR="002F40DA" w:rsidRPr="00571CB7" w:rsidRDefault="002F40DA" w:rsidP="002F40DA">
      <w:pPr>
        <w:keepNext/>
        <w:rPr>
          <w:strike/>
        </w:rPr>
      </w:pPr>
      <w:r w:rsidRPr="00571CB7">
        <w:rPr>
          <w:strike/>
        </w:rPr>
        <w:t>The various programs that are part of the VistA Imaging DICOM Gateway can be started from the Microsoft Windows Start Menu:</w:t>
      </w:r>
    </w:p>
    <w:p w:rsidR="002F40DA" w:rsidRPr="00571CB7" w:rsidRDefault="002F40DA" w:rsidP="002F40DA">
      <w:pPr>
        <w:keepNext/>
        <w:rPr>
          <w:strike/>
        </w:rPr>
      </w:pPr>
    </w:p>
    <w:p w:rsidR="002F40DA" w:rsidRPr="00571CB7" w:rsidRDefault="002F40DA" w:rsidP="002F40DA">
      <w:pPr>
        <w:keepNext/>
        <w:rPr>
          <w:strike/>
        </w:rPr>
      </w:pPr>
      <w:r w:rsidRPr="00571CB7">
        <w:rPr>
          <w:strike/>
        </w:rPr>
        <w:object w:dxaOrig="9359" w:dyaOrig="2970">
          <v:shape id="_x0000_i1080" type="#_x0000_t75" alt="start application" style="width:468pt;height:148.2pt" o:ole="">
            <v:imagedata r:id="rId101" o:title=""/>
          </v:shape>
          <o:OLEObject Type="Embed" ProgID="PBrush" ShapeID="_x0000_i1080" DrawAspect="Content" ObjectID="_1430043420" r:id="rId102"/>
        </w:object>
      </w:r>
    </w:p>
    <w:p w:rsidR="002F40DA" w:rsidRPr="00571CB7" w:rsidRDefault="002F40DA" w:rsidP="002F40DA">
      <w:pPr>
        <w:rPr>
          <w:strike/>
        </w:rPr>
      </w:pPr>
    </w:p>
    <w:p w:rsidR="002F40DA" w:rsidRPr="00571CB7" w:rsidRDefault="002F40DA" w:rsidP="002F40DA">
      <w:pPr>
        <w:rPr>
          <w:strike/>
        </w:rPr>
      </w:pPr>
      <w:proofErr w:type="spellStart"/>
      <w:r w:rsidRPr="00571CB7">
        <w:rPr>
          <w:strike/>
        </w:rPr>
        <w:t>Tto</w:t>
      </w:r>
      <w:proofErr w:type="spellEnd"/>
      <w:r w:rsidRPr="00571CB7">
        <w:rPr>
          <w:strike/>
        </w:rPr>
        <w:t xml:space="preserve"> execute any of the programs, click </w:t>
      </w:r>
      <w:r w:rsidR="00AB3E38" w:rsidRPr="00571CB7">
        <w:rPr>
          <w:strike/>
        </w:rPr>
        <w:object w:dxaOrig="855" w:dyaOrig="360">
          <v:shape id="_x0000_i1081" type="#_x0000_t75" alt="Start button" style="width:42.6pt;height:18pt" o:ole="">
            <v:imagedata r:id="rId103" o:title=""/>
          </v:shape>
          <o:OLEObject Type="Embed" ProgID="PBrush" ShapeID="_x0000_i1081" DrawAspect="Content" ObjectID="_1430043421" r:id="rId104"/>
        </w:object>
      </w:r>
      <w:r w:rsidRPr="00571CB7">
        <w:rPr>
          <w:strike/>
        </w:rPr>
        <w:t xml:space="preserve">, navigate to </w:t>
      </w:r>
      <w:r w:rsidRPr="00571CB7">
        <w:rPr>
          <w:b/>
          <w:bCs/>
          <w:strike/>
        </w:rPr>
        <w:t>VistA Imaging Programs</w:t>
      </w:r>
      <w:r w:rsidRPr="00571CB7">
        <w:rPr>
          <w:strike/>
        </w:rPr>
        <w:t xml:space="preserve">, then to </w:t>
      </w:r>
      <w:r w:rsidRPr="00571CB7">
        <w:rPr>
          <w:b/>
          <w:bCs/>
          <w:strike/>
        </w:rPr>
        <w:t>DICOM</w:t>
      </w:r>
      <w:r w:rsidRPr="00571CB7">
        <w:rPr>
          <w:strike/>
        </w:rPr>
        <w:t>, then to the appropriate sub-system, and then to the appropriate application program.</w:t>
      </w:r>
    </w:p>
    <w:p w:rsidR="002F40DA" w:rsidRPr="00571CB7" w:rsidRDefault="002F40DA" w:rsidP="002F40DA">
      <w:pPr>
        <w:rPr>
          <w:strike/>
        </w:rPr>
      </w:pPr>
    </w:p>
    <w:p w:rsidR="002F40DA" w:rsidRPr="00571CB7" w:rsidRDefault="002F40DA" w:rsidP="002F40DA">
      <w:pPr>
        <w:rPr>
          <w:strike/>
        </w:rPr>
      </w:pPr>
      <w:r w:rsidRPr="00571CB7">
        <w:rPr>
          <w:strike/>
        </w:rPr>
        <w:t xml:space="preserve">See </w:t>
      </w:r>
      <w:r w:rsidRPr="00571CB7">
        <w:rPr>
          <w:bCs/>
          <w:i/>
          <w:strike/>
        </w:rPr>
        <w:t>Appendix A</w:t>
      </w:r>
      <w:r w:rsidRPr="00571CB7">
        <w:rPr>
          <w:strike/>
        </w:rPr>
        <w:t xml:space="preserve"> for more information about this menu.</w:t>
      </w:r>
    </w:p>
    <w:p w:rsidR="002F40DA" w:rsidRPr="00223391" w:rsidRDefault="002F40DA" w:rsidP="002F40DA">
      <w:pPr>
        <w:pStyle w:val="Heading2"/>
      </w:pPr>
      <w:bookmarkStart w:id="904" w:name="_Toc164668829"/>
      <w:bookmarkStart w:id="905" w:name="_Toc170260057"/>
      <w:bookmarkStart w:id="906" w:name="_Toc170260495"/>
      <w:bookmarkStart w:id="907" w:name="_Toc170260931"/>
      <w:bookmarkStart w:id="908" w:name="_Toc170261367"/>
      <w:bookmarkStart w:id="909" w:name="_Toc164668833"/>
      <w:bookmarkStart w:id="910" w:name="_Toc170260061"/>
      <w:bookmarkStart w:id="911" w:name="_Toc170260499"/>
      <w:bookmarkStart w:id="912" w:name="_Toc170260935"/>
      <w:bookmarkStart w:id="913" w:name="_Toc170261371"/>
      <w:bookmarkStart w:id="914" w:name="_Toc164668834"/>
      <w:bookmarkStart w:id="915" w:name="_Toc170260062"/>
      <w:bookmarkStart w:id="916" w:name="_Toc170260500"/>
      <w:bookmarkStart w:id="917" w:name="_Toc170260936"/>
      <w:bookmarkStart w:id="918" w:name="_Toc170261372"/>
      <w:bookmarkStart w:id="919" w:name="_Toc164668835"/>
      <w:bookmarkStart w:id="920" w:name="_Toc170260063"/>
      <w:bookmarkStart w:id="921" w:name="_Toc170260501"/>
      <w:bookmarkStart w:id="922" w:name="_Toc170260937"/>
      <w:bookmarkStart w:id="923" w:name="_Toc170261373"/>
      <w:bookmarkStart w:id="924" w:name="_Toc164668837"/>
      <w:bookmarkStart w:id="925" w:name="_Toc170260065"/>
      <w:bookmarkStart w:id="926" w:name="_Toc170260503"/>
      <w:bookmarkStart w:id="927" w:name="_Toc170260939"/>
      <w:bookmarkStart w:id="928" w:name="_Toc170261375"/>
      <w:bookmarkStart w:id="929" w:name="_Toc164668839"/>
      <w:bookmarkStart w:id="930" w:name="_Toc170260067"/>
      <w:bookmarkStart w:id="931" w:name="_Toc170260505"/>
      <w:bookmarkStart w:id="932" w:name="_Toc170260941"/>
      <w:bookmarkStart w:id="933" w:name="_Toc170261377"/>
      <w:bookmarkStart w:id="934" w:name="_Toc164668841"/>
      <w:bookmarkStart w:id="935" w:name="_Toc170260069"/>
      <w:bookmarkStart w:id="936" w:name="_Toc170260507"/>
      <w:bookmarkStart w:id="937" w:name="_Toc170260943"/>
      <w:bookmarkStart w:id="938" w:name="_Toc170261379"/>
      <w:bookmarkStart w:id="939" w:name="_Toc164668842"/>
      <w:bookmarkStart w:id="940" w:name="_Toc170260070"/>
      <w:bookmarkStart w:id="941" w:name="_Toc170260508"/>
      <w:bookmarkStart w:id="942" w:name="_Toc170260944"/>
      <w:bookmarkStart w:id="943" w:name="_Toc170261380"/>
      <w:bookmarkStart w:id="944" w:name="_Toc164668843"/>
      <w:bookmarkStart w:id="945" w:name="_Toc170260071"/>
      <w:bookmarkStart w:id="946" w:name="_Toc170260509"/>
      <w:bookmarkStart w:id="947" w:name="_Toc170260945"/>
      <w:bookmarkStart w:id="948" w:name="_Toc170261381"/>
      <w:bookmarkStart w:id="949" w:name="_Toc164668845"/>
      <w:bookmarkStart w:id="950" w:name="_Toc170260073"/>
      <w:bookmarkStart w:id="951" w:name="_Toc170260511"/>
      <w:bookmarkStart w:id="952" w:name="_Toc170260947"/>
      <w:bookmarkStart w:id="953" w:name="_Toc170261383"/>
      <w:bookmarkStart w:id="954" w:name="_Toc164668846"/>
      <w:bookmarkStart w:id="955" w:name="_Toc170260074"/>
      <w:bookmarkStart w:id="956" w:name="_Toc170260512"/>
      <w:bookmarkStart w:id="957" w:name="_Toc170260948"/>
      <w:bookmarkStart w:id="958" w:name="_Toc170261384"/>
      <w:bookmarkStart w:id="959" w:name="_Toc164668849"/>
      <w:bookmarkStart w:id="960" w:name="_Toc170260077"/>
      <w:bookmarkStart w:id="961" w:name="_Toc170260515"/>
      <w:bookmarkStart w:id="962" w:name="_Toc170260951"/>
      <w:bookmarkStart w:id="963" w:name="_Toc170261387"/>
      <w:bookmarkStart w:id="964" w:name="_Toc164668850"/>
      <w:bookmarkStart w:id="965" w:name="_Toc170260078"/>
      <w:bookmarkStart w:id="966" w:name="_Toc170260516"/>
      <w:bookmarkStart w:id="967" w:name="_Toc170260952"/>
      <w:bookmarkStart w:id="968" w:name="_Toc170261388"/>
      <w:bookmarkStart w:id="969" w:name="_Toc164668851"/>
      <w:bookmarkStart w:id="970" w:name="_Toc170260079"/>
      <w:bookmarkStart w:id="971" w:name="_Toc170260517"/>
      <w:bookmarkStart w:id="972" w:name="_Toc170260953"/>
      <w:bookmarkStart w:id="973" w:name="_Toc170261389"/>
      <w:bookmarkStart w:id="974" w:name="_Toc164668853"/>
      <w:bookmarkStart w:id="975" w:name="_Toc170260081"/>
      <w:bookmarkStart w:id="976" w:name="_Toc170260519"/>
      <w:bookmarkStart w:id="977" w:name="_Toc170260955"/>
      <w:bookmarkStart w:id="978" w:name="_Toc170261391"/>
      <w:bookmarkStart w:id="979" w:name="_Toc164668857"/>
      <w:bookmarkStart w:id="980" w:name="_Toc170260085"/>
      <w:bookmarkStart w:id="981" w:name="_Toc170260523"/>
      <w:bookmarkStart w:id="982" w:name="_Toc170260959"/>
      <w:bookmarkStart w:id="983" w:name="_Toc170261395"/>
      <w:bookmarkStart w:id="984" w:name="_Toc164668861"/>
      <w:bookmarkStart w:id="985" w:name="_Toc170260089"/>
      <w:bookmarkStart w:id="986" w:name="_Toc170260527"/>
      <w:bookmarkStart w:id="987" w:name="_Toc170260963"/>
      <w:bookmarkStart w:id="988" w:name="_Toc170261399"/>
      <w:bookmarkStart w:id="989" w:name="_Toc164668863"/>
      <w:bookmarkStart w:id="990" w:name="_Toc170260091"/>
      <w:bookmarkStart w:id="991" w:name="_Toc170260529"/>
      <w:bookmarkStart w:id="992" w:name="_Toc170260965"/>
      <w:bookmarkStart w:id="993" w:name="_Toc170261401"/>
      <w:bookmarkStart w:id="994" w:name="_Toc164668864"/>
      <w:bookmarkStart w:id="995" w:name="_Toc170260092"/>
      <w:bookmarkStart w:id="996" w:name="_Toc170260530"/>
      <w:bookmarkStart w:id="997" w:name="_Toc170260966"/>
      <w:bookmarkStart w:id="998" w:name="_Toc170261402"/>
      <w:bookmarkStart w:id="999" w:name="_Toc164668867"/>
      <w:bookmarkStart w:id="1000" w:name="_Toc170260095"/>
      <w:bookmarkStart w:id="1001" w:name="_Toc170260533"/>
      <w:bookmarkStart w:id="1002" w:name="_Toc170260969"/>
      <w:bookmarkStart w:id="1003" w:name="_Toc170261405"/>
      <w:bookmarkStart w:id="1004" w:name="_Toc164668869"/>
      <w:bookmarkStart w:id="1005" w:name="_Toc170260097"/>
      <w:bookmarkStart w:id="1006" w:name="_Toc170260535"/>
      <w:bookmarkStart w:id="1007" w:name="_Toc170260971"/>
      <w:bookmarkStart w:id="1008" w:name="_Toc170261407"/>
      <w:bookmarkStart w:id="1009" w:name="_Toc164668870"/>
      <w:bookmarkStart w:id="1010" w:name="_Toc170260098"/>
      <w:bookmarkStart w:id="1011" w:name="_Toc170260536"/>
      <w:bookmarkStart w:id="1012" w:name="_Toc170260972"/>
      <w:bookmarkStart w:id="1013" w:name="_Toc170261408"/>
      <w:bookmarkStart w:id="1014" w:name="_Toc164668871"/>
      <w:bookmarkStart w:id="1015" w:name="_Toc170260099"/>
      <w:bookmarkStart w:id="1016" w:name="_Toc170260537"/>
      <w:bookmarkStart w:id="1017" w:name="_Toc170260973"/>
      <w:bookmarkStart w:id="1018" w:name="_Toc170261409"/>
      <w:bookmarkStart w:id="1019" w:name="_Toc164668872"/>
      <w:bookmarkStart w:id="1020" w:name="_Toc170260100"/>
      <w:bookmarkStart w:id="1021" w:name="_Toc170260538"/>
      <w:bookmarkStart w:id="1022" w:name="_Toc170260974"/>
      <w:bookmarkStart w:id="1023" w:name="_Toc170261410"/>
      <w:bookmarkStart w:id="1024" w:name="_Toc164668873"/>
      <w:bookmarkStart w:id="1025" w:name="_Toc170260101"/>
      <w:bookmarkStart w:id="1026" w:name="_Toc170260539"/>
      <w:bookmarkStart w:id="1027" w:name="_Toc170260975"/>
      <w:bookmarkStart w:id="1028" w:name="_Toc170261411"/>
      <w:bookmarkStart w:id="1029" w:name="_Toc164668874"/>
      <w:bookmarkStart w:id="1030" w:name="_Toc170260102"/>
      <w:bookmarkStart w:id="1031" w:name="_Toc170260540"/>
      <w:bookmarkStart w:id="1032" w:name="_Toc170260976"/>
      <w:bookmarkStart w:id="1033" w:name="_Toc170261412"/>
      <w:bookmarkStart w:id="1034" w:name="_Toc164668875"/>
      <w:bookmarkStart w:id="1035" w:name="_Toc170260103"/>
      <w:bookmarkStart w:id="1036" w:name="_Toc170260541"/>
      <w:bookmarkStart w:id="1037" w:name="_Toc170260977"/>
      <w:bookmarkStart w:id="1038" w:name="_Toc170261413"/>
      <w:bookmarkStart w:id="1039" w:name="_Toc164668876"/>
      <w:bookmarkStart w:id="1040" w:name="_Toc170260104"/>
      <w:bookmarkStart w:id="1041" w:name="_Toc170260542"/>
      <w:bookmarkStart w:id="1042" w:name="_Toc170260978"/>
      <w:bookmarkStart w:id="1043" w:name="_Toc170261414"/>
      <w:bookmarkStart w:id="1044" w:name="_Toc164668877"/>
      <w:bookmarkStart w:id="1045" w:name="_Toc170260105"/>
      <w:bookmarkStart w:id="1046" w:name="_Toc170260543"/>
      <w:bookmarkStart w:id="1047" w:name="_Toc170260979"/>
      <w:bookmarkStart w:id="1048" w:name="_Toc170261415"/>
      <w:bookmarkStart w:id="1049" w:name="_Toc164668882"/>
      <w:bookmarkStart w:id="1050" w:name="_Toc170260110"/>
      <w:bookmarkStart w:id="1051" w:name="_Toc170260548"/>
      <w:bookmarkStart w:id="1052" w:name="_Toc170260984"/>
      <w:bookmarkStart w:id="1053" w:name="_Toc170261420"/>
      <w:bookmarkStart w:id="1054" w:name="_Toc164668884"/>
      <w:bookmarkStart w:id="1055" w:name="_Toc170260112"/>
      <w:bookmarkStart w:id="1056" w:name="_Toc170260550"/>
      <w:bookmarkStart w:id="1057" w:name="_Toc170260986"/>
      <w:bookmarkStart w:id="1058" w:name="_Toc170261422"/>
      <w:bookmarkStart w:id="1059" w:name="_Toc164668887"/>
      <w:bookmarkStart w:id="1060" w:name="_Toc170260115"/>
      <w:bookmarkStart w:id="1061" w:name="_Toc170260553"/>
      <w:bookmarkStart w:id="1062" w:name="_Toc170260989"/>
      <w:bookmarkStart w:id="1063" w:name="_Toc170261425"/>
      <w:bookmarkStart w:id="1064" w:name="_Toc164668888"/>
      <w:bookmarkStart w:id="1065" w:name="_Toc170260116"/>
      <w:bookmarkStart w:id="1066" w:name="_Toc170260554"/>
      <w:bookmarkStart w:id="1067" w:name="_Toc170260990"/>
      <w:bookmarkStart w:id="1068" w:name="_Toc170261426"/>
      <w:bookmarkStart w:id="1069" w:name="_Toc164668889"/>
      <w:bookmarkStart w:id="1070" w:name="_Toc170260117"/>
      <w:bookmarkStart w:id="1071" w:name="_Toc170260555"/>
      <w:bookmarkStart w:id="1072" w:name="_Toc170260991"/>
      <w:bookmarkStart w:id="1073" w:name="_Toc170261427"/>
      <w:bookmarkStart w:id="1074" w:name="_Toc164668891"/>
      <w:bookmarkStart w:id="1075" w:name="_Toc170260119"/>
      <w:bookmarkStart w:id="1076" w:name="_Toc170260557"/>
      <w:bookmarkStart w:id="1077" w:name="_Toc170260993"/>
      <w:bookmarkStart w:id="1078" w:name="_Toc170261429"/>
      <w:bookmarkStart w:id="1079" w:name="_Toc164668893"/>
      <w:bookmarkStart w:id="1080" w:name="_Toc170260121"/>
      <w:bookmarkStart w:id="1081" w:name="_Toc170260559"/>
      <w:bookmarkStart w:id="1082" w:name="_Toc170260995"/>
      <w:bookmarkStart w:id="1083" w:name="_Toc170261431"/>
      <w:bookmarkStart w:id="1084" w:name="_Toc164668897"/>
      <w:bookmarkStart w:id="1085" w:name="_Toc170260125"/>
      <w:bookmarkStart w:id="1086" w:name="_Toc170260563"/>
      <w:bookmarkStart w:id="1087" w:name="_Toc170260999"/>
      <w:bookmarkStart w:id="1088" w:name="_Toc170261435"/>
      <w:bookmarkStart w:id="1089" w:name="_Toc164668898"/>
      <w:bookmarkStart w:id="1090" w:name="_Toc170260126"/>
      <w:bookmarkStart w:id="1091" w:name="_Toc170260564"/>
      <w:bookmarkStart w:id="1092" w:name="_Toc170261000"/>
      <w:bookmarkStart w:id="1093" w:name="_Toc170261436"/>
      <w:bookmarkStart w:id="1094" w:name="_Toc164668899"/>
      <w:bookmarkStart w:id="1095" w:name="_Toc170260127"/>
      <w:bookmarkStart w:id="1096" w:name="_Toc170260565"/>
      <w:bookmarkStart w:id="1097" w:name="_Toc170261001"/>
      <w:bookmarkStart w:id="1098" w:name="_Toc170261437"/>
      <w:bookmarkStart w:id="1099" w:name="_Toc164668901"/>
      <w:bookmarkStart w:id="1100" w:name="_Toc170260129"/>
      <w:bookmarkStart w:id="1101" w:name="_Toc170260567"/>
      <w:bookmarkStart w:id="1102" w:name="_Toc170261003"/>
      <w:bookmarkStart w:id="1103" w:name="_Toc170261439"/>
      <w:bookmarkStart w:id="1104" w:name="_Toc164668902"/>
      <w:bookmarkStart w:id="1105" w:name="_Toc170260130"/>
      <w:bookmarkStart w:id="1106" w:name="_Toc170260568"/>
      <w:bookmarkStart w:id="1107" w:name="_Toc170261004"/>
      <w:bookmarkStart w:id="1108" w:name="_Toc170261440"/>
      <w:bookmarkStart w:id="1109" w:name="_Toc164668903"/>
      <w:bookmarkStart w:id="1110" w:name="_Toc170260131"/>
      <w:bookmarkStart w:id="1111" w:name="_Toc170260569"/>
      <w:bookmarkStart w:id="1112" w:name="_Toc170261005"/>
      <w:bookmarkStart w:id="1113" w:name="_Toc170261441"/>
      <w:bookmarkStart w:id="1114" w:name="_Toc164668904"/>
      <w:bookmarkStart w:id="1115" w:name="_Toc170260132"/>
      <w:bookmarkStart w:id="1116" w:name="_Toc170260570"/>
      <w:bookmarkStart w:id="1117" w:name="_Toc170261006"/>
      <w:bookmarkStart w:id="1118" w:name="_Toc170261442"/>
      <w:bookmarkStart w:id="1119" w:name="_Toc164668906"/>
      <w:bookmarkStart w:id="1120" w:name="_Toc170260134"/>
      <w:bookmarkStart w:id="1121" w:name="_Toc170260572"/>
      <w:bookmarkStart w:id="1122" w:name="_Toc170261008"/>
      <w:bookmarkStart w:id="1123" w:name="_Toc170261444"/>
      <w:bookmarkStart w:id="1124" w:name="_Toc164668908"/>
      <w:bookmarkStart w:id="1125" w:name="_Toc170260136"/>
      <w:bookmarkStart w:id="1126" w:name="_Toc170260574"/>
      <w:bookmarkStart w:id="1127" w:name="_Toc170261010"/>
      <w:bookmarkStart w:id="1128" w:name="_Toc170261446"/>
      <w:bookmarkStart w:id="1129" w:name="_Toc164668910"/>
      <w:bookmarkStart w:id="1130" w:name="_Toc170260138"/>
      <w:bookmarkStart w:id="1131" w:name="_Toc170260576"/>
      <w:bookmarkStart w:id="1132" w:name="_Toc170261012"/>
      <w:bookmarkStart w:id="1133" w:name="_Toc170261448"/>
      <w:bookmarkStart w:id="1134" w:name="_Toc164668915"/>
      <w:bookmarkStart w:id="1135" w:name="_Toc170260143"/>
      <w:bookmarkStart w:id="1136" w:name="_Toc170260581"/>
      <w:bookmarkStart w:id="1137" w:name="_Toc170261017"/>
      <w:bookmarkStart w:id="1138" w:name="_Toc170261453"/>
      <w:bookmarkStart w:id="1139" w:name="_Toc164668916"/>
      <w:bookmarkStart w:id="1140" w:name="_Toc170260144"/>
      <w:bookmarkStart w:id="1141" w:name="_Toc170260582"/>
      <w:bookmarkStart w:id="1142" w:name="_Toc170261018"/>
      <w:bookmarkStart w:id="1143" w:name="_Toc170261454"/>
      <w:bookmarkStart w:id="1144" w:name="_Toc164668917"/>
      <w:bookmarkStart w:id="1145" w:name="_Toc170260145"/>
      <w:bookmarkStart w:id="1146" w:name="_Toc170260583"/>
      <w:bookmarkStart w:id="1147" w:name="_Toc170261019"/>
      <w:bookmarkStart w:id="1148" w:name="_Toc170261455"/>
      <w:bookmarkStart w:id="1149" w:name="_Toc164668919"/>
      <w:bookmarkStart w:id="1150" w:name="_Toc170260147"/>
      <w:bookmarkStart w:id="1151" w:name="_Toc170260585"/>
      <w:bookmarkStart w:id="1152" w:name="_Toc170261021"/>
      <w:bookmarkStart w:id="1153" w:name="_Toc170261457"/>
      <w:bookmarkStart w:id="1154" w:name="_Toc164668920"/>
      <w:bookmarkStart w:id="1155" w:name="_Toc170260148"/>
      <w:bookmarkStart w:id="1156" w:name="_Toc170260586"/>
      <w:bookmarkStart w:id="1157" w:name="_Toc170261022"/>
      <w:bookmarkStart w:id="1158" w:name="_Toc170261458"/>
      <w:bookmarkStart w:id="1159" w:name="_Toc164668922"/>
      <w:bookmarkStart w:id="1160" w:name="_Toc170260150"/>
      <w:bookmarkStart w:id="1161" w:name="_Toc170260588"/>
      <w:bookmarkStart w:id="1162" w:name="_Toc170261024"/>
      <w:bookmarkStart w:id="1163" w:name="_Toc170261460"/>
      <w:bookmarkStart w:id="1164" w:name="_Toc164668924"/>
      <w:bookmarkStart w:id="1165" w:name="_Toc170260152"/>
      <w:bookmarkStart w:id="1166" w:name="_Toc170260590"/>
      <w:bookmarkStart w:id="1167" w:name="_Toc170261026"/>
      <w:bookmarkStart w:id="1168" w:name="_Toc170261462"/>
      <w:bookmarkStart w:id="1169" w:name="_Toc164668925"/>
      <w:bookmarkStart w:id="1170" w:name="_Toc170260153"/>
      <w:bookmarkStart w:id="1171" w:name="_Toc170260591"/>
      <w:bookmarkStart w:id="1172" w:name="_Toc170261027"/>
      <w:bookmarkStart w:id="1173" w:name="_Toc170261463"/>
      <w:bookmarkStart w:id="1174" w:name="_Toc164668926"/>
      <w:bookmarkStart w:id="1175" w:name="_Toc170260154"/>
      <w:bookmarkStart w:id="1176" w:name="_Toc170260592"/>
      <w:bookmarkStart w:id="1177" w:name="_Toc170261028"/>
      <w:bookmarkStart w:id="1178" w:name="_Toc170261464"/>
      <w:bookmarkStart w:id="1179" w:name="_Toc164668927"/>
      <w:bookmarkStart w:id="1180" w:name="_Toc170260155"/>
      <w:bookmarkStart w:id="1181" w:name="_Toc170260593"/>
      <w:bookmarkStart w:id="1182" w:name="_Toc170261029"/>
      <w:bookmarkStart w:id="1183" w:name="_Toc170261465"/>
      <w:bookmarkStart w:id="1184" w:name="_Toc164668928"/>
      <w:bookmarkStart w:id="1185" w:name="_Toc170260156"/>
      <w:bookmarkStart w:id="1186" w:name="_Toc170260594"/>
      <w:bookmarkStart w:id="1187" w:name="_Toc170261030"/>
      <w:bookmarkStart w:id="1188" w:name="_Toc170261466"/>
      <w:bookmarkStart w:id="1189" w:name="_Toc164668931"/>
      <w:bookmarkStart w:id="1190" w:name="_Toc170260159"/>
      <w:bookmarkStart w:id="1191" w:name="_Toc170260597"/>
      <w:bookmarkStart w:id="1192" w:name="_Toc170261033"/>
      <w:bookmarkStart w:id="1193" w:name="_Toc170261469"/>
      <w:bookmarkStart w:id="1194" w:name="_Toc164668944"/>
      <w:bookmarkStart w:id="1195" w:name="_Toc170260172"/>
      <w:bookmarkStart w:id="1196" w:name="_Toc170260610"/>
      <w:bookmarkStart w:id="1197" w:name="_Toc170261046"/>
      <w:bookmarkStart w:id="1198" w:name="_Toc170261482"/>
      <w:bookmarkStart w:id="1199" w:name="_Toc164668946"/>
      <w:bookmarkStart w:id="1200" w:name="_Toc170260174"/>
      <w:bookmarkStart w:id="1201" w:name="_Toc170260612"/>
      <w:bookmarkStart w:id="1202" w:name="_Toc170261048"/>
      <w:bookmarkStart w:id="1203" w:name="_Toc170261484"/>
      <w:bookmarkStart w:id="1204" w:name="_Toc164668947"/>
      <w:bookmarkStart w:id="1205" w:name="_Toc170260175"/>
      <w:bookmarkStart w:id="1206" w:name="_Toc170260613"/>
      <w:bookmarkStart w:id="1207" w:name="_Toc170261049"/>
      <w:bookmarkStart w:id="1208" w:name="_Toc170261485"/>
      <w:bookmarkStart w:id="1209" w:name="_Toc164668948"/>
      <w:bookmarkStart w:id="1210" w:name="_Toc170260176"/>
      <w:bookmarkStart w:id="1211" w:name="_Toc170260614"/>
      <w:bookmarkStart w:id="1212" w:name="_Toc170261050"/>
      <w:bookmarkStart w:id="1213" w:name="_Toc170261486"/>
      <w:bookmarkStart w:id="1214" w:name="_Toc164668950"/>
      <w:bookmarkStart w:id="1215" w:name="_Toc170260178"/>
      <w:bookmarkStart w:id="1216" w:name="_Toc170260616"/>
      <w:bookmarkStart w:id="1217" w:name="_Toc170261052"/>
      <w:bookmarkStart w:id="1218" w:name="_Toc170261488"/>
      <w:bookmarkStart w:id="1219" w:name="_Toc164668951"/>
      <w:bookmarkStart w:id="1220" w:name="_Toc170260179"/>
      <w:bookmarkStart w:id="1221" w:name="_Toc170260617"/>
      <w:bookmarkStart w:id="1222" w:name="_Toc170261053"/>
      <w:bookmarkStart w:id="1223" w:name="_Toc170261489"/>
      <w:bookmarkStart w:id="1224" w:name="_Toc164668952"/>
      <w:bookmarkStart w:id="1225" w:name="_Toc170260180"/>
      <w:bookmarkStart w:id="1226" w:name="_Toc170260618"/>
      <w:bookmarkStart w:id="1227" w:name="_Toc170261054"/>
      <w:bookmarkStart w:id="1228" w:name="_Toc170261490"/>
      <w:bookmarkStart w:id="1229" w:name="_Toc164668954"/>
      <w:bookmarkStart w:id="1230" w:name="_Toc170260182"/>
      <w:bookmarkStart w:id="1231" w:name="_Toc170260620"/>
      <w:bookmarkStart w:id="1232" w:name="_Toc170261056"/>
      <w:bookmarkStart w:id="1233" w:name="_Toc170261492"/>
      <w:bookmarkStart w:id="1234" w:name="_Toc164668956"/>
      <w:bookmarkStart w:id="1235" w:name="_Toc170260184"/>
      <w:bookmarkStart w:id="1236" w:name="_Toc170260622"/>
      <w:bookmarkStart w:id="1237" w:name="_Toc170261058"/>
      <w:bookmarkStart w:id="1238" w:name="_Toc170261494"/>
      <w:bookmarkStart w:id="1239" w:name="_Toc164668963"/>
      <w:bookmarkStart w:id="1240" w:name="_Toc170260191"/>
      <w:bookmarkStart w:id="1241" w:name="_Toc170260629"/>
      <w:bookmarkStart w:id="1242" w:name="_Toc170261065"/>
      <w:bookmarkStart w:id="1243" w:name="_Toc170261501"/>
      <w:bookmarkStart w:id="1244" w:name="_Toc164668965"/>
      <w:bookmarkStart w:id="1245" w:name="_Toc170260193"/>
      <w:bookmarkStart w:id="1246" w:name="_Toc170260631"/>
      <w:bookmarkStart w:id="1247" w:name="_Toc170261067"/>
      <w:bookmarkStart w:id="1248" w:name="_Toc170261503"/>
      <w:bookmarkStart w:id="1249" w:name="_Toc164668967"/>
      <w:bookmarkStart w:id="1250" w:name="_Toc170260195"/>
      <w:bookmarkStart w:id="1251" w:name="_Toc170260633"/>
      <w:bookmarkStart w:id="1252" w:name="_Toc170261069"/>
      <w:bookmarkStart w:id="1253" w:name="_Toc170261505"/>
      <w:bookmarkStart w:id="1254" w:name="_Toc164668969"/>
      <w:bookmarkStart w:id="1255" w:name="_Toc170260197"/>
      <w:bookmarkStart w:id="1256" w:name="_Toc170260635"/>
      <w:bookmarkStart w:id="1257" w:name="_Toc170261071"/>
      <w:bookmarkStart w:id="1258" w:name="_Toc170261507"/>
      <w:bookmarkStart w:id="1259" w:name="_Toc164668971"/>
      <w:bookmarkStart w:id="1260" w:name="_Toc170260199"/>
      <w:bookmarkStart w:id="1261" w:name="_Toc170260637"/>
      <w:bookmarkStart w:id="1262" w:name="_Toc170261073"/>
      <w:bookmarkStart w:id="1263" w:name="_Toc170261509"/>
      <w:bookmarkStart w:id="1264" w:name="_Toc164668978"/>
      <w:bookmarkStart w:id="1265" w:name="_Toc170260206"/>
      <w:bookmarkStart w:id="1266" w:name="_Toc170260644"/>
      <w:bookmarkStart w:id="1267" w:name="_Toc170261080"/>
      <w:bookmarkStart w:id="1268" w:name="_Toc170261516"/>
      <w:bookmarkStart w:id="1269" w:name="_Toc164668980"/>
      <w:bookmarkStart w:id="1270" w:name="_Toc170260208"/>
      <w:bookmarkStart w:id="1271" w:name="_Toc170260646"/>
      <w:bookmarkStart w:id="1272" w:name="_Toc170261082"/>
      <w:bookmarkStart w:id="1273" w:name="_Toc170261518"/>
      <w:bookmarkStart w:id="1274" w:name="_Toc164668982"/>
      <w:bookmarkStart w:id="1275" w:name="_Toc170260210"/>
      <w:bookmarkStart w:id="1276" w:name="_Toc170260648"/>
      <w:bookmarkStart w:id="1277" w:name="_Toc170261084"/>
      <w:bookmarkStart w:id="1278" w:name="_Toc170261520"/>
      <w:bookmarkStart w:id="1279" w:name="_Toc164668983"/>
      <w:bookmarkStart w:id="1280" w:name="_Toc170260211"/>
      <w:bookmarkStart w:id="1281" w:name="_Toc170260649"/>
      <w:bookmarkStart w:id="1282" w:name="_Toc170261085"/>
      <w:bookmarkStart w:id="1283" w:name="_Toc170261521"/>
      <w:bookmarkStart w:id="1284" w:name="_Toc164668984"/>
      <w:bookmarkStart w:id="1285" w:name="_Toc170260212"/>
      <w:bookmarkStart w:id="1286" w:name="_Toc170260650"/>
      <w:bookmarkStart w:id="1287" w:name="_Toc170261086"/>
      <w:bookmarkStart w:id="1288" w:name="_Toc170261522"/>
      <w:bookmarkStart w:id="1289" w:name="_Toc164668986"/>
      <w:bookmarkStart w:id="1290" w:name="_Toc170260214"/>
      <w:bookmarkStart w:id="1291" w:name="_Toc170260652"/>
      <w:bookmarkStart w:id="1292" w:name="_Toc170261088"/>
      <w:bookmarkStart w:id="1293" w:name="_Toc170261524"/>
      <w:bookmarkStart w:id="1294" w:name="_Toc164668990"/>
      <w:bookmarkStart w:id="1295" w:name="_Toc170260218"/>
      <w:bookmarkStart w:id="1296" w:name="_Toc170260656"/>
      <w:bookmarkStart w:id="1297" w:name="_Toc170261092"/>
      <w:bookmarkStart w:id="1298" w:name="_Toc170261528"/>
      <w:bookmarkStart w:id="1299" w:name="_Toc164668991"/>
      <w:bookmarkStart w:id="1300" w:name="_Toc170260219"/>
      <w:bookmarkStart w:id="1301" w:name="_Toc170260657"/>
      <w:bookmarkStart w:id="1302" w:name="_Toc170261093"/>
      <w:bookmarkStart w:id="1303" w:name="_Toc170261529"/>
      <w:bookmarkStart w:id="1304" w:name="_Toc164668993"/>
      <w:bookmarkStart w:id="1305" w:name="_Toc170260221"/>
      <w:bookmarkStart w:id="1306" w:name="_Toc170260659"/>
      <w:bookmarkStart w:id="1307" w:name="_Toc170261095"/>
      <w:bookmarkStart w:id="1308" w:name="_Toc170261531"/>
      <w:bookmarkStart w:id="1309" w:name="_Toc89057503"/>
      <w:bookmarkStart w:id="1310" w:name="_Toc356300986"/>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r w:rsidRPr="00223391">
        <w:t>Installation Error Messages</w:t>
      </w:r>
      <w:bookmarkEnd w:id="1310"/>
    </w:p>
    <w:p w:rsidR="002F40DA" w:rsidRPr="00223391" w:rsidRDefault="002F40DA" w:rsidP="002F40DA">
      <w:r w:rsidRPr="00223391">
        <w:t>Below follows a list of error messages that may occur during installation. Typically, each of these error messages will indicate a lack of privileges or a lack of resources:</w:t>
      </w:r>
    </w:p>
    <w:p w:rsidR="002F40DA" w:rsidRPr="00223391" w:rsidRDefault="002F40DA" w:rsidP="002F40DA"/>
    <w:p w:rsidR="002F40DA" w:rsidRPr="00223391" w:rsidRDefault="002F40DA" w:rsidP="002F40DA">
      <w:r w:rsidRPr="00223391">
        <w:t>An installation must be performed by a system manager who has appropriate privileges to install software within the operating system (i.e., must be a Windows Administrator).</w:t>
      </w:r>
    </w:p>
    <w:p w:rsidR="002F40DA" w:rsidRPr="00223391" w:rsidRDefault="002F40DA" w:rsidP="002F40DA"/>
    <w:p w:rsidR="002F40DA" w:rsidRPr="00223391" w:rsidRDefault="002F40DA" w:rsidP="002F40DA">
      <w:r w:rsidRPr="00223391">
        <w:t>If networked resources are used during an installation, the all systems must be connected using a stable network.</w:t>
      </w:r>
    </w:p>
    <w:p w:rsidR="002F40DA" w:rsidRPr="00223391" w:rsidRDefault="002F40DA" w:rsidP="002F40DA"/>
    <w:p w:rsidR="002F40DA" w:rsidRPr="00223391" w:rsidRDefault="002F40DA" w:rsidP="002F40DA">
      <w:r w:rsidRPr="00223391">
        <w:t>The target system must have sufficient disk space to receive the software that is to be installed (at least 300MB of free disk space)</w:t>
      </w:r>
    </w:p>
    <w:p w:rsidR="002F40DA" w:rsidRPr="00571CB7" w:rsidRDefault="002F40DA" w:rsidP="002F40DA">
      <w:pPr>
        <w:rPr>
          <w:strike/>
        </w:rPr>
      </w:pPr>
    </w:p>
    <w:p w:rsidR="002F40DA" w:rsidRPr="00223391" w:rsidRDefault="002F40DA" w:rsidP="002F40DA">
      <w:r w:rsidRPr="00223391">
        <w:t>The messages itemized below may be produced during an installation. If any of these messages appear, contact Customer Support for assistance.</w:t>
      </w:r>
    </w:p>
    <w:p w:rsidR="002F40DA" w:rsidRPr="00223391" w:rsidRDefault="002F40DA" w:rsidP="002F40DA"/>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Unable to create batch file for (</w:t>
      </w:r>
      <w:proofErr w:type="gramStart"/>
      <w:r w:rsidRPr="00223391">
        <w:rPr>
          <w:rFonts w:ascii="Courier New" w:hAnsi="Courier New" w:cs="Courier New"/>
          <w:sz w:val="18"/>
          <w:szCs w:val="18"/>
        </w:rPr>
        <w:t>un)</w:t>
      </w:r>
      <w:proofErr w:type="gramEnd"/>
      <w:r w:rsidRPr="00223391">
        <w:rPr>
          <w:rFonts w:ascii="Courier New" w:hAnsi="Courier New" w:cs="Courier New"/>
          <w:sz w:val="18"/>
          <w:szCs w:val="18"/>
        </w:rPr>
        <w:t>registering OCX files.</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Could not close batch file (for processing OCX files)</w:t>
      </w:r>
      <w:proofErr w:type="gramStart"/>
      <w:r w:rsidRPr="00223391">
        <w:rPr>
          <w:rFonts w:ascii="Courier New" w:hAnsi="Courier New" w:cs="Courier New"/>
          <w:sz w:val="18"/>
          <w:szCs w:val="18"/>
        </w:rPr>
        <w:t>.</w:t>
      </w:r>
      <w:proofErr w:type="gramEnd"/>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Unable to process OCX files.</w:t>
      </w:r>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create batch file.</w:t>
      </w:r>
      <w:proofErr w:type="gramEnd"/>
    </w:p>
    <w:p w:rsidR="002F40DA" w:rsidRPr="00223391" w:rsidRDefault="002F40DA" w:rsidP="002F40DA">
      <w:pPr>
        <w:pStyle w:val="Body"/>
        <w:ind w:left="720"/>
        <w:rPr>
          <w:rFonts w:ascii="Courier New" w:hAnsi="Courier New" w:cs="Courier New"/>
          <w:sz w:val="18"/>
          <w:szCs w:val="18"/>
        </w:rPr>
      </w:pPr>
      <w:proofErr w:type="spellStart"/>
      <w:r w:rsidRPr="00223391">
        <w:rPr>
          <w:rFonts w:ascii="Courier New" w:hAnsi="Courier New" w:cs="Courier New"/>
          <w:sz w:val="18"/>
          <w:szCs w:val="18"/>
        </w:rPr>
        <w:t>WriteLine</w:t>
      </w:r>
      <w:proofErr w:type="spellEnd"/>
      <w:r w:rsidRPr="00223391">
        <w:rPr>
          <w:rFonts w:ascii="Courier New" w:hAnsi="Courier New" w:cs="Courier New"/>
          <w:sz w:val="18"/>
          <w:szCs w:val="18"/>
        </w:rPr>
        <w:t xml:space="preserve"> to batch file failed (select ISS file).</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Could not close batch file (select ISS file).</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lastRenderedPageBreak/>
        <w:t>Unable to update ISS file.</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 xml:space="preserve">Unable to run </w:t>
      </w:r>
      <w:proofErr w:type="spellStart"/>
      <w:r w:rsidRPr="00223391">
        <w:rPr>
          <w:rFonts w:ascii="Courier New" w:hAnsi="Courier New" w:cs="Courier New"/>
          <w:sz w:val="18"/>
          <w:szCs w:val="18"/>
        </w:rPr>
        <w:t>Caché</w:t>
      </w:r>
      <w:proofErr w:type="spellEnd"/>
      <w:r w:rsidRPr="00223391">
        <w:rPr>
          <w:rFonts w:ascii="Courier New" w:hAnsi="Courier New" w:cs="Courier New"/>
          <w:sz w:val="18"/>
          <w:szCs w:val="18"/>
        </w:rPr>
        <w:t xml:space="preserve"> Silent Install</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Could not close file "xxx".</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 xml:space="preserve">Could not perform </w:t>
      </w:r>
      <w:proofErr w:type="spellStart"/>
      <w:r w:rsidRPr="00223391">
        <w:rPr>
          <w:rFonts w:ascii="Courier New" w:hAnsi="Courier New" w:cs="Courier New"/>
          <w:sz w:val="18"/>
          <w:szCs w:val="18"/>
        </w:rPr>
        <w:t>Caché</w:t>
      </w:r>
      <w:proofErr w:type="spellEnd"/>
      <w:r w:rsidRPr="00223391">
        <w:rPr>
          <w:rFonts w:ascii="Courier New" w:hAnsi="Courier New" w:cs="Courier New"/>
          <w:sz w:val="18"/>
          <w:szCs w:val="18"/>
        </w:rPr>
        <w:t xml:space="preserve"> Silent Install: xxx</w:t>
      </w:r>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stop </w:t>
      </w:r>
      <w:proofErr w:type="spellStart"/>
      <w:r w:rsidRPr="00223391">
        <w:rPr>
          <w:rFonts w:ascii="Courier New" w:hAnsi="Courier New" w:cs="Courier New"/>
          <w:sz w:val="18"/>
          <w:szCs w:val="18"/>
        </w:rPr>
        <w:t>Caché</w:t>
      </w:r>
      <w:proofErr w:type="spellEnd"/>
      <w:r w:rsidRPr="00223391">
        <w:rPr>
          <w:rFonts w:ascii="Courier New" w:hAnsi="Courier New" w:cs="Courier New"/>
          <w:sz w:val="18"/>
          <w:szCs w:val="18"/>
        </w:rPr>
        <w:t>.</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create batch file to purge temporary files.</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Purge Temporary Files for </w:t>
      </w:r>
      <w:proofErr w:type="spellStart"/>
      <w:r w:rsidRPr="00223391">
        <w:rPr>
          <w:rFonts w:ascii="Courier New" w:hAnsi="Courier New" w:cs="Courier New"/>
          <w:sz w:val="18"/>
          <w:szCs w:val="18"/>
        </w:rPr>
        <w:t>Caché</w:t>
      </w:r>
      <w:proofErr w:type="spellEnd"/>
      <w:r w:rsidRPr="00223391">
        <w:rPr>
          <w:rFonts w:ascii="Courier New" w:hAnsi="Courier New" w:cs="Courier New"/>
          <w:sz w:val="18"/>
          <w:szCs w:val="18"/>
        </w:rPr>
        <w:t xml:space="preserve"> Installation.</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restart </w:t>
      </w:r>
      <w:proofErr w:type="spellStart"/>
      <w:r w:rsidRPr="00223391">
        <w:rPr>
          <w:rFonts w:ascii="Courier New" w:hAnsi="Courier New" w:cs="Courier New"/>
          <w:sz w:val="18"/>
          <w:szCs w:val="18"/>
        </w:rPr>
        <w:t>Caché</w:t>
      </w:r>
      <w:proofErr w:type="spellEnd"/>
      <w:r w:rsidRPr="00223391">
        <w:rPr>
          <w:rFonts w:ascii="Courier New" w:hAnsi="Courier New" w:cs="Courier New"/>
          <w:sz w:val="18"/>
          <w:szCs w:val="18"/>
        </w:rPr>
        <w:t>.</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create ZSTU routine file.</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create batch file to load ZSTU routine.</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import ZSTU routine.</w:t>
      </w:r>
      <w:proofErr w:type="gramEnd"/>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import ZSTU routine</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Read message in xxx</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Unable to import ZSTU routine</w:t>
      </w:r>
      <w:r w:rsidRPr="00223391">
        <w:rPr>
          <w:rFonts w:ascii="Courier New" w:hAnsi="Courier New" w:cs="Courier New"/>
          <w:sz w:val="18"/>
          <w:szCs w:val="18"/>
        </w:rPr>
        <w:br/>
        <w:t>xxx</w:t>
      </w:r>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create batch file to load DICOM application routines.</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import DICOM application routines.</w:t>
      </w:r>
      <w:proofErr w:type="gramEnd"/>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import DICOM application routines</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Read message in xxx</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Unable to import DICOM application routines</w:t>
      </w:r>
      <w:r w:rsidRPr="00223391">
        <w:rPr>
          <w:rFonts w:ascii="Courier New" w:hAnsi="Courier New" w:cs="Courier New"/>
          <w:sz w:val="18"/>
          <w:szCs w:val="18"/>
        </w:rPr>
        <w:br/>
        <w:t>xxx</w:t>
      </w:r>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purge obsolete global variables.</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create DICOM Global Variable Save file.</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create batch file to load DICOM Global Variables.</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import DICOM global variables.</w:t>
      </w:r>
      <w:proofErr w:type="gramEnd"/>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import DICOM application routines</w:t>
      </w:r>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stop </w:t>
      </w:r>
      <w:proofErr w:type="spellStart"/>
      <w:r w:rsidRPr="00223391">
        <w:rPr>
          <w:rFonts w:ascii="Courier New" w:hAnsi="Courier New" w:cs="Courier New"/>
          <w:sz w:val="18"/>
          <w:szCs w:val="18"/>
        </w:rPr>
        <w:t>Caché</w:t>
      </w:r>
      <w:proofErr w:type="spellEnd"/>
      <w:r w:rsidRPr="00223391">
        <w:rPr>
          <w:rFonts w:ascii="Courier New" w:hAnsi="Courier New" w:cs="Courier New"/>
          <w:sz w:val="18"/>
          <w:szCs w:val="18"/>
        </w:rPr>
        <w:t>.</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create batch file to load DICOM Global Variables.</w:t>
      </w:r>
      <w:proofErr w:type="gramEnd"/>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Unable (re)initialize Text Data Directories.</w:t>
      </w:r>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run Master File Update.</w:t>
      </w:r>
      <w:proofErr w:type="gramEnd"/>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Unable to obtain status of Master File Update</w:t>
      </w:r>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Cannot locate notepad.exe.</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Unable to display error log from Master File Update.</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save </w:t>
      </w:r>
      <w:proofErr w:type="spellStart"/>
      <w:r w:rsidRPr="00223391">
        <w:rPr>
          <w:rFonts w:ascii="Courier New" w:hAnsi="Courier New" w:cs="Courier New"/>
          <w:sz w:val="18"/>
          <w:szCs w:val="18"/>
        </w:rPr>
        <w:t>DICOM_Look_Here</w:t>
      </w:r>
      <w:proofErr w:type="spellEnd"/>
      <w:r w:rsidRPr="00223391">
        <w:rPr>
          <w:rFonts w:ascii="Courier New" w:hAnsi="Courier New" w:cs="Courier New"/>
          <w:sz w:val="18"/>
          <w:szCs w:val="18"/>
        </w:rPr>
        <w:t xml:space="preserve"> in Registry.</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save </w:t>
      </w:r>
      <w:proofErr w:type="spellStart"/>
      <w:r w:rsidRPr="00223391">
        <w:rPr>
          <w:rFonts w:ascii="Courier New" w:hAnsi="Courier New" w:cs="Courier New"/>
          <w:sz w:val="18"/>
          <w:szCs w:val="18"/>
        </w:rPr>
        <w:t>DICOM_Cache_Drive</w:t>
      </w:r>
      <w:proofErr w:type="spellEnd"/>
      <w:r w:rsidRPr="00223391">
        <w:rPr>
          <w:rFonts w:ascii="Courier New" w:hAnsi="Courier New" w:cs="Courier New"/>
          <w:sz w:val="18"/>
          <w:szCs w:val="18"/>
        </w:rPr>
        <w:t xml:space="preserve"> in Registry.</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lastRenderedPageBreak/>
        <w:t xml:space="preserve">Unable to save </w:t>
      </w:r>
      <w:proofErr w:type="spellStart"/>
      <w:r w:rsidRPr="00223391">
        <w:rPr>
          <w:rFonts w:ascii="Courier New" w:hAnsi="Courier New" w:cs="Courier New"/>
          <w:sz w:val="18"/>
          <w:szCs w:val="18"/>
        </w:rPr>
        <w:t>DICOM_Text_Drive</w:t>
      </w:r>
      <w:proofErr w:type="spellEnd"/>
      <w:r w:rsidRPr="00223391">
        <w:rPr>
          <w:rFonts w:ascii="Courier New" w:hAnsi="Courier New" w:cs="Courier New"/>
          <w:sz w:val="18"/>
          <w:szCs w:val="18"/>
        </w:rPr>
        <w:t xml:space="preserve"> in Registry.</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save </w:t>
      </w:r>
      <w:proofErr w:type="spellStart"/>
      <w:r w:rsidRPr="00223391">
        <w:rPr>
          <w:rFonts w:ascii="Courier New" w:hAnsi="Courier New" w:cs="Courier New"/>
          <w:sz w:val="18"/>
          <w:szCs w:val="18"/>
        </w:rPr>
        <w:t>DICOM_Image_Drive</w:t>
      </w:r>
      <w:proofErr w:type="spellEnd"/>
      <w:r w:rsidRPr="00223391">
        <w:rPr>
          <w:rFonts w:ascii="Courier New" w:hAnsi="Courier New" w:cs="Courier New"/>
          <w:sz w:val="18"/>
          <w:szCs w:val="18"/>
        </w:rPr>
        <w:t xml:space="preserve"> in Registry.</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save </w:t>
      </w:r>
      <w:proofErr w:type="spellStart"/>
      <w:r w:rsidRPr="00223391">
        <w:rPr>
          <w:rFonts w:ascii="Courier New" w:hAnsi="Courier New" w:cs="Courier New"/>
          <w:sz w:val="18"/>
          <w:szCs w:val="18"/>
        </w:rPr>
        <w:t>DICOM_Dictionary_Drive</w:t>
      </w:r>
      <w:proofErr w:type="spellEnd"/>
      <w:r w:rsidRPr="00223391">
        <w:rPr>
          <w:rFonts w:ascii="Courier New" w:hAnsi="Courier New" w:cs="Courier New"/>
          <w:sz w:val="18"/>
          <w:szCs w:val="18"/>
        </w:rPr>
        <w:t xml:space="preserve"> in Registry.</w:t>
      </w:r>
      <w:proofErr w:type="gramEnd"/>
    </w:p>
    <w:p w:rsidR="002F40DA" w:rsidRPr="00223391" w:rsidRDefault="002F40DA" w:rsidP="002F40DA">
      <w:pPr>
        <w:pStyle w:val="Body"/>
        <w:ind w:left="720"/>
        <w:rPr>
          <w:rFonts w:ascii="Courier New" w:hAnsi="Courier New" w:cs="Courier New"/>
          <w:sz w:val="18"/>
          <w:szCs w:val="18"/>
        </w:rPr>
      </w:pPr>
      <w:proofErr w:type="gramStart"/>
      <w:r w:rsidRPr="00223391">
        <w:rPr>
          <w:rFonts w:ascii="Courier New" w:hAnsi="Courier New" w:cs="Courier New"/>
          <w:sz w:val="18"/>
          <w:szCs w:val="18"/>
        </w:rPr>
        <w:t xml:space="preserve">Unable to save </w:t>
      </w:r>
      <w:proofErr w:type="spellStart"/>
      <w:r w:rsidRPr="00223391">
        <w:rPr>
          <w:rFonts w:ascii="Courier New" w:hAnsi="Courier New" w:cs="Courier New"/>
          <w:sz w:val="18"/>
          <w:szCs w:val="18"/>
        </w:rPr>
        <w:t>DICOM_Text_Drive</w:t>
      </w:r>
      <w:proofErr w:type="spellEnd"/>
      <w:r w:rsidRPr="00223391">
        <w:rPr>
          <w:rFonts w:ascii="Courier New" w:hAnsi="Courier New" w:cs="Courier New"/>
          <w:sz w:val="18"/>
          <w:szCs w:val="18"/>
        </w:rPr>
        <w:t xml:space="preserve"> in Registry.</w:t>
      </w:r>
      <w:proofErr w:type="gramEnd"/>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Error in Set Up</w:t>
      </w:r>
      <w:proofErr w:type="gramStart"/>
      <w:r w:rsidRPr="00223391">
        <w:rPr>
          <w:rFonts w:ascii="Courier New" w:hAnsi="Courier New" w:cs="Courier New"/>
          <w:sz w:val="18"/>
          <w:szCs w:val="18"/>
        </w:rPr>
        <w:t>:</w:t>
      </w:r>
      <w:proofErr w:type="gramEnd"/>
      <w:r w:rsidRPr="00223391">
        <w:rPr>
          <w:rFonts w:ascii="Courier New" w:hAnsi="Courier New" w:cs="Courier New"/>
          <w:sz w:val="18"/>
          <w:szCs w:val="18"/>
        </w:rPr>
        <w:br/>
        <w:t>Destination for Text Data is invalid.</w:t>
      </w:r>
      <w:r w:rsidRPr="00223391">
        <w:rPr>
          <w:rFonts w:ascii="Courier New" w:hAnsi="Courier New" w:cs="Courier New"/>
          <w:sz w:val="18"/>
          <w:szCs w:val="18"/>
        </w:rPr>
        <w:br/>
        <w:t>Selected destination is "x"</w:t>
      </w:r>
      <w:r w:rsidRPr="00223391">
        <w:rPr>
          <w:rFonts w:ascii="Courier New" w:hAnsi="Courier New" w:cs="Courier New"/>
          <w:sz w:val="18"/>
          <w:szCs w:val="18"/>
        </w:rPr>
        <w:br/>
        <w:t>should be "xxx".</w:t>
      </w:r>
      <w:r w:rsidRPr="00223391">
        <w:rPr>
          <w:rFonts w:ascii="Courier New" w:hAnsi="Courier New" w:cs="Courier New"/>
          <w:sz w:val="18"/>
          <w:szCs w:val="18"/>
        </w:rPr>
        <w:br/>
        <w:t>Destination for Image Data is invalid.</w:t>
      </w:r>
      <w:r w:rsidRPr="00223391">
        <w:rPr>
          <w:rFonts w:ascii="Courier New" w:hAnsi="Courier New" w:cs="Courier New"/>
          <w:sz w:val="18"/>
          <w:szCs w:val="18"/>
        </w:rPr>
        <w:br/>
        <w:t>Selected destination is "xxx"</w:t>
      </w:r>
      <w:r w:rsidRPr="00223391">
        <w:rPr>
          <w:rFonts w:ascii="Courier New" w:hAnsi="Courier New" w:cs="Courier New"/>
          <w:sz w:val="18"/>
          <w:szCs w:val="18"/>
        </w:rPr>
        <w:br/>
        <w:t>should be "xxx".</w:t>
      </w:r>
      <w:r w:rsidRPr="00223391">
        <w:rPr>
          <w:rFonts w:ascii="Courier New" w:hAnsi="Courier New" w:cs="Courier New"/>
          <w:sz w:val="18"/>
          <w:szCs w:val="18"/>
        </w:rPr>
        <w:br/>
        <w:t>Destination for DICOM Dictionary Data is invalid.</w:t>
      </w:r>
      <w:r w:rsidRPr="00223391">
        <w:rPr>
          <w:rFonts w:ascii="Courier New" w:hAnsi="Courier New" w:cs="Courier New"/>
          <w:sz w:val="18"/>
          <w:szCs w:val="18"/>
        </w:rPr>
        <w:br/>
        <w:t>Selected destination is "xxx"</w:t>
      </w:r>
      <w:r w:rsidRPr="00223391">
        <w:rPr>
          <w:rFonts w:ascii="Courier New" w:hAnsi="Courier New" w:cs="Courier New"/>
          <w:sz w:val="18"/>
          <w:szCs w:val="18"/>
        </w:rPr>
        <w:br/>
        <w:t>should be "xxx".</w:t>
      </w:r>
      <w:r w:rsidRPr="00223391">
        <w:rPr>
          <w:rFonts w:ascii="Courier New" w:hAnsi="Courier New" w:cs="Courier New"/>
          <w:sz w:val="18"/>
          <w:szCs w:val="18"/>
        </w:rPr>
        <w:br/>
        <w:t>Aborting installation...</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 xml:space="preserve">Cannot Find </w:t>
      </w:r>
      <w:proofErr w:type="spellStart"/>
      <w:r w:rsidRPr="00223391">
        <w:rPr>
          <w:rFonts w:ascii="Courier New" w:hAnsi="Courier New" w:cs="Courier New"/>
          <w:sz w:val="18"/>
          <w:szCs w:val="18"/>
        </w:rPr>
        <w:t>Caché</w:t>
      </w:r>
      <w:proofErr w:type="spellEnd"/>
      <w:r w:rsidRPr="00223391">
        <w:rPr>
          <w:rFonts w:ascii="Courier New" w:hAnsi="Courier New" w:cs="Courier New"/>
          <w:sz w:val="18"/>
          <w:szCs w:val="18"/>
        </w:rPr>
        <w:t xml:space="preserve"> Configuration File</w:t>
      </w:r>
      <w:r w:rsidRPr="00223391">
        <w:rPr>
          <w:rFonts w:ascii="Courier New" w:hAnsi="Courier New" w:cs="Courier New"/>
          <w:sz w:val="18"/>
          <w:szCs w:val="18"/>
        </w:rPr>
        <w:br/>
        <w:t>xxx</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 xml:space="preserve">Cannot Create New </w:t>
      </w:r>
      <w:proofErr w:type="spellStart"/>
      <w:r w:rsidRPr="00223391">
        <w:rPr>
          <w:rFonts w:ascii="Courier New" w:hAnsi="Courier New" w:cs="Courier New"/>
          <w:sz w:val="18"/>
          <w:szCs w:val="18"/>
        </w:rPr>
        <w:t>Caché</w:t>
      </w:r>
      <w:proofErr w:type="spellEnd"/>
      <w:r w:rsidRPr="00223391">
        <w:rPr>
          <w:rFonts w:ascii="Courier New" w:hAnsi="Courier New" w:cs="Courier New"/>
          <w:sz w:val="18"/>
          <w:szCs w:val="18"/>
        </w:rPr>
        <w:t xml:space="preserve"> Configuration File</w:t>
      </w:r>
      <w:r w:rsidRPr="00223391">
        <w:rPr>
          <w:rFonts w:ascii="Courier New" w:hAnsi="Courier New" w:cs="Courier New"/>
          <w:sz w:val="18"/>
          <w:szCs w:val="18"/>
        </w:rPr>
        <w:br/>
        <w:t>xxx</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delete file "xxx"</w:t>
      </w:r>
      <w:r w:rsidRPr="00223391">
        <w:rPr>
          <w:rFonts w:ascii="Courier New" w:hAnsi="Courier New" w:cs="Courier New"/>
          <w:sz w:val="18"/>
          <w:szCs w:val="18"/>
        </w:rPr>
        <w:br/>
        <w:t xml:space="preserve">Status code is </w:t>
      </w:r>
      <w:proofErr w:type="spellStart"/>
      <w:r w:rsidRPr="00223391">
        <w:rPr>
          <w:rFonts w:ascii="Courier New" w:hAnsi="Courier New" w:cs="Courier New"/>
          <w:sz w:val="18"/>
          <w:szCs w:val="18"/>
        </w:rPr>
        <w:t>nnn</w:t>
      </w:r>
      <w:proofErr w:type="spellEnd"/>
      <w:r w:rsidRPr="00223391">
        <w:rPr>
          <w:rFonts w:ascii="Courier New" w:hAnsi="Courier New" w:cs="Courier New"/>
          <w:sz w:val="18"/>
          <w:szCs w:val="18"/>
        </w:rPr>
        <w:t xml:space="preserve"> = xxx</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Create New Host File</w:t>
      </w:r>
      <w:r w:rsidRPr="00223391">
        <w:rPr>
          <w:rFonts w:ascii="Courier New" w:hAnsi="Courier New" w:cs="Courier New"/>
          <w:sz w:val="18"/>
          <w:szCs w:val="18"/>
        </w:rPr>
        <w:br/>
        <w:t>xxx</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Create New Host File</w:t>
      </w:r>
      <w:r w:rsidRPr="00223391">
        <w:rPr>
          <w:rFonts w:ascii="Courier New" w:hAnsi="Courier New" w:cs="Courier New"/>
          <w:sz w:val="18"/>
          <w:szCs w:val="18"/>
        </w:rPr>
        <w:br/>
        <w:t>xxx</w:t>
      </w:r>
    </w:p>
    <w:p w:rsidR="002F40DA" w:rsidRPr="00223391" w:rsidRDefault="002F40DA" w:rsidP="002F40DA">
      <w:pPr>
        <w:pStyle w:val="Body"/>
        <w:ind w:left="720"/>
        <w:rPr>
          <w:rFonts w:ascii="Courier New" w:hAnsi="Courier New" w:cs="Courier New"/>
          <w:sz w:val="18"/>
          <w:szCs w:val="18"/>
        </w:rPr>
      </w:pPr>
      <w:r w:rsidRPr="00223391">
        <w:rPr>
          <w:rFonts w:ascii="Courier New" w:hAnsi="Courier New" w:cs="Courier New"/>
          <w:sz w:val="18"/>
          <w:szCs w:val="18"/>
        </w:rPr>
        <w:t>Cannot copy shortcut for</w:t>
      </w:r>
      <w:r w:rsidRPr="00223391">
        <w:rPr>
          <w:rFonts w:ascii="Courier New" w:hAnsi="Courier New" w:cs="Courier New"/>
          <w:sz w:val="18"/>
          <w:szCs w:val="18"/>
        </w:rPr>
        <w:br/>
        <w:t>xxx</w:t>
      </w:r>
      <w:r w:rsidRPr="00223391">
        <w:rPr>
          <w:rFonts w:ascii="Courier New" w:hAnsi="Courier New" w:cs="Courier New"/>
          <w:sz w:val="18"/>
          <w:szCs w:val="18"/>
        </w:rPr>
        <w:br/>
      </w:r>
      <w:proofErr w:type="spellStart"/>
      <w:r w:rsidRPr="00223391">
        <w:rPr>
          <w:rFonts w:ascii="Courier New" w:hAnsi="Courier New" w:cs="Courier New"/>
          <w:sz w:val="18"/>
          <w:szCs w:val="18"/>
        </w:rPr>
        <w:t>nnn</w:t>
      </w:r>
      <w:proofErr w:type="spellEnd"/>
      <w:r w:rsidRPr="00223391">
        <w:rPr>
          <w:rFonts w:ascii="Courier New" w:hAnsi="Courier New" w:cs="Courier New"/>
          <w:sz w:val="18"/>
          <w:szCs w:val="18"/>
        </w:rPr>
        <w:t xml:space="preserve"> = xxx</w:t>
      </w:r>
    </w:p>
    <w:p w:rsidR="002F40DA" w:rsidRPr="00045BB2" w:rsidRDefault="002F40DA" w:rsidP="002F40DA">
      <w:pPr>
        <w:pStyle w:val="Heading2"/>
      </w:pPr>
      <w:bookmarkStart w:id="1311" w:name="_Toc356300987"/>
      <w:r w:rsidRPr="00045BB2">
        <w:t>End of First Phase of Installation</w:t>
      </w:r>
      <w:bookmarkEnd w:id="1309"/>
      <w:bookmarkEnd w:id="1311"/>
    </w:p>
    <w:p w:rsidR="002F40DA" w:rsidRPr="00045BB2" w:rsidRDefault="002F40DA" w:rsidP="002F40DA">
      <w:r w:rsidRPr="00045BB2">
        <w:t>At this point, the express set-up of the software is complete</w:t>
      </w:r>
      <w:r w:rsidR="007C78ED" w:rsidRPr="00045BB2">
        <w:t xml:space="preserve">. </w:t>
      </w:r>
      <w:r w:rsidRPr="00045BB2">
        <w:t>Continue with Chapter 4, which provides definitions for a number of site-specific parameters.</w:t>
      </w:r>
    </w:p>
    <w:p w:rsidR="002F40DA" w:rsidRPr="00571CB7" w:rsidRDefault="002F40DA" w:rsidP="002F40DA">
      <w:pPr>
        <w:rPr>
          <w:strike/>
        </w:rPr>
      </w:pPr>
    </w:p>
    <w:p w:rsidR="00284D93" w:rsidRPr="00571CB7" w:rsidRDefault="00284D93" w:rsidP="002F40DA">
      <w:pPr>
        <w:rPr>
          <w:strike/>
        </w:rPr>
      </w:pPr>
    </w:p>
    <w:p w:rsidR="00284D93" w:rsidRPr="00571CB7" w:rsidRDefault="00284D93" w:rsidP="002F40DA">
      <w:pPr>
        <w:rPr>
          <w:strike/>
        </w:rPr>
      </w:pPr>
    </w:p>
    <w:p w:rsidR="00284D93" w:rsidRPr="00571CB7" w:rsidRDefault="00284D93" w:rsidP="002F40DA">
      <w:pPr>
        <w:rPr>
          <w:strike/>
        </w:rPr>
      </w:pPr>
    </w:p>
    <w:p w:rsidR="00284D93" w:rsidRPr="00571CB7" w:rsidRDefault="00284D93" w:rsidP="002F40DA">
      <w:pPr>
        <w:rPr>
          <w:strike/>
        </w:rPr>
      </w:pPr>
    </w:p>
    <w:p w:rsidR="00284D93" w:rsidRPr="00571CB7" w:rsidRDefault="00284D93" w:rsidP="002F40DA">
      <w:pPr>
        <w:rPr>
          <w:strike/>
        </w:rPr>
      </w:pPr>
    </w:p>
    <w:p w:rsidR="00284D93" w:rsidRPr="00571CB7" w:rsidRDefault="00284D93" w:rsidP="002F40DA">
      <w:pPr>
        <w:rPr>
          <w:strike/>
        </w:rPr>
      </w:pPr>
    </w:p>
    <w:p w:rsidR="00284D93" w:rsidRDefault="00284D93" w:rsidP="002F40DA"/>
    <w:p w:rsidR="00284D93" w:rsidRDefault="00284D93" w:rsidP="002F40DA"/>
    <w:p w:rsidR="002F40DA" w:rsidRDefault="002F40DA" w:rsidP="002F40DA"/>
    <w:p w:rsidR="006D55A9" w:rsidRDefault="006D55A9" w:rsidP="002F40DA">
      <w:pPr>
        <w:pStyle w:val="Heading1"/>
        <w:sectPr w:rsidR="006D55A9">
          <w:headerReference w:type="even" r:id="rId105"/>
          <w:headerReference w:type="default" r:id="rId106"/>
          <w:headerReference w:type="first" r:id="rId107"/>
          <w:pgSz w:w="12240" w:h="15840" w:code="1"/>
          <w:pgMar w:top="1440" w:right="1440" w:bottom="1440" w:left="1440" w:header="720" w:footer="720" w:gutter="0"/>
          <w:paperSrc w:first="21321" w:other="21321"/>
          <w:cols w:space="720"/>
          <w:titlePg/>
        </w:sectPr>
      </w:pPr>
      <w:bookmarkStart w:id="1312" w:name="_Ref443186977"/>
      <w:bookmarkStart w:id="1313" w:name="_Toc89057504"/>
      <w:bookmarkStart w:id="1314" w:name="_Toc319997809"/>
      <w:bookmarkStart w:id="1315" w:name="_Toc320691563"/>
      <w:bookmarkStart w:id="1316" w:name="_Toc321468462"/>
      <w:bookmarkStart w:id="1317" w:name="_Toc380545512"/>
      <w:bookmarkStart w:id="1318" w:name="_Toc381681694"/>
      <w:bookmarkStart w:id="1319" w:name="_Toc382546035"/>
      <w:bookmarkStart w:id="1320" w:name="_Toc383934387"/>
      <w:bookmarkStart w:id="1321" w:name="_Toc383934556"/>
      <w:bookmarkStart w:id="1322" w:name="_Toc384111381"/>
    </w:p>
    <w:p w:rsidR="002F40DA" w:rsidRDefault="002F40DA" w:rsidP="002F40DA">
      <w:pPr>
        <w:pStyle w:val="Heading1"/>
      </w:pPr>
      <w:bookmarkStart w:id="1323" w:name="_Ref281920200"/>
      <w:bookmarkStart w:id="1324" w:name="_Toc356300988"/>
      <w:r>
        <w:lastRenderedPageBreak/>
        <w:t>Site-Specific Set-Up</w:t>
      </w:r>
      <w:bookmarkEnd w:id="1312"/>
      <w:bookmarkEnd w:id="1313"/>
      <w:bookmarkEnd w:id="1323"/>
      <w:bookmarkEnd w:id="1324"/>
    </w:p>
    <w:p w:rsidR="002F40DA" w:rsidRDefault="002F40DA" w:rsidP="002F40DA">
      <w:r>
        <w:t>This chapter describes how to build the Master File Dictionaries for the DICOM applications.</w:t>
      </w:r>
    </w:p>
    <w:p w:rsidR="002F40DA" w:rsidRDefault="002F40DA" w:rsidP="002F40DA">
      <w:r>
        <w:t xml:space="preserve">All of the examples in this chapter assume that the master files are stored in the </w:t>
      </w:r>
      <w:r>
        <w:rPr>
          <w:b/>
        </w:rPr>
        <w:t>\DICOM\</w:t>
      </w:r>
      <w:proofErr w:type="spellStart"/>
      <w:r>
        <w:rPr>
          <w:b/>
        </w:rPr>
        <w:t>Dict</w:t>
      </w:r>
      <w:proofErr w:type="spellEnd"/>
      <w:r>
        <w:rPr>
          <w:b/>
        </w:rPr>
        <w:t xml:space="preserve"> </w:t>
      </w:r>
      <w:r>
        <w:t xml:space="preserve">directory on an Windows file server that is mounted as a networked drive and accessed using the letter </w:t>
      </w:r>
      <w:r>
        <w:rPr>
          <w:b/>
        </w:rPr>
        <w:t>F:</w:t>
      </w:r>
      <w:r>
        <w:t>.</w:t>
      </w:r>
    </w:p>
    <w:p w:rsidR="002F40DA" w:rsidRDefault="002F40DA" w:rsidP="002F40DA"/>
    <w:p w:rsidR="002F40DA" w:rsidRDefault="002F40DA" w:rsidP="002F40DA">
      <w:r>
        <w:t>The format and content of the master files is described in Appendix B.</w:t>
      </w:r>
    </w:p>
    <w:p w:rsidR="002F40DA" w:rsidRDefault="002F40DA" w:rsidP="002F40DA">
      <w:pPr>
        <w:pStyle w:val="Heading2"/>
      </w:pPr>
      <w:bookmarkStart w:id="1325" w:name="_Toc89057505"/>
      <w:bookmarkStart w:id="1326" w:name="_Toc356300989"/>
      <w:r>
        <w:t xml:space="preserve">Site-Specific </w:t>
      </w:r>
      <w:bookmarkEnd w:id="1325"/>
      <w:r>
        <w:t>Parameters</w:t>
      </w:r>
      <w:bookmarkEnd w:id="1326"/>
    </w:p>
    <w:p w:rsidR="002F40DA" w:rsidRDefault="002F40DA" w:rsidP="002F40DA">
      <w:r>
        <w:t>The master files contain dictionary and configuration information that is used by the DICOM applications. Those master files that contain static dictionary information should not be modified (e.g. the DICOM Element Dictionary)</w:t>
      </w:r>
      <w:r w:rsidR="007C78ED">
        <w:t xml:space="preserve">. </w:t>
      </w:r>
      <w:r>
        <w:t>Files containing site-specification configuration information must be customized before proceeding (e.g., list of instruments present at a site).</w:t>
      </w:r>
    </w:p>
    <w:p w:rsidR="002F40DA" w:rsidRDefault="002F40DA" w:rsidP="002F40DA"/>
    <w:p w:rsidR="002F40DA" w:rsidRDefault="002F40DA" w:rsidP="002F40DA">
      <w:r>
        <w:t xml:space="preserve">The master files are located in the directory </w:t>
      </w:r>
      <w:r>
        <w:rPr>
          <w:b/>
        </w:rPr>
        <w:t>\DICOM\Dict</w:t>
      </w:r>
      <w:r w:rsidR="007C78ED">
        <w:t xml:space="preserve">. </w:t>
      </w:r>
      <w:r>
        <w:t>The local modifications to be made to these files are described in</w:t>
      </w:r>
      <w:r w:rsidR="006B1269">
        <w:t xml:space="preserve"> </w:t>
      </w:r>
      <w:r w:rsidR="00FE2D3B">
        <w:fldChar w:fldCharType="begin"/>
      </w:r>
      <w:r w:rsidR="00FE2D3B">
        <w:instrText xml:space="preserve"> REF _Ref281919955 \h  \* MERGEFORMAT </w:instrText>
      </w:r>
      <w:r w:rsidR="00FE2D3B">
        <w:fldChar w:fldCharType="separate"/>
      </w:r>
      <w:r w:rsidR="001403F7" w:rsidRPr="001403F7">
        <w:rPr>
          <w:i/>
        </w:rPr>
        <w:t>Appendix B   Master Files</w:t>
      </w:r>
      <w:r w:rsidR="00FE2D3B">
        <w:fldChar w:fldCharType="end"/>
      </w:r>
      <w:r>
        <w:t>. The files to be modified are:</w:t>
      </w:r>
    </w:p>
    <w:p w:rsidR="002F40DA" w:rsidRDefault="002F40DA" w:rsidP="002F40DA"/>
    <w:p w:rsidR="006B1269" w:rsidRDefault="006B1269" w:rsidP="002F40DA">
      <w:pPr>
        <w:numPr>
          <w:ilvl w:val="0"/>
          <w:numId w:val="4"/>
        </w:numPr>
        <w:ind w:hanging="357"/>
      </w:pPr>
      <w:proofErr w:type="spellStart"/>
      <w:r>
        <w:t>AE_Title.DIC</w:t>
      </w:r>
      <w:proofErr w:type="spellEnd"/>
      <w:r>
        <w:t xml:space="preserve"> </w:t>
      </w:r>
    </w:p>
    <w:p w:rsidR="002F40DA" w:rsidRDefault="002F40DA" w:rsidP="002F40DA">
      <w:pPr>
        <w:numPr>
          <w:ilvl w:val="0"/>
          <w:numId w:val="4"/>
        </w:numPr>
        <w:ind w:hanging="357"/>
      </w:pPr>
      <w:proofErr w:type="spellStart"/>
      <w:r>
        <w:t>Instrument.DIC</w:t>
      </w:r>
      <w:proofErr w:type="spellEnd"/>
      <w:r>
        <w:t xml:space="preserve"> </w:t>
      </w:r>
    </w:p>
    <w:p w:rsidR="002F40DA" w:rsidRDefault="002F40DA" w:rsidP="002F40DA">
      <w:pPr>
        <w:numPr>
          <w:ilvl w:val="0"/>
          <w:numId w:val="4"/>
        </w:numPr>
        <w:ind w:hanging="357"/>
      </w:pPr>
      <w:proofErr w:type="spellStart"/>
      <w:r>
        <w:t>Modality.DIC</w:t>
      </w:r>
      <w:proofErr w:type="spellEnd"/>
      <w:r>
        <w:t xml:space="preserve"> </w:t>
      </w:r>
    </w:p>
    <w:p w:rsidR="002F40DA" w:rsidRDefault="002F40DA" w:rsidP="002F40DA">
      <w:pPr>
        <w:numPr>
          <w:ilvl w:val="0"/>
          <w:numId w:val="4"/>
        </w:numPr>
        <w:ind w:hanging="357"/>
      </w:pPr>
      <w:proofErr w:type="spellStart"/>
      <w:r>
        <w:t>Portlist.DIC</w:t>
      </w:r>
      <w:proofErr w:type="spellEnd"/>
      <w:r>
        <w:t xml:space="preserve"> </w:t>
      </w:r>
    </w:p>
    <w:p w:rsidR="002F40DA" w:rsidRDefault="002F40DA" w:rsidP="002F40DA">
      <w:pPr>
        <w:numPr>
          <w:ilvl w:val="0"/>
          <w:numId w:val="4"/>
        </w:numPr>
        <w:ind w:hanging="357"/>
      </w:pPr>
      <w:proofErr w:type="spellStart"/>
      <w:r>
        <w:t>SCU_list.DIC</w:t>
      </w:r>
      <w:proofErr w:type="spellEnd"/>
    </w:p>
    <w:p w:rsidR="002F40DA" w:rsidRDefault="002F40DA" w:rsidP="002F40DA">
      <w:pPr>
        <w:numPr>
          <w:ilvl w:val="0"/>
          <w:numId w:val="4"/>
        </w:numPr>
      </w:pPr>
      <w:proofErr w:type="spellStart"/>
      <w:r>
        <w:t>Worklist.DIC</w:t>
      </w:r>
      <w:proofErr w:type="spellEnd"/>
      <w:r>
        <w:t xml:space="preserve"> </w:t>
      </w:r>
    </w:p>
    <w:p w:rsidR="00F82DC4" w:rsidRDefault="00F82DC4" w:rsidP="002F40DA">
      <w:pPr>
        <w:numPr>
          <w:ilvl w:val="0"/>
          <w:numId w:val="4"/>
        </w:numPr>
      </w:pPr>
      <w:proofErr w:type="spellStart"/>
      <w:r w:rsidRPr="00F82DC4">
        <w:t>Route.dic</w:t>
      </w:r>
      <w:proofErr w:type="spellEnd"/>
      <w:r w:rsidR="006D2CFF">
        <w:t xml:space="preserve"> (described in </w:t>
      </w:r>
      <w:r>
        <w:t xml:space="preserve">the </w:t>
      </w:r>
      <w:r w:rsidRPr="00F82DC4">
        <w:rPr>
          <w:rStyle w:val="Emphasis"/>
        </w:rPr>
        <w:t>Routing User Guide</w:t>
      </w:r>
      <w:r w:rsidR="006D2CFF" w:rsidRPr="006D2CFF">
        <w:rPr>
          <w:rStyle w:val="Emphasis"/>
          <w:i w:val="0"/>
        </w:rPr>
        <w:t>)</w:t>
      </w:r>
    </w:p>
    <w:p w:rsidR="002F40DA" w:rsidRDefault="002F40DA" w:rsidP="002F40DA">
      <w:pPr>
        <w:pStyle w:val="Heading2"/>
      </w:pPr>
      <w:bookmarkStart w:id="1327" w:name="_Hlt489087700"/>
      <w:bookmarkStart w:id="1328" w:name="_Toc89057506"/>
      <w:bookmarkStart w:id="1329" w:name="_Ref441456101"/>
      <w:bookmarkStart w:id="1330" w:name="_Toc356300990"/>
      <w:bookmarkEnd w:id="1327"/>
      <w:r>
        <w:t>Local Modifications</w:t>
      </w:r>
      <w:bookmarkEnd w:id="1328"/>
      <w:bookmarkEnd w:id="1330"/>
    </w:p>
    <w:p w:rsidR="00820065" w:rsidRDefault="00820065" w:rsidP="002F40DA">
      <w:r>
        <w:t xml:space="preserve">Reference MAG*3.0*118 Planning and Installation </w:t>
      </w:r>
      <w:r w:rsidR="00952271">
        <w:t>Instructions</w:t>
      </w:r>
      <w:r>
        <w:t xml:space="preserve"> for changes required to </w:t>
      </w:r>
      <w:proofErr w:type="spellStart"/>
      <w:r w:rsidR="007E143E">
        <w:t>Instrument.dic</w:t>
      </w:r>
      <w:proofErr w:type="spellEnd"/>
      <w:r w:rsidR="007E143E">
        <w:t xml:space="preserve"> and </w:t>
      </w:r>
      <w:proofErr w:type="spellStart"/>
      <w:r w:rsidR="007E143E">
        <w:t>Modality.dic</w:t>
      </w:r>
      <w:proofErr w:type="spellEnd"/>
      <w:r w:rsidR="007E143E">
        <w:t>.</w:t>
      </w:r>
    </w:p>
    <w:p w:rsidR="007E143E" w:rsidRDefault="007E143E" w:rsidP="002F40DA"/>
    <w:p w:rsidR="002F40DA" w:rsidRDefault="00025B7A" w:rsidP="002F40DA">
      <w:r>
        <w:t>The contents of</w:t>
      </w:r>
      <w:r w:rsidR="002F40DA">
        <w:t xml:space="preserve"> </w:t>
      </w:r>
      <w:proofErr w:type="spellStart"/>
      <w:r w:rsidR="002F40DA">
        <w:rPr>
          <w:b/>
        </w:rPr>
        <w:t>Instrument.DIC</w:t>
      </w:r>
      <w:proofErr w:type="spellEnd"/>
      <w:r w:rsidR="002F40DA">
        <w:t xml:space="preserve">, </w:t>
      </w:r>
      <w:proofErr w:type="spellStart"/>
      <w:r w:rsidR="002F40DA">
        <w:rPr>
          <w:b/>
        </w:rPr>
        <w:t>Modality.DIC</w:t>
      </w:r>
      <w:proofErr w:type="spellEnd"/>
      <w:r w:rsidR="002F40DA">
        <w:t xml:space="preserve">, </w:t>
      </w:r>
      <w:proofErr w:type="spellStart"/>
      <w:r w:rsidR="002F40DA">
        <w:rPr>
          <w:b/>
        </w:rPr>
        <w:t>Port</w:t>
      </w:r>
      <w:r>
        <w:rPr>
          <w:b/>
        </w:rPr>
        <w:t>l</w:t>
      </w:r>
      <w:r w:rsidR="002F40DA">
        <w:rPr>
          <w:b/>
        </w:rPr>
        <w:t>ist.DIC</w:t>
      </w:r>
      <w:proofErr w:type="spellEnd"/>
      <w:r w:rsidR="002F40DA">
        <w:t xml:space="preserve">, </w:t>
      </w:r>
      <w:proofErr w:type="spellStart"/>
      <w:r w:rsidR="002F40DA">
        <w:rPr>
          <w:b/>
        </w:rPr>
        <w:t>Worklist.DIC</w:t>
      </w:r>
      <w:proofErr w:type="spellEnd"/>
      <w:r w:rsidR="002F40DA">
        <w:t xml:space="preserve"> </w:t>
      </w:r>
      <w:proofErr w:type="spellStart"/>
      <w:r w:rsidR="002F40DA">
        <w:rPr>
          <w:b/>
        </w:rPr>
        <w:t>SCU_</w:t>
      </w:r>
      <w:r>
        <w:rPr>
          <w:b/>
        </w:rPr>
        <w:t>l</w:t>
      </w:r>
      <w:r w:rsidR="002F40DA">
        <w:rPr>
          <w:b/>
        </w:rPr>
        <w:t>ist.DIC</w:t>
      </w:r>
      <w:proofErr w:type="spellEnd"/>
      <w:r w:rsidRPr="00025B7A">
        <w:rPr>
          <w:rStyle w:val="Strong"/>
        </w:rPr>
        <w:t>,</w:t>
      </w:r>
      <w:r>
        <w:rPr>
          <w:b/>
        </w:rPr>
        <w:t xml:space="preserve"> </w:t>
      </w:r>
      <w:r w:rsidRPr="00025B7A">
        <w:t>and</w:t>
      </w:r>
      <w:r>
        <w:rPr>
          <w:b/>
        </w:rPr>
        <w:t xml:space="preserve"> </w:t>
      </w:r>
      <w:proofErr w:type="spellStart"/>
      <w:r>
        <w:rPr>
          <w:b/>
        </w:rPr>
        <w:t>Routing.DIC</w:t>
      </w:r>
      <w:proofErr w:type="spellEnd"/>
      <w:r w:rsidR="002F40DA">
        <w:t xml:space="preserve"> need to be modified to reflect the equipment that is present at the site</w:t>
      </w:r>
      <w:r w:rsidR="007C78ED">
        <w:t xml:space="preserve">. </w:t>
      </w:r>
      <w:r w:rsidR="002F40DA">
        <w:t xml:space="preserve">See Appendix </w:t>
      </w:r>
      <w:bookmarkStart w:id="1331" w:name="_Hlt494097605"/>
      <w:r w:rsidR="002F40DA">
        <w:t>B</w:t>
      </w:r>
      <w:bookmarkEnd w:id="1331"/>
      <w:r w:rsidR="002F40DA">
        <w:t xml:space="preserve"> for details on the contents of these files.</w:t>
      </w:r>
    </w:p>
    <w:p w:rsidR="002F40DA" w:rsidRDefault="002F40DA" w:rsidP="002F40DA"/>
    <w:p w:rsidR="002F40DA" w:rsidRDefault="002F40DA" w:rsidP="002F40DA">
      <w:r>
        <w:t>Make any modifications that are needed to these files, and then continue with the steps below.</w:t>
      </w:r>
    </w:p>
    <w:p w:rsidR="002F40DA" w:rsidRDefault="002F40DA" w:rsidP="002F40DA">
      <w:pPr>
        <w:pStyle w:val="Heading2"/>
      </w:pPr>
      <w:bookmarkStart w:id="1332" w:name="_Toc89057507"/>
      <w:bookmarkStart w:id="1333" w:name="_Toc356300991"/>
      <w:bookmarkEnd w:id="1329"/>
      <w:r>
        <w:t xml:space="preserve">Configure the </w:t>
      </w:r>
      <w:r w:rsidR="007E143E">
        <w:t xml:space="preserve">Legacy </w:t>
      </w:r>
      <w:r>
        <w:t>DICOM Gateway and Load the DICOM Dictionaries</w:t>
      </w:r>
      <w:bookmarkEnd w:id="1332"/>
      <w:bookmarkEnd w:id="1333"/>
    </w:p>
    <w:p w:rsidR="002F40DA" w:rsidRDefault="002F40DA" w:rsidP="002F40DA">
      <w:r>
        <w:t>The following subsections describe the process of completely configuring a VistA Imaging DICOM Gateway, including loading all the dictionaries.</w:t>
      </w:r>
    </w:p>
    <w:p w:rsidR="002F40DA" w:rsidRDefault="002F40DA" w:rsidP="002F40DA">
      <w:pPr>
        <w:rPr>
          <w:b/>
        </w:rPr>
      </w:pPr>
    </w:p>
    <w:p w:rsidR="002F40DA" w:rsidRDefault="002F40DA" w:rsidP="002F40DA">
      <w:r>
        <w:rPr>
          <w:b/>
        </w:rPr>
        <w:t>Note:</w:t>
      </w:r>
      <w:r>
        <w:t xml:space="preserve"> Individual portions of the VistA Imaging DICOM Gateway can be selectively updated as well</w:t>
      </w:r>
      <w:r w:rsidR="007C78ED">
        <w:t xml:space="preserve">. </w:t>
      </w:r>
      <w:r>
        <w:t>This operation is described in the VistA Imaging DICOM Gateway User Manual.</w:t>
      </w:r>
    </w:p>
    <w:p w:rsidR="002F40DA" w:rsidRDefault="002F40DA" w:rsidP="002F40DA"/>
    <w:p w:rsidR="002F40DA" w:rsidRDefault="002F40DA" w:rsidP="002F40DA">
      <w:pPr>
        <w:pStyle w:val="Body"/>
        <w:rPr>
          <w:sz w:val="24"/>
        </w:rPr>
      </w:pPr>
      <w:r>
        <w:rPr>
          <w:sz w:val="24"/>
        </w:rPr>
        <w:t xml:space="preserve">Create a new session (click on the blue </w:t>
      </w:r>
      <w:proofErr w:type="spellStart"/>
      <w:r>
        <w:rPr>
          <w:sz w:val="24"/>
        </w:rPr>
        <w:t>Caché</w:t>
      </w:r>
      <w:proofErr w:type="spellEnd"/>
      <w:r>
        <w:rPr>
          <w:sz w:val="24"/>
        </w:rPr>
        <w:t xml:space="preserve"> cube, and selec</w:t>
      </w:r>
      <w:r w:rsidRPr="00F312DC">
        <w:rPr>
          <w:sz w:val="24"/>
        </w:rPr>
        <w:t xml:space="preserve">t </w:t>
      </w:r>
      <w:r w:rsidRPr="00F312DC">
        <w:rPr>
          <w:b/>
          <w:bCs/>
          <w:sz w:val="24"/>
        </w:rPr>
        <w:t>Terminal</w:t>
      </w:r>
      <w:r>
        <w:rPr>
          <w:bCs/>
          <w:sz w:val="24"/>
        </w:rPr>
        <w:t>)</w:t>
      </w:r>
      <w:r w:rsidRPr="00F312DC">
        <w:rPr>
          <w:sz w:val="24"/>
        </w:rPr>
        <w:t>,</w:t>
      </w:r>
      <w:r>
        <w:rPr>
          <w:sz w:val="24"/>
        </w:rPr>
        <w:t xml:space="preserve"> then use the menu to start the program:</w:t>
      </w:r>
    </w:p>
    <w:p w:rsidR="00445A32" w:rsidRPr="00445A32" w:rsidRDefault="00445A32" w:rsidP="00445A32">
      <w:pPr>
        <w:pStyle w:val="Body"/>
        <w:keepNext/>
        <w:rPr>
          <w:sz w:val="24"/>
        </w:rPr>
      </w:pPr>
      <w:r w:rsidRPr="00445A32">
        <w:rPr>
          <w:sz w:val="24"/>
        </w:rPr>
        <w:lastRenderedPageBreak/>
        <w:t xml:space="preserve">If the </w:t>
      </w:r>
      <w:proofErr w:type="spellStart"/>
      <w:r w:rsidRPr="00445A32">
        <w:rPr>
          <w:sz w:val="24"/>
        </w:rPr>
        <w:t>Caché</w:t>
      </w:r>
      <w:proofErr w:type="spellEnd"/>
      <w:r w:rsidRPr="00445A32">
        <w:rPr>
          <w:sz w:val="24"/>
        </w:rPr>
        <w:t xml:space="preserve"> Terminal session starts in Programmer Mode (with the DICOM&gt; prompt), enter the following MUMPS command:</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8"/>
        </w:rPr>
        <w:t xml:space="preserve">DICOM&gt; </w:t>
      </w:r>
      <w:r>
        <w:rPr>
          <w:rFonts w:ascii="Courier New" w:hAnsi="Courier New" w:cs="Courier New"/>
          <w:b/>
          <w:bCs/>
          <w:sz w:val="18"/>
        </w:rPr>
        <w:t>Do ^MAGDLOGN &lt;Enter&gt;</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VistA</w:t>
      </w:r>
      <w:proofErr w:type="gramEnd"/>
      <w:r>
        <w:rPr>
          <w:rFonts w:ascii="Courier New" w:hAnsi="Courier New" w:cs="Courier New"/>
          <w:sz w:val="16"/>
        </w:rPr>
        <w:t xml:space="preserve"> DICOM Interface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The</w:t>
      </w:r>
      <w:proofErr w:type="gramEnd"/>
      <w:r>
        <w:rPr>
          <w:rFonts w:ascii="Courier New" w:hAnsi="Courier New" w:cs="Courier New"/>
          <w:sz w:val="16"/>
        </w:rPr>
        <w:t xml:space="preserve"> Food and Drug Administration classifies this software as a medical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device</w:t>
      </w:r>
      <w:proofErr w:type="gramEnd"/>
      <w:r>
        <w:rPr>
          <w:rFonts w:ascii="Courier New" w:hAnsi="Courier New" w:cs="Courier New"/>
          <w:sz w:val="16"/>
        </w:rPr>
        <w:t>.  Modification of this software may result in an adulterated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medical</w:t>
      </w:r>
      <w:proofErr w:type="gramEnd"/>
      <w:r>
        <w:rPr>
          <w:rFonts w:ascii="Courier New" w:hAnsi="Courier New" w:cs="Courier New"/>
          <w:sz w:val="16"/>
        </w:rPr>
        <w:t xml:space="preserve"> device, the use of which is considered to be a violation of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US</w:t>
      </w:r>
      <w:proofErr w:type="gramEnd"/>
      <w:r>
        <w:rPr>
          <w:rFonts w:ascii="Courier New" w:hAnsi="Courier New" w:cs="Courier New"/>
          <w:sz w:val="16"/>
        </w:rPr>
        <w:t xml:space="preserve"> Federal Statutes.  Federal law restricts this device to use by or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on</w:t>
      </w:r>
      <w:proofErr w:type="gramEnd"/>
      <w:r>
        <w:rPr>
          <w:rFonts w:ascii="Courier New" w:hAnsi="Courier New" w:cs="Courier New"/>
          <w:sz w:val="16"/>
        </w:rPr>
        <w:t xml:space="preserve"> the order of either a licensed practitioner or persons lawfully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engaged</w:t>
      </w:r>
      <w:proofErr w:type="gramEnd"/>
      <w:r>
        <w:rPr>
          <w:rFonts w:ascii="Courier New" w:hAnsi="Courier New" w:cs="Courier New"/>
          <w:sz w:val="16"/>
        </w:rPr>
        <w:t xml:space="preserve"> in the manufacture, support, or distribution of the product.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The</w:t>
      </w:r>
      <w:proofErr w:type="gramEnd"/>
      <w:r>
        <w:rPr>
          <w:rFonts w:ascii="Courier New" w:hAnsi="Courier New" w:cs="Courier New"/>
          <w:sz w:val="16"/>
        </w:rPr>
        <w:t xml:space="preserve"> information in this system is further protected by the Privacy Act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of</w:t>
      </w:r>
      <w:proofErr w:type="gramEnd"/>
      <w:r>
        <w:rPr>
          <w:rFonts w:ascii="Courier New" w:hAnsi="Courier New" w:cs="Courier New"/>
          <w:sz w:val="16"/>
        </w:rPr>
        <w:t xml:space="preserve"> 1974 (PL93-579).  Unauthorized access to or use of this system is a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w:t>
      </w:r>
      <w:proofErr w:type="gramStart"/>
      <w:r>
        <w:rPr>
          <w:rFonts w:ascii="Courier New" w:hAnsi="Courier New" w:cs="Courier New"/>
          <w:sz w:val="16"/>
        </w:rPr>
        <w:t>*  serious</w:t>
      </w:r>
      <w:proofErr w:type="gramEnd"/>
      <w:r>
        <w:rPr>
          <w:rFonts w:ascii="Courier New" w:hAnsi="Courier New" w:cs="Courier New"/>
          <w:sz w:val="16"/>
        </w:rPr>
        <w:t xml:space="preserve"> violation of Federal Law.  Violators will be prosecuted.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Use of this software is monitored.                        **</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6"/>
        </w:rPr>
        <w:t>********************************************************************************</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8"/>
        </w:rPr>
        <w:t xml:space="preserve"> </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8"/>
        </w:rPr>
        <w:t>Login using M-to-M RPC Broker Server "10.2.29.246" on Port 4800</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8"/>
        </w:rPr>
        <w:t xml:space="preserve"> </w:t>
      </w:r>
    </w:p>
    <w:p w:rsidR="002F40DA" w:rsidRDefault="002F40DA" w:rsidP="007A30E2">
      <w:pPr>
        <w:pStyle w:val="Body"/>
        <w:keepNext/>
        <w:keepLines/>
        <w:spacing w:after="0"/>
        <w:rPr>
          <w:rFonts w:ascii="Arial" w:hAnsi="Arial" w:cs="Arial"/>
          <w:sz w:val="18"/>
        </w:rPr>
      </w:pPr>
      <w:r>
        <w:rPr>
          <w:rFonts w:ascii="Courier New" w:hAnsi="Courier New" w:cs="Courier New"/>
          <w:sz w:val="18"/>
        </w:rPr>
        <w:t xml:space="preserve">ACCESS CODE:   </w:t>
      </w:r>
      <w:r>
        <w:t xml:space="preserve">(use an access code that is valid on the </w:t>
      </w:r>
      <w:smartTag w:uri="urn:schemas-microsoft-com:office:smarttags" w:element="place">
        <w:r>
          <w:rPr>
            <w:bCs/>
          </w:rPr>
          <w:t>VistA</w:t>
        </w:r>
      </w:smartTag>
      <w:r>
        <w:t xml:space="preserve"> system)</w:t>
      </w:r>
    </w:p>
    <w:p w:rsidR="002F40DA" w:rsidRDefault="002F40DA" w:rsidP="007A30E2">
      <w:pPr>
        <w:pStyle w:val="Body"/>
        <w:keepNext/>
        <w:keepLines/>
        <w:spacing w:after="0"/>
        <w:rPr>
          <w:rFonts w:ascii="Arial" w:hAnsi="Arial" w:cs="Arial"/>
          <w:sz w:val="18"/>
        </w:rPr>
      </w:pPr>
      <w:r>
        <w:rPr>
          <w:rFonts w:ascii="Courier New" w:hAnsi="Courier New" w:cs="Courier New"/>
          <w:sz w:val="18"/>
        </w:rPr>
        <w:t xml:space="preserve">VERIFY CODE:   </w:t>
      </w:r>
      <w:r>
        <w:t xml:space="preserve">(use a verify code that is valid on the </w:t>
      </w:r>
      <w:smartTag w:uri="urn:schemas-microsoft-com:office:smarttags" w:element="place">
        <w:r>
          <w:rPr>
            <w:bCs/>
          </w:rPr>
          <w:t>VistA</w:t>
        </w:r>
      </w:smartTag>
      <w:r>
        <w:t xml:space="preserve"> system)</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8"/>
        </w:rPr>
        <w:t xml:space="preserve">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xml:space="preserve">                    ** WARNING**WARNING**WARNING**</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"This U.S. Government computer system is for official use only.  The files</w:t>
      </w:r>
    </w:p>
    <w:p w:rsidR="002F40DA" w:rsidRDefault="002F40DA" w:rsidP="007A30E2">
      <w:pPr>
        <w:pStyle w:val="Body"/>
        <w:keepNext/>
        <w:keepLines/>
        <w:spacing w:after="0"/>
        <w:rPr>
          <w:rFonts w:ascii="Courier New" w:hAnsi="Courier New" w:cs="Courier New"/>
          <w:sz w:val="16"/>
        </w:rPr>
      </w:pPr>
      <w:proofErr w:type="gramStart"/>
      <w:r>
        <w:rPr>
          <w:rFonts w:ascii="Courier New" w:hAnsi="Courier New" w:cs="Courier New"/>
          <w:sz w:val="16"/>
        </w:rPr>
        <w:t>on</w:t>
      </w:r>
      <w:proofErr w:type="gramEnd"/>
      <w:r>
        <w:rPr>
          <w:rFonts w:ascii="Courier New" w:hAnsi="Courier New" w:cs="Courier New"/>
          <w:sz w:val="16"/>
        </w:rPr>
        <w:t xml:space="preserve"> this system include Federal records that contain sensitive information.</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All activities on this system may be monitored to measure network</w:t>
      </w:r>
    </w:p>
    <w:p w:rsidR="002F40DA" w:rsidRDefault="002F40DA" w:rsidP="007A30E2">
      <w:pPr>
        <w:pStyle w:val="Body"/>
        <w:keepNext/>
        <w:keepLines/>
        <w:spacing w:after="0"/>
        <w:rPr>
          <w:rFonts w:ascii="Courier New" w:hAnsi="Courier New" w:cs="Courier New"/>
          <w:sz w:val="16"/>
        </w:rPr>
      </w:pPr>
      <w:proofErr w:type="gramStart"/>
      <w:r>
        <w:rPr>
          <w:rFonts w:ascii="Courier New" w:hAnsi="Courier New" w:cs="Courier New"/>
          <w:sz w:val="16"/>
        </w:rPr>
        <w:t>performance</w:t>
      </w:r>
      <w:proofErr w:type="gramEnd"/>
      <w:r>
        <w:rPr>
          <w:rFonts w:ascii="Courier New" w:hAnsi="Courier New" w:cs="Courier New"/>
          <w:sz w:val="16"/>
        </w:rPr>
        <w:t xml:space="preserve"> and resource utilization; to detect unauthorized access to or</w:t>
      </w:r>
    </w:p>
    <w:p w:rsidR="002F40DA" w:rsidRDefault="002F40DA" w:rsidP="007A30E2">
      <w:pPr>
        <w:pStyle w:val="Body"/>
        <w:keepNext/>
        <w:keepLines/>
        <w:spacing w:after="0"/>
        <w:rPr>
          <w:rFonts w:ascii="Courier New" w:hAnsi="Courier New" w:cs="Courier New"/>
          <w:sz w:val="16"/>
        </w:rPr>
      </w:pPr>
      <w:proofErr w:type="gramStart"/>
      <w:r>
        <w:rPr>
          <w:rFonts w:ascii="Courier New" w:hAnsi="Courier New" w:cs="Courier New"/>
          <w:sz w:val="16"/>
        </w:rPr>
        <w:t>misuse</w:t>
      </w:r>
      <w:proofErr w:type="gramEnd"/>
      <w:r>
        <w:rPr>
          <w:rFonts w:ascii="Courier New" w:hAnsi="Courier New" w:cs="Courier New"/>
          <w:sz w:val="16"/>
        </w:rPr>
        <w:t xml:space="preserve"> of the system or individual files and utilities on the system,</w:t>
      </w:r>
    </w:p>
    <w:p w:rsidR="002F40DA" w:rsidRDefault="002F40DA" w:rsidP="007A30E2">
      <w:pPr>
        <w:pStyle w:val="Body"/>
        <w:keepNext/>
        <w:keepLines/>
        <w:spacing w:after="0"/>
        <w:rPr>
          <w:rFonts w:ascii="Courier New" w:hAnsi="Courier New" w:cs="Courier New"/>
          <w:sz w:val="16"/>
        </w:rPr>
      </w:pPr>
      <w:proofErr w:type="gramStart"/>
      <w:r>
        <w:rPr>
          <w:rFonts w:ascii="Courier New" w:hAnsi="Courier New" w:cs="Courier New"/>
          <w:sz w:val="16"/>
        </w:rPr>
        <w:t>including</w:t>
      </w:r>
      <w:proofErr w:type="gramEnd"/>
      <w:r>
        <w:rPr>
          <w:rFonts w:ascii="Courier New" w:hAnsi="Courier New" w:cs="Courier New"/>
          <w:sz w:val="16"/>
        </w:rPr>
        <w:t xml:space="preserve"> personal use; and to protect the operational integrity of the</w:t>
      </w:r>
    </w:p>
    <w:p w:rsidR="002F40DA" w:rsidRDefault="002F40DA" w:rsidP="007A30E2">
      <w:pPr>
        <w:pStyle w:val="Body"/>
        <w:keepNext/>
        <w:keepLines/>
        <w:spacing w:after="0"/>
        <w:rPr>
          <w:rFonts w:ascii="Courier New" w:hAnsi="Courier New" w:cs="Courier New"/>
          <w:sz w:val="16"/>
        </w:rPr>
      </w:pPr>
      <w:proofErr w:type="gramStart"/>
      <w:r>
        <w:rPr>
          <w:rFonts w:ascii="Courier New" w:hAnsi="Courier New" w:cs="Courier New"/>
          <w:sz w:val="16"/>
        </w:rPr>
        <w:t>system</w:t>
      </w:r>
      <w:proofErr w:type="gramEnd"/>
      <w:r>
        <w:rPr>
          <w:rFonts w:ascii="Courier New" w:hAnsi="Courier New" w:cs="Courier New"/>
          <w:sz w:val="16"/>
        </w:rPr>
        <w:t>.  Further use of this system constitutes your consent to such</w:t>
      </w:r>
    </w:p>
    <w:p w:rsidR="002F40DA" w:rsidRDefault="002F40DA" w:rsidP="007A30E2">
      <w:pPr>
        <w:pStyle w:val="Body"/>
        <w:keepNext/>
        <w:keepLines/>
        <w:spacing w:after="0"/>
        <w:rPr>
          <w:rFonts w:ascii="Courier New" w:hAnsi="Courier New" w:cs="Courier New"/>
          <w:sz w:val="16"/>
        </w:rPr>
      </w:pPr>
      <w:proofErr w:type="gramStart"/>
      <w:r>
        <w:rPr>
          <w:rFonts w:ascii="Courier New" w:hAnsi="Courier New" w:cs="Courier New"/>
          <w:sz w:val="16"/>
        </w:rPr>
        <w:t>monitoring</w:t>
      </w:r>
      <w:proofErr w:type="gramEnd"/>
      <w:r>
        <w:rPr>
          <w:rFonts w:ascii="Courier New" w:hAnsi="Courier New" w:cs="Courier New"/>
          <w:sz w:val="16"/>
        </w:rPr>
        <w:t>.  Misuse of or unauthorized access to this system may result in</w:t>
      </w:r>
    </w:p>
    <w:p w:rsidR="002F40DA" w:rsidRDefault="002F40DA" w:rsidP="007A30E2">
      <w:pPr>
        <w:pStyle w:val="Body"/>
        <w:keepNext/>
        <w:keepLines/>
        <w:spacing w:after="0"/>
        <w:rPr>
          <w:rFonts w:ascii="Courier New" w:hAnsi="Courier New" w:cs="Courier New"/>
          <w:sz w:val="16"/>
        </w:rPr>
      </w:pPr>
      <w:proofErr w:type="gramStart"/>
      <w:r>
        <w:rPr>
          <w:rFonts w:ascii="Courier New" w:hAnsi="Courier New" w:cs="Courier New"/>
          <w:sz w:val="16"/>
        </w:rPr>
        <w:t>criminal</w:t>
      </w:r>
      <w:proofErr w:type="gramEnd"/>
      <w:r>
        <w:rPr>
          <w:rFonts w:ascii="Courier New" w:hAnsi="Courier New" w:cs="Courier New"/>
          <w:sz w:val="16"/>
        </w:rPr>
        <w:t xml:space="preserve"> prosecution and disciplinary, adverse, or other appropriate</w:t>
      </w:r>
    </w:p>
    <w:p w:rsidR="002F40DA" w:rsidRDefault="002F40DA" w:rsidP="007A30E2">
      <w:pPr>
        <w:pStyle w:val="Body"/>
        <w:keepNext/>
        <w:keepLines/>
        <w:spacing w:after="0"/>
        <w:rPr>
          <w:rFonts w:ascii="Courier New" w:hAnsi="Courier New" w:cs="Courier New"/>
          <w:sz w:val="16"/>
        </w:rPr>
      </w:pPr>
      <w:proofErr w:type="gramStart"/>
      <w:r>
        <w:rPr>
          <w:rFonts w:ascii="Courier New" w:hAnsi="Courier New" w:cs="Courier New"/>
          <w:sz w:val="16"/>
        </w:rPr>
        <w:t>action</w:t>
      </w:r>
      <w:proofErr w:type="gramEnd"/>
      <w:r>
        <w:rPr>
          <w:rFonts w:ascii="Courier New" w:hAnsi="Courier New" w:cs="Courier New"/>
          <w:sz w:val="16"/>
        </w:rPr>
        <w:t>."</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xml:space="preserve">                   **WARNING** WARNING** WARNING**</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xml:space="preserve">  MISUSE OF THIS SYSTEM AND INFORMATION IN THIS SYSTEM IS A FEDERAL CRIME</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xml:space="preserve"> </w:t>
      </w:r>
    </w:p>
    <w:p w:rsidR="002F40DA" w:rsidRDefault="002F40DA" w:rsidP="007A30E2">
      <w:pPr>
        <w:pStyle w:val="Body"/>
        <w:keepNext/>
        <w:keepLines/>
        <w:spacing w:after="0"/>
        <w:rPr>
          <w:rFonts w:ascii="Courier New" w:hAnsi="Courier New" w:cs="Courier New"/>
          <w:sz w:val="16"/>
        </w:rPr>
      </w:pPr>
      <w:r>
        <w:rPr>
          <w:rFonts w:ascii="Courier New" w:hAnsi="Courier New" w:cs="Courier New"/>
          <w:sz w:val="16"/>
        </w:rPr>
        <w:t xml:space="preserve"> </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6"/>
        </w:rPr>
        <w:t>==========================================================================</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8"/>
        </w:rPr>
        <w:t xml:space="preserve">                 ISW-IMGDEMO1</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8"/>
        </w:rPr>
        <w:t xml:space="preserve">       Welcome to the </w:t>
      </w:r>
      <w:smartTag w:uri="urn:schemas-microsoft-com:office:smarttags" w:element="place">
        <w:r>
          <w:rPr>
            <w:rFonts w:ascii="Courier New" w:hAnsi="Courier New" w:cs="Courier New"/>
            <w:sz w:val="18"/>
          </w:rPr>
          <w:t>VistA</w:t>
        </w:r>
      </w:smartTag>
      <w:r>
        <w:rPr>
          <w:rFonts w:ascii="Courier New" w:hAnsi="Courier New" w:cs="Courier New"/>
          <w:sz w:val="18"/>
        </w:rPr>
        <w:t xml:space="preserve"> Imaging Demo System!</w:t>
      </w:r>
    </w:p>
    <w:p w:rsidR="002F40DA" w:rsidRDefault="002F40DA" w:rsidP="007A30E2">
      <w:pPr>
        <w:pStyle w:val="Body"/>
        <w:keepNext/>
        <w:keepLines/>
        <w:spacing w:after="0"/>
        <w:rPr>
          <w:rFonts w:ascii="Courier New" w:hAnsi="Courier New" w:cs="Courier New"/>
          <w:sz w:val="18"/>
        </w:rPr>
      </w:pPr>
      <w:r>
        <w:rPr>
          <w:rFonts w:ascii="Courier New" w:hAnsi="Courier New" w:cs="Courier New"/>
          <w:sz w:val="18"/>
        </w:rPr>
        <w:t xml:space="preserve"> </w:t>
      </w:r>
    </w:p>
    <w:p w:rsidR="002F40DA" w:rsidRDefault="002F40DA" w:rsidP="007A30E2">
      <w:pPr>
        <w:pStyle w:val="Body"/>
        <w:keepLines/>
        <w:spacing w:after="0"/>
      </w:pPr>
      <w:r>
        <w:rPr>
          <w:rFonts w:ascii="Courier New" w:hAnsi="Courier New" w:cs="Courier New"/>
          <w:sz w:val="18"/>
        </w:rPr>
        <w:t>Press &lt;Enter&gt; to continue</w:t>
      </w:r>
    </w:p>
    <w:p w:rsidR="002F40DA" w:rsidRDefault="002F40DA" w:rsidP="002F40DA">
      <w:pPr>
        <w:pStyle w:val="Body"/>
        <w:spacing w:after="0"/>
        <w:rPr>
          <w:sz w:val="24"/>
        </w:rPr>
      </w:pPr>
      <w:r>
        <w:rPr>
          <w:sz w:val="24"/>
        </w:rPr>
        <w:t xml:space="preserve">From this point, proceed with menu option </w:t>
      </w:r>
      <w:smartTag w:uri="urn:schemas-microsoft-com:office:smarttags" w:element="date">
        <w:smartTagPr>
          <w:attr w:name="Year" w:val="2002"/>
          <w:attr w:name="Day" w:val="2"/>
          <w:attr w:name="Month" w:val="4"/>
        </w:smartTagPr>
        <w:r>
          <w:rPr>
            <w:sz w:val="24"/>
          </w:rPr>
          <w:t>4-2-2</w:t>
        </w:r>
      </w:smartTag>
      <w:r>
        <w:rPr>
          <w:sz w:val="24"/>
        </w:rPr>
        <w:t>:</w:t>
      </w:r>
    </w:p>
    <w:p w:rsidR="002F40DA" w:rsidRDefault="002F40DA" w:rsidP="002F40DA">
      <w:pPr>
        <w:pStyle w:val="Body"/>
        <w:spacing w:after="0"/>
      </w:pPr>
    </w:p>
    <w:p w:rsidR="002F40DA" w:rsidRDefault="002F40DA" w:rsidP="002F40DA">
      <w:pPr>
        <w:pStyle w:val="Body"/>
        <w:spacing w:after="0"/>
        <w:rPr>
          <w:sz w:val="24"/>
        </w:rPr>
      </w:pPr>
      <w:proofErr w:type="gramStart"/>
      <w:r>
        <w:rPr>
          <w:b/>
          <w:sz w:val="24"/>
        </w:rPr>
        <w:t>4</w:t>
      </w:r>
      <w:r>
        <w:rPr>
          <w:sz w:val="24"/>
        </w:rPr>
        <w:t xml:space="preserve">  System</w:t>
      </w:r>
      <w:proofErr w:type="gramEnd"/>
      <w:r>
        <w:rPr>
          <w:sz w:val="24"/>
        </w:rPr>
        <w:t xml:space="preserve"> Maintenance</w:t>
      </w:r>
    </w:p>
    <w:p w:rsidR="002F40DA" w:rsidRDefault="002F40DA" w:rsidP="002F40DA">
      <w:pPr>
        <w:pStyle w:val="Body"/>
        <w:spacing w:after="0"/>
        <w:rPr>
          <w:sz w:val="24"/>
        </w:rPr>
      </w:pPr>
      <w:r>
        <w:rPr>
          <w:b/>
          <w:sz w:val="24"/>
        </w:rPr>
        <w:sym w:font="Symbol" w:char="F0AE"/>
      </w:r>
      <w:r>
        <w:rPr>
          <w:b/>
          <w:sz w:val="24"/>
        </w:rPr>
        <w:t xml:space="preserve"> </w:t>
      </w:r>
      <w:proofErr w:type="gramStart"/>
      <w:r>
        <w:rPr>
          <w:b/>
          <w:sz w:val="24"/>
        </w:rPr>
        <w:t>2</w:t>
      </w:r>
      <w:r>
        <w:rPr>
          <w:sz w:val="24"/>
        </w:rPr>
        <w:t xml:space="preserve">  Gateway</w:t>
      </w:r>
      <w:proofErr w:type="gramEnd"/>
      <w:r>
        <w:rPr>
          <w:sz w:val="24"/>
        </w:rPr>
        <w:t xml:space="preserve"> Configuration and DICOM Master Files</w:t>
      </w:r>
    </w:p>
    <w:p w:rsidR="002F40DA" w:rsidRDefault="002F40DA" w:rsidP="002F40DA">
      <w:pPr>
        <w:pStyle w:val="Body"/>
        <w:spacing w:after="0"/>
        <w:rPr>
          <w:sz w:val="24"/>
        </w:rPr>
      </w:pPr>
      <w:r>
        <w:rPr>
          <w:b/>
          <w:sz w:val="24"/>
        </w:rPr>
        <w:sym w:font="Symbol" w:char="F0AE"/>
      </w:r>
      <w:r>
        <w:rPr>
          <w:b/>
          <w:sz w:val="24"/>
        </w:rPr>
        <w:t xml:space="preserve"> </w:t>
      </w:r>
      <w:r>
        <w:rPr>
          <w:b/>
          <w:sz w:val="24"/>
        </w:rPr>
        <w:sym w:font="Symbol" w:char="F0AE"/>
      </w:r>
      <w:r>
        <w:rPr>
          <w:b/>
          <w:sz w:val="24"/>
        </w:rPr>
        <w:t xml:space="preserve"> </w:t>
      </w:r>
      <w:proofErr w:type="gramStart"/>
      <w:r>
        <w:rPr>
          <w:b/>
          <w:sz w:val="24"/>
        </w:rPr>
        <w:t>2</w:t>
      </w:r>
      <w:r>
        <w:rPr>
          <w:sz w:val="24"/>
        </w:rPr>
        <w:t xml:space="preserve">  Update</w:t>
      </w:r>
      <w:proofErr w:type="gramEnd"/>
      <w:r>
        <w:rPr>
          <w:sz w:val="24"/>
        </w:rPr>
        <w:t xml:space="preserve"> Gateway Configuration Parameters</w:t>
      </w:r>
    </w:p>
    <w:p w:rsidR="002F40DA" w:rsidRDefault="002F40DA" w:rsidP="002F40DA"/>
    <w:p w:rsidR="002F40DA" w:rsidRDefault="002F40DA" w:rsidP="004631D4">
      <w:pPr>
        <w:pStyle w:val="Heading3"/>
      </w:pPr>
      <w:bookmarkStart w:id="1334" w:name="_Toc89057508"/>
      <w:bookmarkStart w:id="1335" w:name="_Toc356300992"/>
      <w:r>
        <w:t>Name of System</w:t>
      </w:r>
      <w:bookmarkEnd w:id="1334"/>
      <w:bookmarkEnd w:id="1335"/>
    </w:p>
    <w:p w:rsidR="002F40DA" w:rsidRDefault="002F40DA" w:rsidP="002F40DA">
      <w:r>
        <w:t>The system title is a short character string that appears on the top of the main DICOM application menu. Examples:</w:t>
      </w:r>
    </w:p>
    <w:p w:rsidR="002F40DA" w:rsidRDefault="002F40DA" w:rsidP="002F40DA">
      <w:pPr>
        <w:jc w:val="center"/>
      </w:pPr>
      <w:r>
        <w:t>“</w:t>
      </w:r>
      <w:smartTag w:uri="urn:schemas-microsoft-com:office:smarttags" w:element="place">
        <w:smartTag w:uri="urn:schemas-microsoft-com:office:smarttags" w:element="City">
          <w:r>
            <w:t>Moscow</w:t>
          </w:r>
        </w:smartTag>
      </w:smartTag>
      <w:r>
        <w:t xml:space="preserve"> DICOM Image Server System #3”</w:t>
      </w:r>
    </w:p>
    <w:p w:rsidR="002F40DA" w:rsidRDefault="002F40DA" w:rsidP="002F40DA">
      <w:pPr>
        <w:jc w:val="center"/>
      </w:pPr>
      <w:r>
        <w:t>“</w:t>
      </w:r>
      <w:smartTag w:uri="urn:schemas-microsoft-com:office:smarttags" w:element="place">
        <w:smartTag w:uri="urn:schemas-microsoft-com:office:smarttags" w:element="City">
          <w:r>
            <w:t>New Orleans</w:t>
          </w:r>
        </w:smartTag>
      </w:smartTag>
      <w:r>
        <w:t xml:space="preserve"> DICOM Text Gateway and Background Processor”</w:t>
      </w:r>
    </w:p>
    <w:p w:rsidR="002F40DA" w:rsidRDefault="002F40DA" w:rsidP="002F40DA"/>
    <w:p w:rsidR="002F40DA" w:rsidRDefault="002F40DA" w:rsidP="002F40DA">
      <w:pPr>
        <w:rPr>
          <w:rFonts w:ascii="Courier New" w:hAnsi="Courier New"/>
          <w:b/>
          <w:spacing w:val="-2"/>
          <w:sz w:val="20"/>
          <w:szCs w:val="20"/>
        </w:rPr>
      </w:pPr>
      <w:r>
        <w:rPr>
          <w:rFonts w:ascii="Courier New" w:hAnsi="Courier New"/>
          <w:spacing w:val="-2"/>
          <w:sz w:val="20"/>
          <w:szCs w:val="20"/>
        </w:rPr>
        <w:t xml:space="preserve">Please enter the system title: </w:t>
      </w:r>
      <w:r>
        <w:rPr>
          <w:rFonts w:ascii="Courier New" w:hAnsi="Courier New"/>
          <w:b/>
          <w:spacing w:val="-2"/>
          <w:sz w:val="20"/>
          <w:szCs w:val="20"/>
        </w:rPr>
        <w:t>IMAGUSER's Workstation &lt;Enter&gt;</w:t>
      </w:r>
    </w:p>
    <w:p w:rsidR="002F40DA" w:rsidRDefault="002F40DA" w:rsidP="002F40DA">
      <w:pPr>
        <w:rPr>
          <w:rFonts w:ascii="Courier New" w:hAnsi="Courier New"/>
          <w:b/>
          <w:spacing w:val="-2"/>
          <w:sz w:val="20"/>
          <w:szCs w:val="20"/>
        </w:rPr>
      </w:pPr>
    </w:p>
    <w:p w:rsidR="002F40DA" w:rsidRDefault="002F40DA" w:rsidP="004631D4">
      <w:pPr>
        <w:pStyle w:val="Heading3"/>
      </w:pPr>
      <w:bookmarkStart w:id="1336" w:name="_Toc89057509"/>
      <w:bookmarkStart w:id="1337" w:name="_Toc356300993"/>
      <w:r>
        <w:t>Location of DICOM Gateway</w:t>
      </w:r>
      <w:bookmarkEnd w:id="1336"/>
      <w:bookmarkEnd w:id="1337"/>
    </w:p>
    <w:p w:rsidR="002F40DA" w:rsidRDefault="002F40DA" w:rsidP="007C2BF4">
      <w:pPr>
        <w:pStyle w:val="Body"/>
        <w:spacing w:after="120"/>
        <w:rPr>
          <w:sz w:val="24"/>
        </w:rPr>
      </w:pPr>
      <w:r>
        <w:rPr>
          <w:sz w:val="24"/>
        </w:rPr>
        <w:t xml:space="preserve">The configuration program will query the </w:t>
      </w:r>
      <w:smartTag w:uri="urn:schemas-microsoft-com:office:smarttags" w:element="place">
        <w:r>
          <w:rPr>
            <w:sz w:val="24"/>
          </w:rPr>
          <w:t>VistA</w:t>
        </w:r>
      </w:smartTag>
      <w:r>
        <w:rPr>
          <w:sz w:val="24"/>
        </w:rPr>
        <w:t xml:space="preserve"> system in order to obtain a list of the locations that are operational for the site</w:t>
      </w:r>
      <w:r w:rsidR="007C78ED">
        <w:rPr>
          <w:sz w:val="24"/>
        </w:rPr>
        <w:t xml:space="preserve">. </w:t>
      </w:r>
      <w:r>
        <w:rPr>
          <w:sz w:val="24"/>
        </w:rPr>
        <w:t>When a DICOM Gateway is part of a site that has only one location, the software will merely display the name of that location, and not ask the end-user for any input, e.g.:</w:t>
      </w:r>
    </w:p>
    <w:p w:rsidR="002F40DA" w:rsidRDefault="002F40DA" w:rsidP="007C2BF4">
      <w:pPr>
        <w:pStyle w:val="Body"/>
        <w:spacing w:after="120"/>
        <w:rPr>
          <w:rFonts w:ascii="Courier New" w:hAnsi="Courier New" w:cs="Courier New"/>
        </w:rPr>
      </w:pPr>
      <w:r>
        <w:rPr>
          <w:rFonts w:ascii="Courier New" w:hAnsi="Courier New" w:cs="Courier New"/>
        </w:rPr>
        <w:t xml:space="preserve">This Gateway is located at </w:t>
      </w:r>
      <w:smartTag w:uri="urn:schemas-microsoft-com:office:smarttags" w:element="place">
        <w:smartTag w:uri="urn:schemas-microsoft-com:office:smarttags" w:element="City">
          <w:r>
            <w:rPr>
              <w:rFonts w:ascii="Courier New" w:hAnsi="Courier New" w:cs="Courier New"/>
            </w:rPr>
            <w:t>COLUMBIA</w:t>
          </w:r>
        </w:smartTag>
        <w:r>
          <w:rPr>
            <w:rFonts w:ascii="Courier New" w:hAnsi="Courier New" w:cs="Courier New"/>
          </w:rPr>
          <w:t xml:space="preserve">, </w:t>
        </w:r>
        <w:smartTag w:uri="urn:schemas-microsoft-com:office:smarttags" w:element="State">
          <w:r>
            <w:rPr>
              <w:rFonts w:ascii="Courier New" w:hAnsi="Courier New" w:cs="Courier New"/>
            </w:rPr>
            <w:t>MO</w:t>
          </w:r>
        </w:smartTag>
      </w:smartTag>
      <w:r>
        <w:rPr>
          <w:rFonts w:ascii="Courier New" w:hAnsi="Courier New" w:cs="Courier New"/>
        </w:rPr>
        <w:t xml:space="preserve"> (#543)</w:t>
      </w:r>
    </w:p>
    <w:p w:rsidR="002F40DA" w:rsidRDefault="002F40DA" w:rsidP="007C2BF4">
      <w:pPr>
        <w:pStyle w:val="Body"/>
        <w:spacing w:after="120"/>
        <w:rPr>
          <w:sz w:val="24"/>
        </w:rPr>
      </w:pPr>
      <w:r>
        <w:rPr>
          <w:sz w:val="24"/>
        </w:rPr>
        <w:t>Otherwise, the end-user will be asked to identify the name of the location for which the DICOM Gateway in question will be operating.</w:t>
      </w:r>
    </w:p>
    <w:p w:rsidR="002F40DA" w:rsidRDefault="002F40DA" w:rsidP="004631D4">
      <w:pPr>
        <w:pStyle w:val="Heading3"/>
      </w:pPr>
      <w:bookmarkStart w:id="1338" w:name="_Toc89057510"/>
      <w:bookmarkStart w:id="1339" w:name="_Toc356300994"/>
      <w:r>
        <w:t>DICOM Data Directories</w:t>
      </w:r>
      <w:bookmarkEnd w:id="1338"/>
      <w:bookmarkEnd w:id="1339"/>
    </w:p>
    <w:p w:rsidR="002F40DA" w:rsidRDefault="002F40DA" w:rsidP="007C2BF4">
      <w:r>
        <w:t>The DICOM data directories are located on the local system, and are used to hold both the DICOM text and image files. D:\DICOM is typically the DICOM data directory. However, you may select another device letter (C:-</w:t>
      </w:r>
      <w:proofErr w:type="gramStart"/>
      <w:r>
        <w:t>Z:</w:t>
      </w:r>
      <w:proofErr w:type="gramEnd"/>
      <w:r>
        <w:t>).</w:t>
      </w:r>
    </w:p>
    <w:p w:rsidR="002F40DA" w:rsidRDefault="002F40DA" w:rsidP="007C2BF4">
      <w:pPr>
        <w:rPr>
          <w:rFonts w:ascii="Courier New" w:hAnsi="Courier New"/>
          <w:spacing w:val="-2"/>
        </w:rPr>
      </w:pPr>
    </w:p>
    <w:p w:rsidR="002F40DA" w:rsidRDefault="002F40DA" w:rsidP="007C2BF4">
      <w:pPr>
        <w:rPr>
          <w:rFonts w:ascii="Courier New" w:hAnsi="Courier New"/>
          <w:spacing w:val="-2"/>
          <w:sz w:val="20"/>
          <w:szCs w:val="20"/>
        </w:rPr>
      </w:pPr>
      <w:r>
        <w:rPr>
          <w:rFonts w:ascii="Courier New" w:hAnsi="Courier New"/>
          <w:spacing w:val="-2"/>
          <w:sz w:val="20"/>
          <w:szCs w:val="20"/>
        </w:rPr>
        <w:t>Please enter the device letter for</w:t>
      </w:r>
    </w:p>
    <w:p w:rsidR="002F40DA" w:rsidRDefault="002F40DA" w:rsidP="007C2BF4">
      <w:pPr>
        <w:rPr>
          <w:rFonts w:ascii="Courier New" w:hAnsi="Courier New"/>
          <w:b/>
          <w:spacing w:val="-2"/>
          <w:sz w:val="20"/>
          <w:szCs w:val="20"/>
        </w:rPr>
      </w:pPr>
      <w:proofErr w:type="gramStart"/>
      <w:r>
        <w:rPr>
          <w:rFonts w:ascii="Courier New" w:hAnsi="Courier New"/>
          <w:spacing w:val="-2"/>
          <w:sz w:val="20"/>
          <w:szCs w:val="20"/>
        </w:rPr>
        <w:t>the</w:t>
      </w:r>
      <w:proofErr w:type="gramEnd"/>
      <w:r>
        <w:rPr>
          <w:rFonts w:ascii="Courier New" w:hAnsi="Courier New"/>
          <w:spacing w:val="-2"/>
          <w:sz w:val="20"/>
          <w:szCs w:val="20"/>
        </w:rPr>
        <w:t xml:space="preserve"> DICOM text directory: d:// </w:t>
      </w:r>
      <w:r>
        <w:rPr>
          <w:rFonts w:ascii="Courier New" w:hAnsi="Courier New"/>
          <w:b/>
          <w:spacing w:val="-2"/>
          <w:sz w:val="20"/>
          <w:szCs w:val="20"/>
        </w:rPr>
        <w:t>d &lt;Enter&gt;</w:t>
      </w:r>
    </w:p>
    <w:p w:rsidR="002F40DA" w:rsidRDefault="002F40DA" w:rsidP="007C2BF4">
      <w:pPr>
        <w:rPr>
          <w:sz w:val="20"/>
          <w:szCs w:val="20"/>
        </w:rPr>
      </w:pPr>
    </w:p>
    <w:p w:rsidR="002F40DA" w:rsidRDefault="002F40DA" w:rsidP="007C2BF4">
      <w:pPr>
        <w:rPr>
          <w:rFonts w:ascii="Courier New" w:hAnsi="Courier New"/>
          <w:spacing w:val="-2"/>
          <w:sz w:val="20"/>
          <w:szCs w:val="20"/>
        </w:rPr>
      </w:pPr>
      <w:r>
        <w:rPr>
          <w:rFonts w:ascii="Courier New" w:hAnsi="Courier New"/>
          <w:spacing w:val="-2"/>
          <w:sz w:val="20"/>
          <w:szCs w:val="20"/>
        </w:rPr>
        <w:t>Please enter the device letter for</w:t>
      </w:r>
    </w:p>
    <w:p w:rsidR="002F40DA" w:rsidRDefault="002F40DA" w:rsidP="002F40DA">
      <w:pPr>
        <w:rPr>
          <w:rFonts w:ascii="Courier New" w:hAnsi="Courier New"/>
          <w:spacing w:val="-2"/>
          <w:sz w:val="20"/>
          <w:szCs w:val="20"/>
        </w:rPr>
      </w:pPr>
      <w:proofErr w:type="gramStart"/>
      <w:r>
        <w:rPr>
          <w:rFonts w:ascii="Courier New" w:hAnsi="Courier New"/>
          <w:spacing w:val="-2"/>
          <w:sz w:val="20"/>
          <w:szCs w:val="20"/>
        </w:rPr>
        <w:t>the</w:t>
      </w:r>
      <w:proofErr w:type="gramEnd"/>
      <w:r>
        <w:rPr>
          <w:rFonts w:ascii="Courier New" w:hAnsi="Courier New"/>
          <w:spacing w:val="-2"/>
          <w:sz w:val="20"/>
          <w:szCs w:val="20"/>
        </w:rPr>
        <w:t xml:space="preserve"> DICOM image directories: d:// </w:t>
      </w:r>
      <w:r>
        <w:rPr>
          <w:rFonts w:ascii="Courier New" w:hAnsi="Courier New"/>
          <w:b/>
          <w:spacing w:val="-2"/>
          <w:sz w:val="20"/>
          <w:szCs w:val="20"/>
        </w:rPr>
        <w:t>d &lt;Enter&gt;</w:t>
      </w:r>
    </w:p>
    <w:p w:rsidR="002F40DA" w:rsidRDefault="002F40DA" w:rsidP="004631D4">
      <w:pPr>
        <w:pStyle w:val="Heading3"/>
      </w:pPr>
      <w:bookmarkStart w:id="1340" w:name="_Toc89057511"/>
      <w:bookmarkStart w:id="1341" w:name="_Toc356300995"/>
      <w:r>
        <w:t>Percentage of Free Disk Space</w:t>
      </w:r>
      <w:bookmarkEnd w:id="1340"/>
      <w:bookmarkEnd w:id="1341"/>
    </w:p>
    <w:p w:rsidR="002F40DA" w:rsidRDefault="002F40DA" w:rsidP="007C2BF4">
      <w:r>
        <w:t>The software will cease storing image files when the amount of free disk space drops below a certain threshold</w:t>
      </w:r>
      <w:r w:rsidR="007C78ED">
        <w:t xml:space="preserve">. </w:t>
      </w:r>
      <w:r>
        <w:t xml:space="preserve">The usual value for this threshold is </w:t>
      </w:r>
      <w:r>
        <w:rPr>
          <w:b/>
        </w:rPr>
        <w:t>15%</w:t>
      </w:r>
      <w:r>
        <w:t>.</w:t>
      </w:r>
    </w:p>
    <w:p w:rsidR="002F40DA" w:rsidRDefault="002F40DA" w:rsidP="007C2BF4"/>
    <w:p w:rsidR="002F40DA" w:rsidRDefault="002F40DA" w:rsidP="007C2BF4">
      <w:pPr>
        <w:pStyle w:val="BodyText"/>
      </w:pPr>
      <w:r>
        <w:t>Please enter the percentage of free disk space</w:t>
      </w:r>
    </w:p>
    <w:p w:rsidR="002F40DA" w:rsidRDefault="002F40DA" w:rsidP="007C2BF4">
      <w:pPr>
        <w:pStyle w:val="BodyText"/>
      </w:pPr>
      <w:proofErr w:type="gramStart"/>
      <w:r>
        <w:t>required</w:t>
      </w:r>
      <w:proofErr w:type="gramEnd"/>
      <w:r>
        <w:t xml:space="preserve"> to allow storage of image files: 15%// </w:t>
      </w:r>
      <w:r>
        <w:rPr>
          <w:b/>
        </w:rPr>
        <w:t>15 &lt;Enter&gt;</w:t>
      </w:r>
    </w:p>
    <w:p w:rsidR="002F40DA" w:rsidRDefault="002F40DA" w:rsidP="004631D4">
      <w:pPr>
        <w:pStyle w:val="Heading3"/>
      </w:pPr>
      <w:bookmarkStart w:id="1342" w:name="_Ref476990539"/>
      <w:bookmarkStart w:id="1343" w:name="_Toc89057512"/>
      <w:bookmarkStart w:id="1344" w:name="_Toc356300996"/>
      <w:r>
        <w:t>DICOM Dictionary Directory</w:t>
      </w:r>
      <w:bookmarkEnd w:id="1342"/>
      <w:bookmarkEnd w:id="1343"/>
      <w:bookmarkEnd w:id="1344"/>
    </w:p>
    <w:p w:rsidR="002F40DA" w:rsidRDefault="002F40DA" w:rsidP="002F40DA">
      <w:r>
        <w:t>The DICOM dictionary directory is usually on a networked system, and is used to hold DICOM master files</w:t>
      </w:r>
      <w:r w:rsidR="007C78ED">
        <w:t xml:space="preserve">. </w:t>
      </w:r>
      <w:r>
        <w:t>F:\DICOM is typically the DICOM dictionary directory</w:t>
      </w:r>
      <w:r w:rsidR="007C78ED">
        <w:t xml:space="preserve">. </w:t>
      </w:r>
      <w:r>
        <w:t>You may select any other device letter, however.</w:t>
      </w:r>
    </w:p>
    <w:p w:rsidR="002F40DA" w:rsidRDefault="002F40DA" w:rsidP="002F40DA">
      <w:pPr>
        <w:rPr>
          <w:rFonts w:ascii="Courier New" w:hAnsi="Courier New"/>
          <w:spacing w:val="-2"/>
        </w:rPr>
      </w:pPr>
    </w:p>
    <w:p w:rsidR="002F40DA" w:rsidRDefault="002F40DA" w:rsidP="002F40DA">
      <w:pPr>
        <w:rPr>
          <w:rFonts w:ascii="Courier New" w:hAnsi="Courier New"/>
          <w:spacing w:val="-2"/>
          <w:sz w:val="20"/>
          <w:szCs w:val="20"/>
        </w:rPr>
      </w:pPr>
      <w:r>
        <w:rPr>
          <w:rFonts w:ascii="Courier New" w:hAnsi="Courier New"/>
          <w:spacing w:val="-2"/>
          <w:sz w:val="20"/>
          <w:szCs w:val="20"/>
        </w:rPr>
        <w:t>Enter the device letter for</w:t>
      </w:r>
    </w:p>
    <w:p w:rsidR="002F40DA" w:rsidRDefault="002F40DA" w:rsidP="002F40DA">
      <w:pPr>
        <w:rPr>
          <w:rFonts w:ascii="Courier New" w:hAnsi="Courier New"/>
          <w:b/>
          <w:spacing w:val="-2"/>
          <w:sz w:val="20"/>
          <w:szCs w:val="20"/>
        </w:rPr>
      </w:pPr>
      <w:proofErr w:type="gramStart"/>
      <w:r>
        <w:rPr>
          <w:rFonts w:ascii="Courier New" w:hAnsi="Courier New"/>
          <w:spacing w:val="-2"/>
          <w:sz w:val="20"/>
          <w:szCs w:val="20"/>
        </w:rPr>
        <w:t>the</w:t>
      </w:r>
      <w:proofErr w:type="gramEnd"/>
      <w:r>
        <w:rPr>
          <w:rFonts w:ascii="Courier New" w:hAnsi="Courier New"/>
          <w:spacing w:val="-2"/>
          <w:sz w:val="20"/>
          <w:szCs w:val="20"/>
        </w:rPr>
        <w:t xml:space="preserve"> DICOM dictionary directory: c:// </w:t>
      </w:r>
      <w:r>
        <w:rPr>
          <w:rFonts w:ascii="Courier New" w:hAnsi="Courier New"/>
          <w:b/>
          <w:spacing w:val="-2"/>
          <w:sz w:val="20"/>
          <w:szCs w:val="20"/>
        </w:rPr>
        <w:t>f &lt;Enter&gt;</w:t>
      </w:r>
    </w:p>
    <w:p w:rsidR="002F40DA" w:rsidRDefault="002F40DA" w:rsidP="004631D4">
      <w:pPr>
        <w:pStyle w:val="Heading3"/>
      </w:pPr>
      <w:bookmarkStart w:id="1345" w:name="_Toc89057513"/>
      <w:bookmarkStart w:id="1346" w:name="_Toc356300997"/>
      <w:r>
        <w:t>Communication Channels</w:t>
      </w:r>
      <w:bookmarkEnd w:id="1345"/>
      <w:bookmarkEnd w:id="1346"/>
    </w:p>
    <w:p w:rsidR="002F40DA" w:rsidRDefault="002F40DA" w:rsidP="002F40DA">
      <w:r>
        <w:t xml:space="preserve">Communication channels are used to broadcast </w:t>
      </w:r>
      <w:smartTag w:uri="urn:schemas-microsoft-com:office:smarttags" w:element="place">
        <w:r>
          <w:t>VistA</w:t>
        </w:r>
      </w:smartTag>
      <w:r>
        <w:t xml:space="preserve"> event data</w:t>
      </w:r>
      <w:r w:rsidR="007C78ED">
        <w:t xml:space="preserve">. </w:t>
      </w:r>
      <w:r>
        <w:t>A separate channel is needed for each different destination</w:t>
      </w:r>
      <w:r w:rsidR="007C78ED">
        <w:t xml:space="preserve">. </w:t>
      </w:r>
      <w:r>
        <w:t xml:space="preserve">For instance, event data may be sent to both a commercial PACS and to one or more Modality Worklist service class providers (for example a </w:t>
      </w:r>
      <w:proofErr w:type="spellStart"/>
      <w:r>
        <w:t>Mitra</w:t>
      </w:r>
      <w:proofErr w:type="spellEnd"/>
      <w:r>
        <w:t xml:space="preserve"> Broker or a </w:t>
      </w:r>
      <w:proofErr w:type="spellStart"/>
      <w:r>
        <w:t>DeJarnette</w:t>
      </w:r>
      <w:proofErr w:type="spellEnd"/>
      <w:r>
        <w:t xml:space="preserve"> </w:t>
      </w:r>
      <w:proofErr w:type="spellStart"/>
      <w:r>
        <w:t>MediShare</w:t>
      </w:r>
      <w:proofErr w:type="spellEnd"/>
      <w:r>
        <w:t xml:space="preserve">). Each destination must have its own event channel </w:t>
      </w:r>
      <w:r>
        <w:rPr>
          <w:b/>
          <w:i/>
        </w:rPr>
        <w:t>n</w:t>
      </w:r>
      <w:r>
        <w:t xml:space="preserve"> and a dedicated c:\dicom\data</w:t>
      </w:r>
      <w:r>
        <w:rPr>
          <w:b/>
          <w:i/>
        </w:rPr>
        <w:t>n</w:t>
      </w:r>
      <w:r>
        <w:t xml:space="preserve"> subdirectory.</w:t>
      </w:r>
    </w:p>
    <w:p w:rsidR="002F40DA" w:rsidRDefault="002F40DA" w:rsidP="002F40DA"/>
    <w:p w:rsidR="002F40DA" w:rsidRDefault="007C2BF4" w:rsidP="002F40DA">
      <w:r>
        <w:br w:type="page"/>
      </w:r>
      <w:r w:rsidR="002F40DA">
        <w:lastRenderedPageBreak/>
        <w:t>The number of communication channels must be between 1 and 9.</w:t>
      </w:r>
    </w:p>
    <w:p w:rsidR="002F40DA" w:rsidRDefault="002F40DA" w:rsidP="002F40DA">
      <w:pPr>
        <w:tabs>
          <w:tab w:val="left" w:pos="-720"/>
        </w:tabs>
        <w:suppressAutoHyphens/>
        <w:jc w:val="both"/>
        <w:rPr>
          <w:rFonts w:ascii="Courier New" w:hAnsi="Courier New"/>
          <w:spacing w:val="-2"/>
        </w:rPr>
      </w:pPr>
    </w:p>
    <w:p w:rsidR="002F40DA" w:rsidRDefault="002F40DA" w:rsidP="002F40DA">
      <w:pPr>
        <w:tabs>
          <w:tab w:val="left" w:pos="-720"/>
        </w:tabs>
        <w:suppressAutoHyphens/>
        <w:jc w:val="both"/>
        <w:rPr>
          <w:rFonts w:ascii="Courier New" w:hAnsi="Courier New"/>
          <w:b/>
          <w:spacing w:val="-2"/>
          <w:sz w:val="20"/>
          <w:szCs w:val="20"/>
        </w:rPr>
      </w:pPr>
      <w:r>
        <w:rPr>
          <w:rFonts w:ascii="Courier New" w:hAnsi="Courier New"/>
          <w:spacing w:val="-2"/>
          <w:sz w:val="20"/>
          <w:szCs w:val="20"/>
        </w:rPr>
        <w:t xml:space="preserve">Please enter the number of communication </w:t>
      </w:r>
      <w:proofErr w:type="gramStart"/>
      <w:r>
        <w:rPr>
          <w:rFonts w:ascii="Courier New" w:hAnsi="Courier New"/>
          <w:spacing w:val="-2"/>
          <w:sz w:val="20"/>
          <w:szCs w:val="20"/>
        </w:rPr>
        <w:t>channels  2</w:t>
      </w:r>
      <w:proofErr w:type="gramEnd"/>
      <w:r>
        <w:rPr>
          <w:rFonts w:ascii="Courier New" w:hAnsi="Courier New"/>
          <w:spacing w:val="-2"/>
          <w:sz w:val="20"/>
          <w:szCs w:val="20"/>
        </w:rPr>
        <w:t xml:space="preserve">// </w:t>
      </w:r>
      <w:r>
        <w:rPr>
          <w:rFonts w:ascii="Courier New" w:hAnsi="Courier New"/>
          <w:b/>
          <w:spacing w:val="-2"/>
          <w:sz w:val="20"/>
          <w:szCs w:val="20"/>
        </w:rPr>
        <w:t>2 &lt;Enter&gt;</w:t>
      </w:r>
    </w:p>
    <w:p w:rsidR="002F40DA" w:rsidRDefault="002F40DA" w:rsidP="004631D4">
      <w:pPr>
        <w:pStyle w:val="Heading3"/>
      </w:pPr>
      <w:bookmarkStart w:id="1347" w:name="_Toc89057515"/>
      <w:bookmarkStart w:id="1348" w:name="_Toc356300998"/>
      <w:r>
        <w:t>DICOM Image Gateway</w:t>
      </w:r>
      <w:bookmarkEnd w:id="1347"/>
      <w:bookmarkEnd w:id="1348"/>
    </w:p>
    <w:p w:rsidR="002F40DA" w:rsidRDefault="002F40DA" w:rsidP="002F40DA">
      <w:r>
        <w:t xml:space="preserve">If this system is to be configured as a VistA DICOM Image Gateway, the answer to this question must be </w:t>
      </w:r>
      <w:proofErr w:type="gramStart"/>
      <w:r>
        <w:rPr>
          <w:b/>
        </w:rPr>
        <w:t>Yes</w:t>
      </w:r>
      <w:proofErr w:type="gramEnd"/>
      <w:r>
        <w:t xml:space="preserve">. If this system is to be configured otherwise, answer </w:t>
      </w:r>
      <w:proofErr w:type="gramStart"/>
      <w:r>
        <w:rPr>
          <w:b/>
        </w:rPr>
        <w:t>No</w:t>
      </w:r>
      <w:proofErr w:type="gramEnd"/>
      <w:r>
        <w:t>.</w:t>
      </w:r>
    </w:p>
    <w:p w:rsidR="002F40DA" w:rsidRDefault="002F40DA" w:rsidP="002F40DA">
      <w:pPr>
        <w:rPr>
          <w:b/>
        </w:rPr>
      </w:pPr>
    </w:p>
    <w:p w:rsidR="002F40DA" w:rsidRDefault="002F40DA" w:rsidP="002F40DA">
      <w:pPr>
        <w:pStyle w:val="Body"/>
      </w:pPr>
      <w:r w:rsidRPr="007C2BF4">
        <w:rPr>
          <w:bCs/>
          <w:sz w:val="24"/>
        </w:rPr>
        <w:t>Note</w:t>
      </w:r>
      <w:r w:rsidRPr="007C2BF4">
        <w:rPr>
          <w:sz w:val="24"/>
        </w:rPr>
        <w:t xml:space="preserve">: A </w:t>
      </w:r>
      <w:r w:rsidRPr="007C2BF4">
        <w:rPr>
          <w:bCs/>
          <w:sz w:val="24"/>
        </w:rPr>
        <w:t>VistA</w:t>
      </w:r>
      <w:r w:rsidRPr="007C2BF4">
        <w:rPr>
          <w:sz w:val="24"/>
        </w:rPr>
        <w:t xml:space="preserve"> DICOM Gateway may be configured as a Text Gateway, an Image Gateway, a</w:t>
      </w:r>
      <w:r>
        <w:rPr>
          <w:sz w:val="24"/>
        </w:rPr>
        <w:t xml:space="preserve"> Routing Processor, or any combination thereof</w:t>
      </w:r>
      <w:r>
        <w:t>.</w:t>
      </w:r>
    </w:p>
    <w:p w:rsidR="002F40DA" w:rsidRDefault="002F40DA" w:rsidP="002F40DA">
      <w:pPr>
        <w:tabs>
          <w:tab w:val="left" w:pos="-720"/>
        </w:tabs>
        <w:suppressAutoHyphens/>
        <w:jc w:val="both"/>
        <w:rPr>
          <w:rFonts w:ascii="Courier New" w:hAnsi="Courier New"/>
          <w:b/>
          <w:spacing w:val="-2"/>
          <w:sz w:val="20"/>
          <w:szCs w:val="20"/>
        </w:rPr>
      </w:pPr>
      <w:r>
        <w:rPr>
          <w:rFonts w:ascii="Courier New" w:hAnsi="Courier New"/>
          <w:spacing w:val="-2"/>
          <w:sz w:val="20"/>
          <w:szCs w:val="20"/>
        </w:rPr>
        <w:t xml:space="preserve">Will this system be a DICOM Image Gateway?  YES// </w:t>
      </w:r>
      <w:r>
        <w:rPr>
          <w:rFonts w:ascii="Courier New" w:hAnsi="Courier New"/>
          <w:b/>
          <w:spacing w:val="-2"/>
          <w:sz w:val="20"/>
          <w:szCs w:val="20"/>
        </w:rPr>
        <w:t>y &lt;Enter&gt;</w:t>
      </w:r>
    </w:p>
    <w:p w:rsidR="002F40DA" w:rsidRDefault="002F40DA" w:rsidP="004631D4">
      <w:pPr>
        <w:pStyle w:val="Heading3"/>
      </w:pPr>
      <w:bookmarkStart w:id="1349" w:name="_Toc89057516"/>
      <w:bookmarkStart w:id="1350" w:name="_Toc356300999"/>
      <w:r>
        <w:t>DICOM Text Gateway</w:t>
      </w:r>
      <w:bookmarkEnd w:id="1349"/>
      <w:bookmarkEnd w:id="1350"/>
    </w:p>
    <w:p w:rsidR="002F40DA" w:rsidRDefault="002F40DA" w:rsidP="002F40DA">
      <w:r>
        <w:t xml:space="preserve">If this system is to be configured as a VistA DICOM Text Gateway, to support the Modality Worklist and/or send event messages to a commercial </w:t>
      </w:r>
      <w:r>
        <w:rPr>
          <w:b/>
        </w:rPr>
        <w:t>P</w:t>
      </w:r>
      <w:r>
        <w:t xml:space="preserve">icture </w:t>
      </w:r>
      <w:r>
        <w:rPr>
          <w:b/>
        </w:rPr>
        <w:t>A</w:t>
      </w:r>
      <w:r>
        <w:t xml:space="preserve">rchiving and </w:t>
      </w:r>
      <w:r>
        <w:rPr>
          <w:b/>
        </w:rPr>
        <w:t>C</w:t>
      </w:r>
      <w:r>
        <w:t xml:space="preserve">ommunication </w:t>
      </w:r>
      <w:r>
        <w:rPr>
          <w:b/>
        </w:rPr>
        <w:t>S</w:t>
      </w:r>
      <w:r>
        <w:t xml:space="preserve">ystem (PACS), the answer to this question must be </w:t>
      </w:r>
      <w:proofErr w:type="gramStart"/>
      <w:r>
        <w:rPr>
          <w:b/>
        </w:rPr>
        <w:t>Yes</w:t>
      </w:r>
      <w:proofErr w:type="gramEnd"/>
      <w:r w:rsidR="007C78ED">
        <w:t xml:space="preserve">. </w:t>
      </w:r>
      <w:r>
        <w:t xml:space="preserve">If this system is to be configured otherwise, answer </w:t>
      </w:r>
      <w:proofErr w:type="gramStart"/>
      <w:r>
        <w:rPr>
          <w:b/>
        </w:rPr>
        <w:t>No</w:t>
      </w:r>
      <w:proofErr w:type="gramEnd"/>
      <w:r>
        <w:t>.</w:t>
      </w:r>
    </w:p>
    <w:p w:rsidR="002F40DA" w:rsidRDefault="002F40DA" w:rsidP="002F40DA">
      <w:pPr>
        <w:rPr>
          <w:b/>
        </w:rPr>
      </w:pPr>
    </w:p>
    <w:p w:rsidR="002F40DA" w:rsidRDefault="002F40DA" w:rsidP="002F40DA">
      <w:r>
        <w:rPr>
          <w:b/>
          <w:bCs/>
        </w:rPr>
        <w:t>Note</w:t>
      </w:r>
      <w:r>
        <w:t xml:space="preserve">: A </w:t>
      </w:r>
      <w:r>
        <w:rPr>
          <w:bCs/>
        </w:rPr>
        <w:t>VistA</w:t>
      </w:r>
      <w:r>
        <w:t xml:space="preserve"> DICOM Gateway may be configured as a Text Gateway, an Image Gateway, a Routing Processor, or any combination thereof.</w:t>
      </w:r>
    </w:p>
    <w:p w:rsidR="002F40DA" w:rsidRDefault="002F40DA" w:rsidP="002F40DA">
      <w:pPr>
        <w:rPr>
          <w:rFonts w:ascii="Courier New" w:hAnsi="Courier New"/>
          <w:spacing w:val="-2"/>
        </w:rPr>
      </w:pPr>
    </w:p>
    <w:p w:rsidR="002F40DA" w:rsidRDefault="002F40DA" w:rsidP="002F40DA">
      <w:pPr>
        <w:rPr>
          <w:rFonts w:ascii="Courier New" w:hAnsi="Courier New"/>
          <w:b/>
          <w:spacing w:val="-2"/>
          <w:sz w:val="20"/>
          <w:szCs w:val="20"/>
        </w:rPr>
      </w:pPr>
      <w:r>
        <w:rPr>
          <w:rFonts w:ascii="Courier New" w:hAnsi="Courier New"/>
          <w:spacing w:val="-2"/>
          <w:sz w:val="20"/>
          <w:szCs w:val="20"/>
        </w:rPr>
        <w:t xml:space="preserve">Will this system be a DICOM Text Gateway?  YES// </w:t>
      </w:r>
      <w:r>
        <w:rPr>
          <w:rFonts w:ascii="Courier New" w:hAnsi="Courier New"/>
          <w:b/>
          <w:spacing w:val="-2"/>
          <w:sz w:val="20"/>
          <w:szCs w:val="20"/>
        </w:rPr>
        <w:t>y &lt;Enter&gt;</w:t>
      </w:r>
    </w:p>
    <w:p w:rsidR="002F40DA" w:rsidRDefault="002F40DA" w:rsidP="004631D4">
      <w:pPr>
        <w:pStyle w:val="Heading3"/>
      </w:pPr>
      <w:r>
        <w:t xml:space="preserve"> </w:t>
      </w:r>
      <w:bookmarkStart w:id="1351" w:name="_Toc89057517"/>
      <w:bookmarkStart w:id="1352" w:name="_Toc356301000"/>
      <w:r>
        <w:t>DICOM Routing Processor</w:t>
      </w:r>
      <w:bookmarkEnd w:id="1351"/>
      <w:bookmarkEnd w:id="1352"/>
    </w:p>
    <w:p w:rsidR="002F40DA" w:rsidRDefault="002F40DA" w:rsidP="002F40DA">
      <w:pPr>
        <w:pStyle w:val="Body"/>
        <w:rPr>
          <w:sz w:val="24"/>
        </w:rPr>
      </w:pPr>
      <w:r>
        <w:rPr>
          <w:sz w:val="24"/>
        </w:rPr>
        <w:t xml:space="preserve">If this DICOM Gateway is to be configured as a </w:t>
      </w:r>
      <w:r>
        <w:rPr>
          <w:bCs/>
          <w:sz w:val="24"/>
        </w:rPr>
        <w:t>VistA</w:t>
      </w:r>
      <w:r>
        <w:rPr>
          <w:sz w:val="24"/>
        </w:rPr>
        <w:t xml:space="preserve"> DICOM Routing Processor, the answer to this question must be </w:t>
      </w:r>
      <w:proofErr w:type="gramStart"/>
      <w:r>
        <w:rPr>
          <w:b/>
          <w:sz w:val="24"/>
        </w:rPr>
        <w:t>Yes</w:t>
      </w:r>
      <w:proofErr w:type="gramEnd"/>
      <w:r w:rsidR="007C78ED">
        <w:rPr>
          <w:sz w:val="24"/>
        </w:rPr>
        <w:t xml:space="preserve">. </w:t>
      </w:r>
      <w:r>
        <w:rPr>
          <w:sz w:val="24"/>
        </w:rPr>
        <w:t xml:space="preserve">If this system is to be configured otherwise, answer </w:t>
      </w:r>
      <w:proofErr w:type="gramStart"/>
      <w:r>
        <w:rPr>
          <w:b/>
          <w:sz w:val="24"/>
        </w:rPr>
        <w:t>No</w:t>
      </w:r>
      <w:proofErr w:type="gramEnd"/>
      <w:r>
        <w:rPr>
          <w:sz w:val="24"/>
        </w:rPr>
        <w:t>.</w:t>
      </w:r>
    </w:p>
    <w:p w:rsidR="002F40DA" w:rsidRDefault="002F40DA" w:rsidP="002F40DA">
      <w:pPr>
        <w:pStyle w:val="Body"/>
        <w:rPr>
          <w:sz w:val="24"/>
        </w:rPr>
      </w:pPr>
      <w:r>
        <w:rPr>
          <w:b/>
          <w:bCs/>
          <w:sz w:val="24"/>
        </w:rPr>
        <w:t>Note</w:t>
      </w:r>
      <w:r>
        <w:rPr>
          <w:sz w:val="24"/>
        </w:rPr>
        <w:t xml:space="preserve">: A </w:t>
      </w:r>
      <w:r>
        <w:rPr>
          <w:bCs/>
          <w:sz w:val="24"/>
        </w:rPr>
        <w:t>VistA</w:t>
      </w:r>
      <w:r>
        <w:rPr>
          <w:sz w:val="24"/>
        </w:rPr>
        <w:t xml:space="preserve"> DICOM Gateway may be configured as a Text Gateway, an Image Gateway, a Routing Processor, or any combination thereof.</w:t>
      </w:r>
    </w:p>
    <w:p w:rsidR="002F40DA" w:rsidRDefault="002F40DA" w:rsidP="002F40DA">
      <w:r>
        <w:rPr>
          <w:rFonts w:ascii="Courier New" w:hAnsi="Courier New" w:cs="Courier New"/>
          <w:sz w:val="20"/>
          <w:szCs w:val="20"/>
        </w:rPr>
        <w:t>Will this system be a DICOM Routing Processor?  YES// y &lt;Enter&gt;</w:t>
      </w:r>
    </w:p>
    <w:p w:rsidR="002F40DA" w:rsidRDefault="002F40DA" w:rsidP="004631D4">
      <w:pPr>
        <w:pStyle w:val="Heading3"/>
      </w:pPr>
      <w:bookmarkStart w:id="1353" w:name="_Toc89057518"/>
      <w:bookmarkStart w:id="1354" w:name="_Toc356301001"/>
      <w:r>
        <w:t>Auto-Routing Active</w:t>
      </w:r>
      <w:bookmarkEnd w:id="1353"/>
      <w:bookmarkEnd w:id="1354"/>
    </w:p>
    <w:p w:rsidR="002F40DA" w:rsidRDefault="002F40DA" w:rsidP="002F40DA">
      <w:pPr>
        <w:pStyle w:val="Body"/>
        <w:rPr>
          <w:sz w:val="24"/>
        </w:rPr>
      </w:pPr>
      <w:r>
        <w:rPr>
          <w:sz w:val="24"/>
        </w:rPr>
        <w:t xml:space="preserve">If one of the DICOM Gateways at this site is being used as a Routing Processor, the answer to this question must be </w:t>
      </w:r>
      <w:proofErr w:type="gramStart"/>
      <w:r>
        <w:rPr>
          <w:b/>
          <w:sz w:val="24"/>
        </w:rPr>
        <w:t>Yes</w:t>
      </w:r>
      <w:proofErr w:type="gramEnd"/>
      <w:r w:rsidR="007C78ED">
        <w:rPr>
          <w:sz w:val="24"/>
        </w:rPr>
        <w:t xml:space="preserve">. </w:t>
      </w:r>
      <w:r>
        <w:rPr>
          <w:sz w:val="24"/>
        </w:rPr>
        <w:t xml:space="preserve">If no automated routing is to occur at this site, the answer to this question must be </w:t>
      </w:r>
      <w:r>
        <w:rPr>
          <w:b/>
          <w:sz w:val="24"/>
        </w:rPr>
        <w:t>No</w:t>
      </w:r>
      <w:r>
        <w:rPr>
          <w:sz w:val="24"/>
        </w:rPr>
        <w:t>.</w:t>
      </w:r>
    </w:p>
    <w:p w:rsidR="002F40DA" w:rsidRDefault="002F40DA" w:rsidP="002F40DA">
      <w:pPr>
        <w:pStyle w:val="Body"/>
        <w:rPr>
          <w:sz w:val="24"/>
        </w:rPr>
      </w:pPr>
      <w:r>
        <w:rPr>
          <w:b/>
          <w:bCs/>
          <w:sz w:val="24"/>
        </w:rPr>
        <w:t>Note</w:t>
      </w:r>
      <w:r>
        <w:rPr>
          <w:sz w:val="24"/>
        </w:rPr>
        <w:t xml:space="preserve">: When the answer to this question is set to </w:t>
      </w:r>
      <w:r>
        <w:rPr>
          <w:b/>
          <w:sz w:val="24"/>
        </w:rPr>
        <w:t>Yes</w:t>
      </w:r>
      <w:r>
        <w:rPr>
          <w:sz w:val="24"/>
        </w:rPr>
        <w:t>, queue-entries will be created for automated routing</w:t>
      </w:r>
      <w:r w:rsidR="007C78ED">
        <w:rPr>
          <w:sz w:val="24"/>
        </w:rPr>
        <w:t xml:space="preserve">. </w:t>
      </w:r>
      <w:r>
        <w:rPr>
          <w:sz w:val="24"/>
        </w:rPr>
        <w:t>If no Routing Processor is active at the site, these queue entries will accumulate and never be processed or purged.</w:t>
      </w:r>
    </w:p>
    <w:p w:rsidR="002F40DA" w:rsidRDefault="002F40DA" w:rsidP="002F40DA">
      <w:pPr>
        <w:pStyle w:val="Body"/>
      </w:pPr>
      <w:r>
        <w:rPr>
          <w:sz w:val="24"/>
        </w:rPr>
        <w:t xml:space="preserve">For detailed information about setting up a DICOM Gateway to perform automated routing, see the </w:t>
      </w:r>
      <w:r>
        <w:rPr>
          <w:rStyle w:val="Emphasis"/>
        </w:rPr>
        <w:t>VistA Imaging Routing User Guide</w:t>
      </w:r>
      <w:r>
        <w:t>.</w:t>
      </w:r>
    </w:p>
    <w:p w:rsidR="002F40DA" w:rsidRDefault="002F40DA" w:rsidP="004631D4">
      <w:pPr>
        <w:pStyle w:val="Heading3"/>
      </w:pPr>
      <w:bookmarkStart w:id="1355" w:name="_Toc89057519"/>
      <w:bookmarkStart w:id="1356" w:name="_Toc356301002"/>
      <w:r>
        <w:lastRenderedPageBreak/>
        <w:t>Radiology</w:t>
      </w:r>
      <w:bookmarkEnd w:id="1355"/>
      <w:bookmarkEnd w:id="1356"/>
    </w:p>
    <w:p w:rsidR="002F40DA" w:rsidRDefault="002F40DA" w:rsidP="002F40DA">
      <w:pPr>
        <w:pStyle w:val="Body"/>
        <w:rPr>
          <w:sz w:val="24"/>
        </w:rPr>
      </w:pPr>
      <w:r>
        <w:rPr>
          <w:sz w:val="24"/>
        </w:rPr>
        <w:t xml:space="preserve">If this DICOM Gateway is to be configured as a computer that processes Radiology exams, the answer to this question must be </w:t>
      </w:r>
      <w:proofErr w:type="gramStart"/>
      <w:r>
        <w:rPr>
          <w:b/>
          <w:sz w:val="24"/>
        </w:rPr>
        <w:t>Yes</w:t>
      </w:r>
      <w:proofErr w:type="gramEnd"/>
      <w:r w:rsidR="007C78ED">
        <w:rPr>
          <w:sz w:val="24"/>
        </w:rPr>
        <w:t xml:space="preserve">. </w:t>
      </w:r>
      <w:r>
        <w:rPr>
          <w:sz w:val="24"/>
        </w:rPr>
        <w:t xml:space="preserve">If this system is to be configured otherwise, answer </w:t>
      </w:r>
      <w:proofErr w:type="gramStart"/>
      <w:r>
        <w:rPr>
          <w:b/>
          <w:sz w:val="24"/>
        </w:rPr>
        <w:t>No</w:t>
      </w:r>
      <w:proofErr w:type="gramEnd"/>
      <w:r>
        <w:rPr>
          <w:sz w:val="24"/>
        </w:rPr>
        <w:t>.</w:t>
      </w:r>
    </w:p>
    <w:p w:rsidR="002F40DA" w:rsidRDefault="002F40DA" w:rsidP="002F40DA">
      <w:pPr>
        <w:pStyle w:val="Body"/>
        <w:rPr>
          <w:sz w:val="24"/>
        </w:rPr>
      </w:pPr>
      <w:r>
        <w:rPr>
          <w:b/>
          <w:bCs/>
          <w:sz w:val="24"/>
        </w:rPr>
        <w:t>Note</w:t>
      </w:r>
      <w:r>
        <w:rPr>
          <w:sz w:val="24"/>
        </w:rPr>
        <w:t xml:space="preserve">: A </w:t>
      </w:r>
      <w:r>
        <w:rPr>
          <w:bCs/>
          <w:sz w:val="24"/>
        </w:rPr>
        <w:t>VistA</w:t>
      </w:r>
      <w:r>
        <w:rPr>
          <w:sz w:val="24"/>
        </w:rPr>
        <w:t xml:space="preserve"> DICOM Gateway may be configured as one that processes Radiology exams, one that handles Consults, or one that supports both.</w:t>
      </w:r>
    </w:p>
    <w:p w:rsidR="002F40DA" w:rsidRDefault="002F40DA" w:rsidP="004631D4">
      <w:pPr>
        <w:pStyle w:val="Heading3"/>
      </w:pPr>
      <w:bookmarkStart w:id="1357" w:name="_Toc89057520"/>
      <w:bookmarkStart w:id="1358" w:name="_Toc356301003"/>
      <w:r>
        <w:t>Consults</w:t>
      </w:r>
      <w:bookmarkEnd w:id="1357"/>
      <w:bookmarkEnd w:id="1358"/>
    </w:p>
    <w:p w:rsidR="002F40DA" w:rsidRDefault="002F40DA" w:rsidP="002F40DA">
      <w:pPr>
        <w:pStyle w:val="Body"/>
        <w:rPr>
          <w:sz w:val="24"/>
        </w:rPr>
      </w:pPr>
      <w:r>
        <w:rPr>
          <w:sz w:val="24"/>
        </w:rPr>
        <w:t xml:space="preserve">If this DICOM Gateway is to be configured as a computer that processes Consults, the answer to this question must be </w:t>
      </w:r>
      <w:proofErr w:type="gramStart"/>
      <w:r>
        <w:rPr>
          <w:b/>
          <w:sz w:val="24"/>
        </w:rPr>
        <w:t>Yes</w:t>
      </w:r>
      <w:proofErr w:type="gramEnd"/>
      <w:r w:rsidR="007C78ED">
        <w:rPr>
          <w:sz w:val="24"/>
        </w:rPr>
        <w:t xml:space="preserve">. </w:t>
      </w:r>
      <w:r>
        <w:rPr>
          <w:sz w:val="24"/>
        </w:rPr>
        <w:t xml:space="preserve">If this system is to be configured otherwise, answer </w:t>
      </w:r>
      <w:proofErr w:type="gramStart"/>
      <w:r>
        <w:rPr>
          <w:b/>
          <w:sz w:val="24"/>
        </w:rPr>
        <w:t>No</w:t>
      </w:r>
      <w:proofErr w:type="gramEnd"/>
      <w:r>
        <w:rPr>
          <w:sz w:val="24"/>
        </w:rPr>
        <w:t>.</w:t>
      </w:r>
    </w:p>
    <w:p w:rsidR="002F40DA" w:rsidRDefault="002F40DA" w:rsidP="002F40DA">
      <w:pPr>
        <w:pStyle w:val="Body"/>
        <w:rPr>
          <w:sz w:val="24"/>
        </w:rPr>
      </w:pPr>
      <w:r>
        <w:rPr>
          <w:b/>
          <w:bCs/>
          <w:sz w:val="24"/>
        </w:rPr>
        <w:t>Note</w:t>
      </w:r>
      <w:r>
        <w:rPr>
          <w:sz w:val="24"/>
        </w:rPr>
        <w:t xml:space="preserve">: A </w:t>
      </w:r>
      <w:r>
        <w:rPr>
          <w:bCs/>
          <w:sz w:val="24"/>
        </w:rPr>
        <w:t>VistA</w:t>
      </w:r>
      <w:r>
        <w:rPr>
          <w:sz w:val="24"/>
        </w:rPr>
        <w:t xml:space="preserve"> DICOM Gateway may be configured as one that processes Radiology exams, one that handles Consults, or one that supports both.</w:t>
      </w:r>
    </w:p>
    <w:p w:rsidR="002F40DA" w:rsidRDefault="002F40DA" w:rsidP="004631D4">
      <w:pPr>
        <w:pStyle w:val="Heading3"/>
      </w:pPr>
      <w:bookmarkStart w:id="1359" w:name="_Toc89057521"/>
      <w:bookmarkStart w:id="1360" w:name="_Toc356301004"/>
      <w:r>
        <w:t>Send Text to commercial PACS</w:t>
      </w:r>
      <w:bookmarkEnd w:id="1359"/>
      <w:bookmarkEnd w:id="1360"/>
    </w:p>
    <w:p w:rsidR="002F40DA" w:rsidRDefault="002F40DA" w:rsidP="002F40DA">
      <w:r>
        <w:t xml:space="preserve">If this VistA DICOM Text Gateway is to be configured to send messages to either a commercial PACS or a Modality Worklist provider (for example, a </w:t>
      </w:r>
      <w:proofErr w:type="spellStart"/>
      <w:r>
        <w:t>Mitra</w:t>
      </w:r>
      <w:proofErr w:type="spellEnd"/>
      <w:r>
        <w:t xml:space="preserve"> Broker or a </w:t>
      </w:r>
      <w:proofErr w:type="spellStart"/>
      <w:r>
        <w:t>DeJarnette</w:t>
      </w:r>
      <w:proofErr w:type="spellEnd"/>
      <w:r>
        <w:t xml:space="preserve"> </w:t>
      </w:r>
      <w:proofErr w:type="spellStart"/>
      <w:r>
        <w:t>MediShare</w:t>
      </w:r>
      <w:proofErr w:type="spellEnd"/>
      <w:r>
        <w:t xml:space="preserve">), the following question should be answered with </w:t>
      </w:r>
      <w:r>
        <w:rPr>
          <w:b/>
        </w:rPr>
        <w:t>Yes</w:t>
      </w:r>
      <w:r w:rsidR="007C78ED">
        <w:t xml:space="preserve">. </w:t>
      </w:r>
      <w:r>
        <w:t xml:space="preserve">Otherwise, answer </w:t>
      </w:r>
      <w:proofErr w:type="gramStart"/>
      <w:r>
        <w:rPr>
          <w:b/>
        </w:rPr>
        <w:t>No</w:t>
      </w:r>
      <w:proofErr w:type="gramEnd"/>
      <w:r>
        <w:t>.</w:t>
      </w:r>
    </w:p>
    <w:p w:rsidR="002F40DA" w:rsidRDefault="002F40DA" w:rsidP="002F40DA">
      <w:pPr>
        <w:rPr>
          <w:rFonts w:ascii="Courier New" w:hAnsi="Courier New"/>
        </w:rPr>
      </w:pPr>
    </w:p>
    <w:p w:rsidR="002F40DA" w:rsidRDefault="002F40DA" w:rsidP="002F40DA">
      <w:pPr>
        <w:rPr>
          <w:rFonts w:ascii="Courier New" w:hAnsi="Courier New"/>
          <w:b/>
          <w:spacing w:val="-2"/>
          <w:sz w:val="20"/>
          <w:szCs w:val="20"/>
        </w:rPr>
      </w:pPr>
      <w:r>
        <w:rPr>
          <w:rFonts w:ascii="Courier New" w:hAnsi="Courier New"/>
          <w:sz w:val="20"/>
          <w:szCs w:val="20"/>
        </w:rPr>
        <w:t xml:space="preserve">Send text to a commercial PACS, </w:t>
      </w:r>
      <w:proofErr w:type="spellStart"/>
      <w:r>
        <w:rPr>
          <w:rFonts w:ascii="Courier New" w:hAnsi="Courier New"/>
          <w:sz w:val="20"/>
          <w:szCs w:val="20"/>
        </w:rPr>
        <w:t>Mitra</w:t>
      </w:r>
      <w:proofErr w:type="spellEnd"/>
      <w:r>
        <w:rPr>
          <w:rFonts w:ascii="Courier New" w:hAnsi="Courier New"/>
          <w:sz w:val="20"/>
          <w:szCs w:val="20"/>
        </w:rPr>
        <w:t xml:space="preserve"> Broker, et cetera</w:t>
      </w:r>
      <w:r>
        <w:rPr>
          <w:rFonts w:ascii="Courier New" w:hAnsi="Courier New"/>
          <w:spacing w:val="-2"/>
          <w:sz w:val="20"/>
          <w:szCs w:val="20"/>
        </w:rPr>
        <w:t xml:space="preserve">? </w:t>
      </w:r>
      <w:proofErr w:type="gramStart"/>
      <w:r>
        <w:rPr>
          <w:rFonts w:ascii="Courier New" w:hAnsi="Courier New"/>
          <w:spacing w:val="-2"/>
          <w:sz w:val="20"/>
          <w:szCs w:val="20"/>
        </w:rPr>
        <w:t>n</w:t>
      </w:r>
      <w:proofErr w:type="gramEnd"/>
      <w:r>
        <w:rPr>
          <w:rFonts w:ascii="Courier New" w:hAnsi="Courier New"/>
          <w:spacing w:val="-2"/>
          <w:sz w:val="20"/>
          <w:szCs w:val="20"/>
        </w:rPr>
        <w:t>//</w:t>
      </w:r>
      <w:r>
        <w:rPr>
          <w:rFonts w:ascii="Courier New" w:hAnsi="Courier New"/>
          <w:b/>
          <w:spacing w:val="-2"/>
          <w:sz w:val="20"/>
          <w:szCs w:val="20"/>
        </w:rPr>
        <w:t xml:space="preserve"> n &lt;Enter&gt;</w:t>
      </w:r>
    </w:p>
    <w:p w:rsidR="002F40DA" w:rsidRDefault="002F40DA" w:rsidP="004631D4">
      <w:pPr>
        <w:pStyle w:val="Heading3"/>
      </w:pPr>
      <w:bookmarkStart w:id="1361" w:name="_Toc89057522"/>
      <w:bookmarkStart w:id="1362" w:name="_Toc356301005"/>
      <w:r>
        <w:t>Receive EXAM COMPLETE Message from commercial PACS</w:t>
      </w:r>
      <w:bookmarkEnd w:id="1361"/>
      <w:bookmarkEnd w:id="1362"/>
    </w:p>
    <w:p w:rsidR="002F40DA" w:rsidRDefault="002F40DA" w:rsidP="002F40DA">
      <w:r>
        <w:t xml:space="preserve">The EXAM COMPLETE </w:t>
      </w:r>
      <w:proofErr w:type="gramStart"/>
      <w:r>
        <w:t>message is sent by some commercial PACS to signal that all the images for a study have been acquired and are</w:t>
      </w:r>
      <w:proofErr w:type="gramEnd"/>
      <w:r>
        <w:t xml:space="preserve"> ready to be sent to VistA</w:t>
      </w:r>
      <w:r w:rsidR="007C78ED">
        <w:t xml:space="preserve">. </w:t>
      </w:r>
      <w:r>
        <w:t xml:space="preserve">The EXAM COMPLETE message then serves as a trigger for </w:t>
      </w:r>
      <w:smartTag w:uri="urn:schemas-microsoft-com:office:smarttags" w:element="place">
        <w:r>
          <w:t>VistA</w:t>
        </w:r>
      </w:smartTag>
      <w:r>
        <w:t xml:space="preserve"> to pull the images from the commercial PACS</w:t>
      </w:r>
      <w:r w:rsidR="007C78ED">
        <w:t xml:space="preserve">. </w:t>
      </w:r>
      <w:r>
        <w:t xml:space="preserve">Other commercial PACS do not use the EXAM COMPLETE message, but </w:t>
      </w:r>
      <w:proofErr w:type="spellStart"/>
      <w:r>
        <w:t>autoroute</w:t>
      </w:r>
      <w:proofErr w:type="spellEnd"/>
      <w:r>
        <w:t xml:space="preserve"> their images to </w:t>
      </w:r>
      <w:smartTag w:uri="urn:schemas-microsoft-com:office:smarttags" w:element="place">
        <w:r>
          <w:t>VistA</w:t>
        </w:r>
      </w:smartTag>
      <w:r>
        <w:t>.</w:t>
      </w:r>
    </w:p>
    <w:p w:rsidR="002F40DA" w:rsidRDefault="002F40DA" w:rsidP="002F40DA"/>
    <w:p w:rsidR="002F40DA" w:rsidRDefault="002F40DA" w:rsidP="002F40DA">
      <w:r>
        <w:t xml:space="preserve">If a commercial PACS is going to transmit EXAM COMPLETE messages to </w:t>
      </w:r>
      <w:smartTag w:uri="urn:schemas-microsoft-com:office:smarttags" w:element="place">
        <w:r>
          <w:t>VistA</w:t>
        </w:r>
      </w:smartTag>
      <w:r>
        <w:t xml:space="preserve"> that indicate all the images in a study are ready to be sent, answer </w:t>
      </w:r>
      <w:proofErr w:type="gramStart"/>
      <w:r>
        <w:rPr>
          <w:b/>
        </w:rPr>
        <w:t>Yes</w:t>
      </w:r>
      <w:proofErr w:type="gramEnd"/>
      <w:r>
        <w:t xml:space="preserve"> to this question</w:t>
      </w:r>
      <w:r w:rsidR="007C78ED">
        <w:t xml:space="preserve">. </w:t>
      </w:r>
      <w:r>
        <w:t>Otherwise, answer “</w:t>
      </w:r>
      <w:r>
        <w:rPr>
          <w:b/>
        </w:rPr>
        <w:t>No</w:t>
      </w:r>
      <w:r>
        <w:t>.”</w:t>
      </w:r>
    </w:p>
    <w:p w:rsidR="002F40DA" w:rsidRDefault="002F40DA" w:rsidP="002F40DA">
      <w:pPr>
        <w:rPr>
          <w:rFonts w:ascii="Courier New" w:hAnsi="Courier New"/>
        </w:rPr>
      </w:pPr>
    </w:p>
    <w:p w:rsidR="002F40DA" w:rsidRDefault="002F40DA" w:rsidP="002F40DA">
      <w:pPr>
        <w:rPr>
          <w:rFonts w:ascii="Courier New" w:hAnsi="Courier New"/>
          <w:b/>
          <w:spacing w:val="-2"/>
          <w:sz w:val="20"/>
          <w:szCs w:val="20"/>
        </w:rPr>
      </w:pPr>
      <w:r>
        <w:rPr>
          <w:rFonts w:ascii="Courier New" w:hAnsi="Courier New"/>
          <w:sz w:val="20"/>
          <w:szCs w:val="20"/>
        </w:rPr>
        <w:t xml:space="preserve">Is a PACS going to send Exam Complete messages to </w:t>
      </w:r>
      <w:smartTag w:uri="urn:schemas-microsoft-com:office:smarttags" w:element="place">
        <w:r>
          <w:rPr>
            <w:rFonts w:ascii="Courier New" w:hAnsi="Courier New"/>
            <w:sz w:val="20"/>
            <w:szCs w:val="20"/>
          </w:rPr>
          <w:t>VistA</w:t>
        </w:r>
      </w:smartTag>
      <w:r>
        <w:rPr>
          <w:rFonts w:ascii="Courier New" w:hAnsi="Courier New"/>
          <w:sz w:val="20"/>
          <w:szCs w:val="20"/>
        </w:rPr>
        <w:t xml:space="preserve">?  NO// </w:t>
      </w:r>
      <w:r>
        <w:rPr>
          <w:rFonts w:ascii="Courier New" w:hAnsi="Courier New"/>
          <w:b/>
          <w:spacing w:val="-2"/>
          <w:sz w:val="20"/>
          <w:szCs w:val="20"/>
        </w:rPr>
        <w:t>n &lt;Enter&gt;</w:t>
      </w:r>
    </w:p>
    <w:p w:rsidR="002F40DA" w:rsidRDefault="002F40DA" w:rsidP="004631D4">
      <w:pPr>
        <w:pStyle w:val="Heading3"/>
      </w:pPr>
      <w:bookmarkStart w:id="1363" w:name="_Toc89057523"/>
      <w:bookmarkStart w:id="1364" w:name="_Toc356301006"/>
      <w:r>
        <w:t>Kind of PACS</w:t>
      </w:r>
      <w:bookmarkEnd w:id="1363"/>
      <w:bookmarkEnd w:id="1364"/>
    </w:p>
    <w:p w:rsidR="002F40DA" w:rsidRDefault="002F40DA" w:rsidP="002F40DA">
      <w:r>
        <w:t>If the previous question is answered with “</w:t>
      </w:r>
      <w:r w:rsidRPr="0075671F">
        <w:rPr>
          <w:b/>
        </w:rPr>
        <w:t>Yes</w:t>
      </w:r>
      <w:r>
        <w:t>,” an additional question will be asked:</w:t>
      </w:r>
    </w:p>
    <w:p w:rsidR="002F40DA" w:rsidRDefault="002F40DA" w:rsidP="002F40DA">
      <w:pPr>
        <w:pStyle w:val="BodyText"/>
      </w:pPr>
    </w:p>
    <w:p w:rsidR="002F40DA" w:rsidRDefault="002F40DA" w:rsidP="002F40DA">
      <w:pPr>
        <w:pStyle w:val="BodyText"/>
      </w:pPr>
      <w:r>
        <w:t>Select the kind of commercial PACS at this site</w:t>
      </w:r>
    </w:p>
    <w:p w:rsidR="002F40DA" w:rsidRDefault="002F40DA" w:rsidP="002F40DA">
      <w:pPr>
        <w:pStyle w:val="BodyText"/>
      </w:pPr>
      <w:r>
        <w:t>-----------------------------------------------</w:t>
      </w:r>
    </w:p>
    <w:p w:rsidR="002F40DA" w:rsidRDefault="002F40DA" w:rsidP="002F40DA">
      <w:pPr>
        <w:pStyle w:val="BodyText"/>
      </w:pPr>
      <w:r>
        <w:t xml:space="preserve">    1 - GE Medical Systems PACS with </w:t>
      </w:r>
      <w:proofErr w:type="spellStart"/>
      <w:r>
        <w:t>Mitra</w:t>
      </w:r>
      <w:proofErr w:type="spellEnd"/>
      <w:r>
        <w:t xml:space="preserve"> PACS Broker</w:t>
      </w:r>
    </w:p>
    <w:p w:rsidR="002F40DA" w:rsidRDefault="002F40DA" w:rsidP="002F40DA">
      <w:pPr>
        <w:pStyle w:val="BodyText"/>
      </w:pPr>
      <w:r>
        <w:t xml:space="preserve">    2 - GE Medical Systems PACS with ACR-NEMA Text Gateway</w:t>
      </w:r>
    </w:p>
    <w:p w:rsidR="002F40DA" w:rsidRDefault="002F40DA" w:rsidP="002F40DA">
      <w:pPr>
        <w:pStyle w:val="BodyText"/>
      </w:pPr>
      <w:r>
        <w:t xml:space="preserve">    3 - </w:t>
      </w:r>
      <w:proofErr w:type="spellStart"/>
      <w:r>
        <w:t>eMed</w:t>
      </w:r>
      <w:proofErr w:type="spellEnd"/>
      <w:r>
        <w:t xml:space="preserve"> Technology Corporation PACS</w:t>
      </w:r>
    </w:p>
    <w:p w:rsidR="002F40DA" w:rsidRDefault="002F40DA" w:rsidP="002F40DA">
      <w:pPr>
        <w:pStyle w:val="BodyText"/>
      </w:pPr>
      <w:r>
        <w:t xml:space="preserve">    4 - Other commercial PACS</w:t>
      </w:r>
    </w:p>
    <w:p w:rsidR="002F40DA" w:rsidRDefault="002F40DA" w:rsidP="002F40DA">
      <w:pPr>
        <w:pStyle w:val="BodyText"/>
      </w:pPr>
    </w:p>
    <w:p w:rsidR="002F40DA" w:rsidRDefault="002F40DA" w:rsidP="002F40DA">
      <w:pPr>
        <w:pStyle w:val="BodyText"/>
      </w:pPr>
      <w:r>
        <w:t>What kind of a PACS?</w:t>
      </w:r>
    </w:p>
    <w:p w:rsidR="002F40DA" w:rsidRDefault="002F40DA" w:rsidP="002F40DA"/>
    <w:p w:rsidR="002F40DA" w:rsidRDefault="002F40DA" w:rsidP="002F40DA">
      <w:r>
        <w:t>Enter the sequence number for the kind of PACS that is present at the site.</w:t>
      </w:r>
    </w:p>
    <w:p w:rsidR="002F40DA" w:rsidRDefault="002F40DA" w:rsidP="004631D4">
      <w:pPr>
        <w:pStyle w:val="Heading3"/>
      </w:pPr>
      <w:bookmarkStart w:id="1365" w:name="_Toc89057524"/>
      <w:bookmarkStart w:id="1366" w:name="_Toc356301007"/>
      <w:r>
        <w:lastRenderedPageBreak/>
        <w:t>Modality Worklist Provider</w:t>
      </w:r>
      <w:bookmarkEnd w:id="1365"/>
      <w:bookmarkEnd w:id="1366"/>
    </w:p>
    <w:p w:rsidR="002F40DA" w:rsidRDefault="002F40DA" w:rsidP="002F40DA">
      <w:r>
        <w:t xml:space="preserve">If this Text Gateway is to be configured to provide the “Modality Worklist” capability, answer </w:t>
      </w:r>
      <w:proofErr w:type="gramStart"/>
      <w:r>
        <w:rPr>
          <w:b/>
        </w:rPr>
        <w:t>Yes</w:t>
      </w:r>
      <w:proofErr w:type="gramEnd"/>
      <w:r>
        <w:t xml:space="preserve"> to this question</w:t>
      </w:r>
      <w:r w:rsidR="007C78ED">
        <w:t xml:space="preserve">. </w:t>
      </w:r>
      <w:r>
        <w:t xml:space="preserve">Otherwise, answer </w:t>
      </w:r>
      <w:proofErr w:type="gramStart"/>
      <w:r>
        <w:rPr>
          <w:b/>
        </w:rPr>
        <w:t>No</w:t>
      </w:r>
      <w:proofErr w:type="gramEnd"/>
      <w:r>
        <w:t>.</w:t>
      </w:r>
    </w:p>
    <w:p w:rsidR="002F40DA" w:rsidRDefault="002F40DA" w:rsidP="002F40DA">
      <w:pPr>
        <w:rPr>
          <w:rFonts w:ascii="Courier New" w:hAnsi="Courier New"/>
          <w:spacing w:val="-2"/>
        </w:rPr>
      </w:pPr>
    </w:p>
    <w:p w:rsidR="002F40DA" w:rsidRDefault="002F40DA" w:rsidP="002F40DA">
      <w:pPr>
        <w:rPr>
          <w:rFonts w:ascii="Courier New" w:hAnsi="Courier New"/>
          <w:spacing w:val="-2"/>
          <w:sz w:val="20"/>
          <w:szCs w:val="20"/>
        </w:rPr>
      </w:pPr>
      <w:r>
        <w:rPr>
          <w:rFonts w:ascii="Courier New" w:hAnsi="Courier New"/>
          <w:spacing w:val="-2"/>
          <w:sz w:val="20"/>
          <w:szCs w:val="20"/>
        </w:rPr>
        <w:t xml:space="preserve">Will this system be a Modality Worklist Provider?  </w:t>
      </w:r>
      <w:proofErr w:type="gramStart"/>
      <w:r>
        <w:rPr>
          <w:rFonts w:ascii="Courier New" w:hAnsi="Courier New"/>
          <w:spacing w:val="-2"/>
          <w:sz w:val="20"/>
          <w:szCs w:val="20"/>
        </w:rPr>
        <w:t>y</w:t>
      </w:r>
      <w:proofErr w:type="gramEnd"/>
      <w:r>
        <w:rPr>
          <w:rFonts w:ascii="Courier New" w:hAnsi="Courier New"/>
          <w:spacing w:val="-2"/>
          <w:sz w:val="20"/>
          <w:szCs w:val="20"/>
        </w:rPr>
        <w:t>//</w:t>
      </w:r>
      <w:r>
        <w:rPr>
          <w:rFonts w:ascii="Courier New" w:hAnsi="Courier New"/>
          <w:b/>
          <w:spacing w:val="-2"/>
          <w:sz w:val="20"/>
          <w:szCs w:val="20"/>
        </w:rPr>
        <w:t xml:space="preserve"> &lt;Enter&gt;</w:t>
      </w:r>
      <w:r>
        <w:rPr>
          <w:rFonts w:ascii="Courier New" w:hAnsi="Courier New"/>
          <w:spacing w:val="-2"/>
          <w:sz w:val="20"/>
          <w:szCs w:val="20"/>
        </w:rPr>
        <w:t xml:space="preserve"> yes</w:t>
      </w:r>
    </w:p>
    <w:p w:rsidR="002F40DA" w:rsidRDefault="002F40DA" w:rsidP="004631D4">
      <w:pPr>
        <w:pStyle w:val="Heading3"/>
      </w:pPr>
      <w:bookmarkStart w:id="1367" w:name="_Toc89057525"/>
      <w:bookmarkStart w:id="1368" w:name="_Toc356301008"/>
      <w:r>
        <w:t>Send CPT Modifiers</w:t>
      </w:r>
      <w:bookmarkEnd w:id="1367"/>
      <w:bookmarkEnd w:id="1368"/>
    </w:p>
    <w:p w:rsidR="002F40DA" w:rsidRDefault="002F40DA" w:rsidP="002F40DA">
      <w:r>
        <w:t>With Radiology Package patch RA*5*10, modifier codes are included when CPT codes are transmitted</w:t>
      </w:r>
      <w:r w:rsidR="007C78ED">
        <w:t xml:space="preserve">. </w:t>
      </w:r>
      <w:r>
        <w:t>These modifier codes` may be sent to PACSs and modalities via DICOM as a two-character suffix to a procedure code (</w:t>
      </w:r>
      <w:proofErr w:type="spellStart"/>
      <w:r>
        <w:rPr>
          <w:i/>
        </w:rPr>
        <w:t>nnnn</w:t>
      </w:r>
      <w:proofErr w:type="spellEnd"/>
      <w:r>
        <w:rPr>
          <w:b/>
          <w:i/>
        </w:rPr>
        <w:t>-xx</w:t>
      </w:r>
      <w:r>
        <w:t>)</w:t>
      </w:r>
      <w:r w:rsidR="007C78ED">
        <w:t xml:space="preserve">. </w:t>
      </w:r>
      <w:r>
        <w:t>The usual configuration is to include the modifier suffix.</w:t>
      </w:r>
    </w:p>
    <w:p w:rsidR="002F40DA" w:rsidRDefault="002F40DA" w:rsidP="002F40DA"/>
    <w:p w:rsidR="002F40DA" w:rsidRDefault="002F40DA" w:rsidP="002F40DA">
      <w:r>
        <w:t xml:space="preserve">If the modifier suffices are to be included in messages, answer </w:t>
      </w:r>
      <w:proofErr w:type="gramStart"/>
      <w:r>
        <w:rPr>
          <w:b/>
        </w:rPr>
        <w:t>Yes</w:t>
      </w:r>
      <w:proofErr w:type="gramEnd"/>
      <w:r>
        <w:t xml:space="preserve"> to this question</w:t>
      </w:r>
      <w:r w:rsidR="007C78ED">
        <w:t xml:space="preserve">. </w:t>
      </w:r>
      <w:r>
        <w:t xml:space="preserve">If these suffixes are to be omitted, answer </w:t>
      </w:r>
      <w:proofErr w:type="gramStart"/>
      <w:r>
        <w:rPr>
          <w:b/>
        </w:rPr>
        <w:t>No</w:t>
      </w:r>
      <w:proofErr w:type="gramEnd"/>
      <w:r>
        <w:t>.</w:t>
      </w:r>
    </w:p>
    <w:p w:rsidR="002F40DA" w:rsidRDefault="002F40DA" w:rsidP="002F40DA"/>
    <w:p w:rsidR="002F40DA" w:rsidRDefault="002F40DA" w:rsidP="002F40DA">
      <w:r>
        <w:t xml:space="preserve">If the site is going to use </w:t>
      </w:r>
      <w:proofErr w:type="spellStart"/>
      <w:r>
        <w:t>VistARad</w:t>
      </w:r>
      <w:proofErr w:type="spellEnd"/>
      <w:r>
        <w:t xml:space="preserve">, enter </w:t>
      </w:r>
      <w:proofErr w:type="gramStart"/>
      <w:r>
        <w:rPr>
          <w:b/>
        </w:rPr>
        <w:t>Yes</w:t>
      </w:r>
      <w:proofErr w:type="gramEnd"/>
      <w:r w:rsidR="007C78ED">
        <w:t xml:space="preserve">. </w:t>
      </w:r>
      <w:r>
        <w:t>If it is going to use a commercial PACS, check with the vendor to see if it can support CPT-Modifiers.</w:t>
      </w:r>
    </w:p>
    <w:p w:rsidR="002F40DA" w:rsidRDefault="002F40DA" w:rsidP="002F40DA">
      <w:pPr>
        <w:rPr>
          <w:rFonts w:ascii="Courier New" w:hAnsi="Courier New"/>
        </w:rPr>
      </w:pPr>
    </w:p>
    <w:p w:rsidR="002F40DA" w:rsidRDefault="002F40DA" w:rsidP="002F40DA">
      <w:pPr>
        <w:rPr>
          <w:rFonts w:ascii="Courier New" w:hAnsi="Courier New"/>
          <w:sz w:val="20"/>
          <w:szCs w:val="20"/>
        </w:rPr>
      </w:pPr>
      <w:r>
        <w:rPr>
          <w:rFonts w:ascii="Courier New" w:hAnsi="Courier New"/>
          <w:sz w:val="20"/>
          <w:szCs w:val="20"/>
        </w:rPr>
        <w:t>Send CPT Modifiers? Yes // &lt;Enter</w:t>
      </w:r>
      <w:r>
        <w:rPr>
          <w:rFonts w:ascii="Courier New" w:hAnsi="Courier New"/>
          <w:b/>
          <w:sz w:val="20"/>
          <w:szCs w:val="20"/>
        </w:rPr>
        <w:t>&gt;</w:t>
      </w:r>
      <w:r>
        <w:rPr>
          <w:rFonts w:ascii="Courier New" w:hAnsi="Courier New"/>
          <w:sz w:val="20"/>
          <w:szCs w:val="20"/>
        </w:rPr>
        <w:t xml:space="preserve"> Yes</w:t>
      </w:r>
    </w:p>
    <w:p w:rsidR="002F40DA" w:rsidRDefault="002F40DA" w:rsidP="004631D4">
      <w:pPr>
        <w:pStyle w:val="Heading3"/>
      </w:pPr>
      <w:bookmarkStart w:id="1369" w:name="_Toc89057526"/>
      <w:bookmarkStart w:id="1370" w:name="_Toc356301009"/>
      <w:r>
        <w:t>Dashes in SSN sent to PACS</w:t>
      </w:r>
      <w:bookmarkEnd w:id="1369"/>
      <w:bookmarkEnd w:id="1370"/>
    </w:p>
    <w:p w:rsidR="002F40DA" w:rsidRDefault="002F40DA" w:rsidP="002F40DA">
      <w:r>
        <w:t>The DICOM Text Gateway can be configured to include or not include dashes in Social Security Numbers sent to a PACS</w:t>
      </w:r>
      <w:r w:rsidR="007C78ED">
        <w:t xml:space="preserve">. </w:t>
      </w:r>
      <w:r>
        <w:t xml:space="preserve">If the PACS can handle dashes in Social Security Numbers, enter </w:t>
      </w:r>
      <w:proofErr w:type="gramStart"/>
      <w:r>
        <w:rPr>
          <w:b/>
        </w:rPr>
        <w:t>Yes</w:t>
      </w:r>
      <w:proofErr w:type="gramEnd"/>
      <w:r w:rsidR="007C78ED">
        <w:t xml:space="preserve">. </w:t>
      </w:r>
      <w:r>
        <w:t xml:space="preserve">If it cannot handle them, enter </w:t>
      </w:r>
      <w:proofErr w:type="gramStart"/>
      <w:r>
        <w:rPr>
          <w:b/>
        </w:rPr>
        <w:t>No</w:t>
      </w:r>
      <w:proofErr w:type="gramEnd"/>
      <w:r>
        <w:t xml:space="preserve">. </w:t>
      </w:r>
    </w:p>
    <w:p w:rsidR="002F40DA" w:rsidRDefault="002F40DA" w:rsidP="002F40DA">
      <w:pPr>
        <w:rPr>
          <w:rFonts w:ascii="Courier New" w:hAnsi="Courier New" w:cs="Courier New"/>
        </w:rPr>
      </w:pPr>
    </w:p>
    <w:p w:rsidR="002F40DA" w:rsidRDefault="002F40DA" w:rsidP="002F40DA">
      <w:pPr>
        <w:rPr>
          <w:rFonts w:ascii="Courier New" w:hAnsi="Courier New" w:cs="Courier New"/>
          <w:b/>
          <w:bCs/>
          <w:sz w:val="20"/>
          <w:szCs w:val="20"/>
        </w:rPr>
      </w:pPr>
      <w:r>
        <w:rPr>
          <w:rFonts w:ascii="Courier New" w:hAnsi="Courier New" w:cs="Courier New"/>
          <w:sz w:val="20"/>
          <w:szCs w:val="20"/>
        </w:rPr>
        <w:t xml:space="preserve">Include DASHES in Social Security Numbers sent to PACS? YES// </w:t>
      </w:r>
      <w:r>
        <w:rPr>
          <w:rFonts w:ascii="Courier New" w:hAnsi="Courier New" w:cs="Courier New"/>
          <w:b/>
          <w:bCs/>
          <w:sz w:val="20"/>
          <w:szCs w:val="20"/>
        </w:rPr>
        <w:t>&lt;Enter&gt; YES</w:t>
      </w:r>
    </w:p>
    <w:p w:rsidR="002F40DA" w:rsidRDefault="002F40DA" w:rsidP="002F40DA">
      <w:r>
        <w:rPr>
          <w:b/>
        </w:rPr>
        <w:t>Note</w:t>
      </w:r>
      <w:r>
        <w:t>: Dashes can also be suppressed in Modality Worklist</w:t>
      </w:r>
      <w:r w:rsidR="007C78ED">
        <w:t xml:space="preserve">. </w:t>
      </w:r>
      <w:r>
        <w:t xml:space="preserve">See Section B.4.5. </w:t>
      </w:r>
    </w:p>
    <w:p w:rsidR="002F40DA" w:rsidRDefault="002F40DA" w:rsidP="004631D4">
      <w:pPr>
        <w:pStyle w:val="Heading3"/>
      </w:pPr>
      <w:bookmarkStart w:id="1371" w:name="_Toc164669019"/>
      <w:bookmarkStart w:id="1372" w:name="_Toc170260247"/>
      <w:bookmarkStart w:id="1373" w:name="_Toc170260685"/>
      <w:bookmarkStart w:id="1374" w:name="_Toc170261121"/>
      <w:bookmarkStart w:id="1375" w:name="_Toc170261557"/>
      <w:bookmarkStart w:id="1376" w:name="_Toc89057527"/>
      <w:bookmarkStart w:id="1377" w:name="_Toc356301010"/>
      <w:bookmarkEnd w:id="1371"/>
      <w:bookmarkEnd w:id="1372"/>
      <w:bookmarkEnd w:id="1373"/>
      <w:bookmarkEnd w:id="1374"/>
      <w:bookmarkEnd w:id="1375"/>
      <w:r>
        <w:t xml:space="preserve">TCP/IP Address for </w:t>
      </w:r>
      <w:smartTag w:uri="urn:schemas-microsoft-com:office:smarttags" w:element="place">
        <w:r>
          <w:t>VistA</w:t>
        </w:r>
      </w:smartTag>
      <w:bookmarkEnd w:id="1376"/>
      <w:bookmarkEnd w:id="1377"/>
    </w:p>
    <w:p w:rsidR="002F40DA" w:rsidRDefault="002F40DA" w:rsidP="002F40DA">
      <w:pPr>
        <w:pStyle w:val="Body"/>
        <w:rPr>
          <w:sz w:val="24"/>
        </w:rPr>
      </w:pPr>
      <w:r>
        <w:rPr>
          <w:sz w:val="24"/>
        </w:rPr>
        <w:t xml:space="preserve">In order to connect to the </w:t>
      </w:r>
      <w:r>
        <w:rPr>
          <w:bCs/>
          <w:sz w:val="24"/>
        </w:rPr>
        <w:t>VistA</w:t>
      </w:r>
      <w:r>
        <w:rPr>
          <w:sz w:val="24"/>
        </w:rPr>
        <w:t xml:space="preserve"> system using the MUMPS-to-MUMPS Kernel Broker, the DICOM Gateway must know the TCP/IP address of the </w:t>
      </w:r>
      <w:smartTag w:uri="urn:schemas-microsoft-com:office:smarttags" w:element="place">
        <w:r>
          <w:rPr>
            <w:bCs/>
            <w:sz w:val="24"/>
          </w:rPr>
          <w:t>VistA</w:t>
        </w:r>
      </w:smartTag>
      <w:r>
        <w:rPr>
          <w:sz w:val="24"/>
        </w:rPr>
        <w:t xml:space="preserve"> system</w:t>
      </w:r>
      <w:r w:rsidR="007C78ED">
        <w:rPr>
          <w:sz w:val="24"/>
        </w:rPr>
        <w:t xml:space="preserve">. </w:t>
      </w:r>
      <w:r>
        <w:rPr>
          <w:sz w:val="24"/>
        </w:rPr>
        <w:t>Enter the site-specific address.</w:t>
      </w:r>
    </w:p>
    <w:p w:rsidR="002F40DA" w:rsidRDefault="002F40DA" w:rsidP="002F40DA">
      <w:pPr>
        <w:pStyle w:val="Body"/>
        <w:rPr>
          <w:rFonts w:ascii="Courier New" w:hAnsi="Courier New" w:cs="Courier New"/>
          <w:sz w:val="20"/>
          <w:szCs w:val="20"/>
        </w:rPr>
      </w:pPr>
      <w:r>
        <w:rPr>
          <w:rFonts w:ascii="Courier New" w:hAnsi="Courier New" w:cs="Courier New"/>
          <w:sz w:val="20"/>
          <w:szCs w:val="20"/>
        </w:rPr>
        <w:t xml:space="preserve">Enter the network address for the main </w:t>
      </w:r>
      <w:smartTag w:uri="urn:schemas-microsoft-com:office:smarttags" w:element="place">
        <w:r>
          <w:rPr>
            <w:rFonts w:ascii="Courier New" w:hAnsi="Courier New" w:cs="Courier New"/>
            <w:sz w:val="20"/>
            <w:szCs w:val="20"/>
          </w:rPr>
          <w:t>VistA</w:t>
        </w:r>
      </w:smartTag>
      <w:r>
        <w:rPr>
          <w:rFonts w:ascii="Courier New" w:hAnsi="Courier New" w:cs="Courier New"/>
          <w:sz w:val="20"/>
          <w:szCs w:val="20"/>
        </w:rPr>
        <w:t xml:space="preserve"> HIS: 10.11.12.13//</w:t>
      </w:r>
    </w:p>
    <w:p w:rsidR="002F40DA" w:rsidRDefault="002F40DA" w:rsidP="002F40DA">
      <w:r>
        <w:t>The address may be entered as the numeric address (in those cases that the connection must be with a specific processor) or to the “human-readable” name that is set up in the domain name server.</w:t>
      </w:r>
    </w:p>
    <w:p w:rsidR="002F40DA" w:rsidRDefault="002F40DA" w:rsidP="004631D4">
      <w:pPr>
        <w:pStyle w:val="Heading3"/>
      </w:pPr>
      <w:bookmarkStart w:id="1378" w:name="_Toc164669021"/>
      <w:bookmarkStart w:id="1379" w:name="_Toc170260249"/>
      <w:bookmarkStart w:id="1380" w:name="_Toc170260687"/>
      <w:bookmarkStart w:id="1381" w:name="_Toc170261123"/>
      <w:bookmarkStart w:id="1382" w:name="_Toc170261559"/>
      <w:bookmarkStart w:id="1383" w:name="_Toc89057528"/>
      <w:bookmarkStart w:id="1384" w:name="_Toc356301011"/>
      <w:bookmarkEnd w:id="1378"/>
      <w:bookmarkEnd w:id="1379"/>
      <w:bookmarkEnd w:id="1380"/>
      <w:bookmarkEnd w:id="1381"/>
      <w:bookmarkEnd w:id="1382"/>
      <w:smartTag w:uri="urn:schemas-microsoft-com:office:smarttags" w:element="place">
        <w:smartTag w:uri="urn:schemas-microsoft-com:office:smarttags" w:element="PlaceName">
          <w:r>
            <w:t>TCP/IP</w:t>
          </w:r>
        </w:smartTag>
        <w:r>
          <w:t xml:space="preserve"> </w:t>
        </w:r>
        <w:smartTag w:uri="urn:schemas-microsoft-com:office:smarttags" w:element="PlaceType">
          <w:r>
            <w:t>Port</w:t>
          </w:r>
        </w:smartTag>
      </w:smartTag>
      <w:r>
        <w:t xml:space="preserve"> for MUMPS-to-MUMPS Broker</w:t>
      </w:r>
      <w:bookmarkEnd w:id="1383"/>
      <w:bookmarkEnd w:id="1384"/>
    </w:p>
    <w:p w:rsidR="002F40DA" w:rsidRDefault="002F40DA" w:rsidP="00255273">
      <w:pPr>
        <w:pStyle w:val="Body"/>
        <w:keepNext/>
        <w:rPr>
          <w:sz w:val="24"/>
        </w:rPr>
      </w:pPr>
      <w:r>
        <w:rPr>
          <w:sz w:val="24"/>
        </w:rPr>
        <w:t xml:space="preserve">To connect to the </w:t>
      </w:r>
      <w:r>
        <w:rPr>
          <w:bCs/>
          <w:sz w:val="24"/>
        </w:rPr>
        <w:t>VistA</w:t>
      </w:r>
      <w:r>
        <w:rPr>
          <w:sz w:val="24"/>
        </w:rPr>
        <w:t xml:space="preserve"> system using the MUMPS-to-MUMPS Kernel Broker, the DICOM Gateway must know the TCP/IP port number on which the Broker is listening on the </w:t>
      </w:r>
      <w:smartTag w:uri="urn:schemas-microsoft-com:office:smarttags" w:element="place">
        <w:r>
          <w:rPr>
            <w:bCs/>
            <w:sz w:val="24"/>
          </w:rPr>
          <w:t>VistA</w:t>
        </w:r>
      </w:smartTag>
      <w:r>
        <w:rPr>
          <w:sz w:val="24"/>
        </w:rPr>
        <w:t xml:space="preserve"> system</w:t>
      </w:r>
      <w:r w:rsidR="007C78ED">
        <w:rPr>
          <w:sz w:val="24"/>
        </w:rPr>
        <w:t xml:space="preserve">. </w:t>
      </w:r>
      <w:r>
        <w:rPr>
          <w:sz w:val="24"/>
        </w:rPr>
        <w:t>Enter the site-specific port-number.</w:t>
      </w:r>
    </w:p>
    <w:p w:rsidR="002F40DA" w:rsidRDefault="002F40DA" w:rsidP="002F40DA">
      <w:pPr>
        <w:pStyle w:val="Body"/>
        <w:rPr>
          <w:rFonts w:ascii="Courier New" w:hAnsi="Courier New" w:cs="Courier New"/>
          <w:sz w:val="20"/>
          <w:szCs w:val="20"/>
        </w:rPr>
      </w:pPr>
      <w:r>
        <w:rPr>
          <w:rFonts w:ascii="Courier New" w:hAnsi="Courier New" w:cs="Courier New"/>
          <w:sz w:val="20"/>
          <w:szCs w:val="20"/>
        </w:rPr>
        <w:t xml:space="preserve">Enter the network port number for the main </w:t>
      </w:r>
      <w:smartTag w:uri="urn:schemas-microsoft-com:office:smarttags" w:element="place">
        <w:r>
          <w:rPr>
            <w:rFonts w:ascii="Courier New" w:hAnsi="Courier New" w:cs="Courier New"/>
            <w:sz w:val="20"/>
            <w:szCs w:val="20"/>
          </w:rPr>
          <w:t>VistA</w:t>
        </w:r>
      </w:smartTag>
      <w:r>
        <w:rPr>
          <w:rFonts w:ascii="Courier New" w:hAnsi="Courier New" w:cs="Courier New"/>
          <w:sz w:val="20"/>
          <w:szCs w:val="20"/>
        </w:rPr>
        <w:t xml:space="preserve"> HIS: 4800//</w:t>
      </w:r>
    </w:p>
    <w:p w:rsidR="002F40DA" w:rsidRDefault="002F40DA" w:rsidP="004631D4">
      <w:pPr>
        <w:pStyle w:val="Heading3"/>
      </w:pPr>
      <w:bookmarkStart w:id="1385" w:name="_Toc89057529"/>
      <w:bookmarkStart w:id="1386" w:name="_Toc356301012"/>
      <w:r>
        <w:lastRenderedPageBreak/>
        <w:t>Mail Group</w:t>
      </w:r>
      <w:bookmarkEnd w:id="1385"/>
      <w:bookmarkEnd w:id="1386"/>
    </w:p>
    <w:p w:rsidR="002F40DA" w:rsidRDefault="002F40DA" w:rsidP="002F40DA">
      <w:pPr>
        <w:pStyle w:val="Body"/>
        <w:rPr>
          <w:sz w:val="24"/>
        </w:rPr>
      </w:pPr>
      <w:r>
        <w:rPr>
          <w:sz w:val="24"/>
        </w:rPr>
        <w:t>When significant operational issues arise, the DICOM Gateway will send e-mail messages to a site-specific mail-group</w:t>
      </w:r>
      <w:r w:rsidR="007C78ED">
        <w:rPr>
          <w:sz w:val="24"/>
        </w:rPr>
        <w:t xml:space="preserve">. </w:t>
      </w:r>
      <w:r>
        <w:rPr>
          <w:sz w:val="24"/>
        </w:rPr>
        <w:t>Enter the e-mail address for the site-specific mail-group.</w:t>
      </w:r>
    </w:p>
    <w:p w:rsidR="002F40DA" w:rsidRDefault="002F40DA" w:rsidP="002F40DA">
      <w:pPr>
        <w:pStyle w:val="Body"/>
        <w:rPr>
          <w:sz w:val="24"/>
        </w:rPr>
      </w:pPr>
      <w:r>
        <w:rPr>
          <w:b/>
          <w:bCs/>
          <w:sz w:val="24"/>
        </w:rPr>
        <w:t>Note 1</w:t>
      </w:r>
      <w:r>
        <w:rPr>
          <w:sz w:val="24"/>
        </w:rPr>
        <w:t xml:space="preserve">: A DICOM Gateway sends e-mail using the standard SMTP protocol, </w:t>
      </w:r>
      <w:r>
        <w:rPr>
          <w:b/>
          <w:bCs/>
          <w:i/>
          <w:iCs/>
          <w:sz w:val="24"/>
        </w:rPr>
        <w:t>not</w:t>
      </w:r>
      <w:r>
        <w:rPr>
          <w:sz w:val="24"/>
        </w:rPr>
        <w:t xml:space="preserve"> through </w:t>
      </w:r>
      <w:proofErr w:type="spellStart"/>
      <w:r>
        <w:rPr>
          <w:sz w:val="24"/>
        </w:rPr>
        <w:t>MailMan</w:t>
      </w:r>
      <w:proofErr w:type="spellEnd"/>
      <w:r w:rsidR="007C78ED">
        <w:rPr>
          <w:sz w:val="24"/>
        </w:rPr>
        <w:t xml:space="preserve">. </w:t>
      </w:r>
      <w:r>
        <w:rPr>
          <w:sz w:val="24"/>
        </w:rPr>
        <w:t xml:space="preserve">If a mail-group within </w:t>
      </w:r>
      <w:proofErr w:type="spellStart"/>
      <w:r>
        <w:rPr>
          <w:sz w:val="24"/>
        </w:rPr>
        <w:t>MailMan</w:t>
      </w:r>
      <w:proofErr w:type="spellEnd"/>
      <w:r>
        <w:rPr>
          <w:sz w:val="24"/>
        </w:rPr>
        <w:t xml:space="preserve"> needs to receive these e-mail messages, the name of this mail-group cannot include any space characters.</w:t>
      </w:r>
    </w:p>
    <w:p w:rsidR="002F40DA" w:rsidRDefault="002F40DA" w:rsidP="002F40DA">
      <w:pPr>
        <w:pStyle w:val="Body"/>
        <w:rPr>
          <w:sz w:val="24"/>
        </w:rPr>
      </w:pPr>
      <w:r>
        <w:rPr>
          <w:b/>
          <w:bCs/>
          <w:sz w:val="24"/>
        </w:rPr>
        <w:t>Note 2</w:t>
      </w:r>
      <w:r>
        <w:rPr>
          <w:sz w:val="24"/>
        </w:rPr>
        <w:t>: A site may or may not decide to include addresses in this mail-group that cause a pager to be activated.</w:t>
      </w:r>
    </w:p>
    <w:p w:rsidR="002F40DA" w:rsidRDefault="002F40DA" w:rsidP="002F40DA">
      <w:pPr>
        <w:pStyle w:val="Body"/>
        <w:rPr>
          <w:rFonts w:ascii="Courier New" w:hAnsi="Courier New" w:cs="Courier New"/>
          <w:sz w:val="20"/>
          <w:szCs w:val="20"/>
        </w:rPr>
      </w:pPr>
      <w:r>
        <w:rPr>
          <w:rFonts w:ascii="Courier New" w:hAnsi="Courier New" w:cs="Courier New"/>
          <w:sz w:val="20"/>
          <w:szCs w:val="20"/>
        </w:rPr>
        <w:t>Send emergency e-mail notices to: DICOM@site.med.va.gov//</w:t>
      </w:r>
    </w:p>
    <w:p w:rsidR="002F40DA" w:rsidRDefault="002F40DA" w:rsidP="004631D4">
      <w:pPr>
        <w:pStyle w:val="Heading3"/>
      </w:pPr>
      <w:bookmarkStart w:id="1387" w:name="_Toc89057530"/>
      <w:bookmarkStart w:id="1388" w:name="_Toc356301013"/>
      <w:r>
        <w:t>Display Patient Name</w:t>
      </w:r>
      <w:bookmarkEnd w:id="1387"/>
      <w:bookmarkEnd w:id="1388"/>
    </w:p>
    <w:p w:rsidR="002F40DA" w:rsidRDefault="002F40DA" w:rsidP="002F40DA">
      <w:pPr>
        <w:pStyle w:val="Body"/>
        <w:rPr>
          <w:sz w:val="24"/>
        </w:rPr>
      </w:pPr>
      <w:r>
        <w:rPr>
          <w:sz w:val="24"/>
        </w:rPr>
        <w:t>A DICOM Image Gateway presents an activity log while it is processing images. This activity log includes information that contains patient identifiers</w:t>
      </w:r>
      <w:r w:rsidR="007C78ED">
        <w:rPr>
          <w:sz w:val="24"/>
        </w:rPr>
        <w:t xml:space="preserve">. </w:t>
      </w:r>
      <w:r>
        <w:rPr>
          <w:sz w:val="24"/>
        </w:rPr>
        <w:t>When this display is visible from a public area, it is necessary to suppress the privacy-sensitive details.</w:t>
      </w:r>
    </w:p>
    <w:p w:rsidR="002F40DA" w:rsidRDefault="002F40DA" w:rsidP="002F40DA">
      <w:pPr>
        <w:pStyle w:val="Body"/>
        <w:rPr>
          <w:sz w:val="24"/>
        </w:rPr>
      </w:pPr>
      <w:r>
        <w:rPr>
          <w:sz w:val="24"/>
        </w:rPr>
        <w:t xml:space="preserve">When these details are to be suppressed (i.e., displayed as a series of asterisks), the answer to this question must be </w:t>
      </w:r>
      <w:r>
        <w:rPr>
          <w:b/>
          <w:sz w:val="24"/>
        </w:rPr>
        <w:t>No</w:t>
      </w:r>
      <w:r w:rsidR="007C78ED">
        <w:rPr>
          <w:sz w:val="24"/>
        </w:rPr>
        <w:t xml:space="preserve">. </w:t>
      </w:r>
      <w:r>
        <w:rPr>
          <w:sz w:val="24"/>
        </w:rPr>
        <w:t xml:space="preserve">If these details are allowed to be visible, the answer to this question can be </w:t>
      </w:r>
      <w:proofErr w:type="gramStart"/>
      <w:r>
        <w:rPr>
          <w:b/>
          <w:sz w:val="24"/>
        </w:rPr>
        <w:t>Yes</w:t>
      </w:r>
      <w:proofErr w:type="gramEnd"/>
      <w:r>
        <w:rPr>
          <w:sz w:val="24"/>
        </w:rPr>
        <w:t>.</w:t>
      </w:r>
    </w:p>
    <w:p w:rsidR="002F40DA" w:rsidRDefault="002F40DA" w:rsidP="002F40DA">
      <w:pPr>
        <w:pStyle w:val="Body"/>
        <w:rPr>
          <w:rFonts w:ascii="Courier New" w:hAnsi="Courier New" w:cs="Courier New"/>
          <w:sz w:val="20"/>
          <w:szCs w:val="20"/>
        </w:rPr>
      </w:pPr>
      <w:r>
        <w:rPr>
          <w:rFonts w:ascii="Courier New" w:hAnsi="Courier New" w:cs="Courier New"/>
          <w:sz w:val="20"/>
          <w:szCs w:val="20"/>
        </w:rPr>
        <w:t>Display Patient Name/ID in Image Processing? NO//</w:t>
      </w:r>
    </w:p>
    <w:p w:rsidR="002F40DA" w:rsidRDefault="002F40DA" w:rsidP="004631D4">
      <w:pPr>
        <w:pStyle w:val="Heading3"/>
      </w:pPr>
      <w:bookmarkStart w:id="1389" w:name="_Toc89057531"/>
      <w:bookmarkStart w:id="1390" w:name="_Toc356301014"/>
      <w:r>
        <w:t>Access Code for Modality Worklist</w:t>
      </w:r>
      <w:bookmarkEnd w:id="1389"/>
      <w:bookmarkEnd w:id="1390"/>
    </w:p>
    <w:p w:rsidR="002F40DA" w:rsidRDefault="002F40DA" w:rsidP="002F40DA">
      <w:pPr>
        <w:pStyle w:val="Body"/>
        <w:rPr>
          <w:sz w:val="24"/>
        </w:rPr>
      </w:pPr>
      <w:r>
        <w:rPr>
          <w:sz w:val="24"/>
        </w:rPr>
        <w:t>When an external entity sends a Modality Worklist request to a DICOM Gateway, the DICOM Gateway is usually able to respond to the request using information that is stored on the Gateway itself</w:t>
      </w:r>
      <w:r w:rsidR="007C78ED">
        <w:rPr>
          <w:sz w:val="24"/>
        </w:rPr>
        <w:t xml:space="preserve">. </w:t>
      </w:r>
      <w:r>
        <w:rPr>
          <w:sz w:val="24"/>
        </w:rPr>
        <w:t xml:space="preserve">In some cases, the DICOM Gateway will need to query the </w:t>
      </w:r>
      <w:smartTag w:uri="urn:schemas-microsoft-com:office:smarttags" w:element="place">
        <w:r>
          <w:rPr>
            <w:bCs/>
            <w:sz w:val="24"/>
          </w:rPr>
          <w:t>VistA</w:t>
        </w:r>
      </w:smartTag>
      <w:r>
        <w:rPr>
          <w:sz w:val="24"/>
        </w:rPr>
        <w:t xml:space="preserve"> system for details to report back to the requester</w:t>
      </w:r>
      <w:r w:rsidR="007C78ED">
        <w:rPr>
          <w:sz w:val="24"/>
        </w:rPr>
        <w:t xml:space="preserve">. </w:t>
      </w:r>
      <w:r>
        <w:rPr>
          <w:sz w:val="24"/>
        </w:rPr>
        <w:t xml:space="preserve">When the DICOM Gateway makes such a request to the </w:t>
      </w:r>
      <w:smartTag w:uri="urn:schemas-microsoft-com:office:smarttags" w:element="place">
        <w:r>
          <w:rPr>
            <w:bCs/>
            <w:sz w:val="24"/>
          </w:rPr>
          <w:t>VistA</w:t>
        </w:r>
      </w:smartTag>
      <w:r>
        <w:rPr>
          <w:sz w:val="24"/>
        </w:rPr>
        <w:t xml:space="preserve"> system, it will use the access code that is specified as the answer to this question.</w:t>
      </w:r>
    </w:p>
    <w:p w:rsidR="002F40DA" w:rsidRDefault="002F40DA" w:rsidP="002F40DA">
      <w:pPr>
        <w:pStyle w:val="Body"/>
        <w:rPr>
          <w:sz w:val="24"/>
        </w:rPr>
      </w:pPr>
      <w:r>
        <w:rPr>
          <w:b/>
          <w:bCs/>
          <w:sz w:val="24"/>
        </w:rPr>
        <w:t>Note</w:t>
      </w:r>
      <w:r>
        <w:rPr>
          <w:sz w:val="24"/>
        </w:rPr>
        <w:t>: The response to this question is treated as a password; i.e., it is not displayed on the monitor of the end-user.</w:t>
      </w:r>
    </w:p>
    <w:p w:rsidR="002F40DA" w:rsidRDefault="002F40DA" w:rsidP="002F40DA">
      <w:pPr>
        <w:pStyle w:val="Body"/>
        <w:rPr>
          <w:rFonts w:ascii="Courier New" w:hAnsi="Courier New" w:cs="Courier New"/>
          <w:sz w:val="20"/>
          <w:szCs w:val="20"/>
        </w:rPr>
      </w:pPr>
      <w:r>
        <w:rPr>
          <w:rFonts w:ascii="Courier New" w:hAnsi="Courier New" w:cs="Courier New"/>
          <w:sz w:val="20"/>
          <w:szCs w:val="20"/>
        </w:rPr>
        <w:t>Access Code for Modality Worklist //</w:t>
      </w:r>
    </w:p>
    <w:p w:rsidR="002F40DA" w:rsidRDefault="002F40DA" w:rsidP="004631D4">
      <w:pPr>
        <w:pStyle w:val="Heading3"/>
      </w:pPr>
      <w:bookmarkStart w:id="1391" w:name="_Toc89057532"/>
      <w:bookmarkStart w:id="1392" w:name="_Toc356301015"/>
      <w:r>
        <w:t>Verify Code for Modality Worklist</w:t>
      </w:r>
      <w:bookmarkEnd w:id="1391"/>
      <w:bookmarkEnd w:id="1392"/>
    </w:p>
    <w:p w:rsidR="002F40DA" w:rsidRDefault="002F40DA" w:rsidP="002F40DA">
      <w:pPr>
        <w:pStyle w:val="Body"/>
        <w:rPr>
          <w:sz w:val="24"/>
        </w:rPr>
      </w:pPr>
      <w:r>
        <w:rPr>
          <w:sz w:val="24"/>
        </w:rPr>
        <w:t xml:space="preserve">When an external entity sends a Modality Worklist request to a DICOM Gateway, the DICOM Gateway is usually able to respond to the request using information that is stored on the Gateway itself. In some cases, the DICOM Gateway will need to query the </w:t>
      </w:r>
      <w:smartTag w:uri="urn:schemas-microsoft-com:office:smarttags" w:element="place">
        <w:r>
          <w:rPr>
            <w:bCs/>
            <w:sz w:val="24"/>
          </w:rPr>
          <w:t>VistA</w:t>
        </w:r>
      </w:smartTag>
      <w:r>
        <w:rPr>
          <w:sz w:val="24"/>
        </w:rPr>
        <w:t xml:space="preserve"> system for details to report back to the requester. When the DICOM Gateway makes such a request to the </w:t>
      </w:r>
      <w:smartTag w:uri="urn:schemas-microsoft-com:office:smarttags" w:element="place">
        <w:r>
          <w:rPr>
            <w:bCs/>
            <w:sz w:val="24"/>
          </w:rPr>
          <w:t>VistA</w:t>
        </w:r>
      </w:smartTag>
      <w:r>
        <w:rPr>
          <w:sz w:val="24"/>
        </w:rPr>
        <w:t xml:space="preserve"> system, it will use the access code that is specified as the answer to this question.</w:t>
      </w:r>
    </w:p>
    <w:p w:rsidR="002F40DA" w:rsidRDefault="002F40DA" w:rsidP="002F40DA">
      <w:pPr>
        <w:pStyle w:val="Body"/>
        <w:rPr>
          <w:sz w:val="24"/>
        </w:rPr>
      </w:pPr>
      <w:r>
        <w:rPr>
          <w:b/>
          <w:bCs/>
          <w:sz w:val="24"/>
        </w:rPr>
        <w:t>Note</w:t>
      </w:r>
      <w:r>
        <w:rPr>
          <w:sz w:val="24"/>
        </w:rPr>
        <w:t>: The response to this question is treated as a password (i.e., it is not displayed on the monitor of the end-user).</w:t>
      </w:r>
    </w:p>
    <w:p w:rsidR="002F40DA" w:rsidRDefault="002F40DA" w:rsidP="002F40DA">
      <w:pPr>
        <w:pStyle w:val="Body"/>
        <w:rPr>
          <w:rFonts w:ascii="Courier New" w:hAnsi="Courier New" w:cs="Courier New"/>
          <w:sz w:val="20"/>
          <w:szCs w:val="20"/>
        </w:rPr>
      </w:pPr>
      <w:r>
        <w:rPr>
          <w:rFonts w:ascii="Courier New" w:hAnsi="Courier New" w:cs="Courier New"/>
          <w:sz w:val="20"/>
          <w:szCs w:val="20"/>
        </w:rPr>
        <w:t>Verify Code for Modality Worklist //</w:t>
      </w:r>
    </w:p>
    <w:p w:rsidR="002F40DA" w:rsidRDefault="002F40DA" w:rsidP="004631D4">
      <w:pPr>
        <w:pStyle w:val="Heading3"/>
      </w:pPr>
      <w:bookmarkStart w:id="1393" w:name="_Toc89057533"/>
      <w:bookmarkStart w:id="1394" w:name="_Toc356301016"/>
      <w:smartTag w:uri="urn:schemas-microsoft-com:office:smarttags" w:element="place">
        <w:smartTag w:uri="urn:schemas-microsoft-com:office:smarttags" w:element="PlaceName">
          <w:r>
            <w:lastRenderedPageBreak/>
            <w:t>Modality</w:t>
          </w:r>
        </w:smartTag>
        <w:r>
          <w:t xml:space="preserve"> </w:t>
        </w:r>
        <w:smartTag w:uri="urn:schemas-microsoft-com:office:smarttags" w:element="PlaceName">
          <w:r>
            <w:t>Worklist</w:t>
          </w:r>
        </w:smartTag>
        <w:r>
          <w:t xml:space="preserve"> </w:t>
        </w:r>
        <w:smartTag w:uri="urn:schemas-microsoft-com:office:smarttags" w:element="PlaceType">
          <w:r>
            <w:t>Port</w:t>
          </w:r>
        </w:smartTag>
      </w:smartTag>
      <w:r>
        <w:t xml:space="preserve"> Numbers</w:t>
      </w:r>
      <w:bookmarkEnd w:id="1394"/>
    </w:p>
    <w:p w:rsidR="002F40DA" w:rsidRDefault="002F40DA" w:rsidP="002F40DA">
      <w:r>
        <w:t xml:space="preserve">Normally, modality </w:t>
      </w:r>
      <w:proofErr w:type="spellStart"/>
      <w:r>
        <w:t>worklist</w:t>
      </w:r>
      <w:proofErr w:type="spellEnd"/>
      <w:r>
        <w:t xml:space="preserve"> requests are processed through TCP/IP port number 60010. Some sites have equipment that uses a different port number, and which cannot be configured to use any other port number. In order to support such equipment, it is possible to define additional port numbers for modality </w:t>
      </w:r>
      <w:proofErr w:type="spellStart"/>
      <w:r>
        <w:t>worklist</w:t>
      </w:r>
      <w:proofErr w:type="spellEnd"/>
      <w:r>
        <w:t xml:space="preserve"> processors.</w:t>
      </w:r>
    </w:p>
    <w:p w:rsidR="002F40DA" w:rsidRDefault="002F40DA" w:rsidP="002F40DA"/>
    <w:p w:rsidR="002F40DA" w:rsidRDefault="002F40DA" w:rsidP="002F40DA">
      <w:pPr>
        <w:pStyle w:val="Screen"/>
        <w:rPr>
          <w:color w:val="0000FF"/>
        </w:rPr>
      </w:pPr>
      <w:r>
        <w:rPr>
          <w:color w:val="0000FF"/>
        </w:rPr>
        <w:t>Currently, there is a Modality WorkList processor for</w:t>
      </w:r>
    </w:p>
    <w:p w:rsidR="002F40DA" w:rsidRDefault="002F40DA" w:rsidP="002F40DA">
      <w:pPr>
        <w:pStyle w:val="Screen"/>
        <w:rPr>
          <w:color w:val="0000FF"/>
        </w:rPr>
      </w:pPr>
      <w:r>
        <w:rPr>
          <w:color w:val="0000FF"/>
        </w:rPr>
        <w:t>the following port:</w:t>
      </w:r>
    </w:p>
    <w:p w:rsidR="002F40DA" w:rsidRDefault="002F40DA" w:rsidP="002F40DA">
      <w:pPr>
        <w:pStyle w:val="Screen"/>
        <w:rPr>
          <w:color w:val="0000FF"/>
        </w:rPr>
      </w:pPr>
      <w:r>
        <w:rPr>
          <w:color w:val="0000FF"/>
        </w:rPr>
        <w:t xml:space="preserve">          60010</w:t>
      </w:r>
    </w:p>
    <w:p w:rsidR="002F40DA" w:rsidRDefault="002F40DA" w:rsidP="002F40DA">
      <w:pPr>
        <w:pStyle w:val="Screen"/>
        <w:rPr>
          <w:color w:val="0000FF"/>
        </w:rPr>
      </w:pPr>
    </w:p>
    <w:p w:rsidR="002F40DA" w:rsidRDefault="002F40DA" w:rsidP="002F40DA">
      <w:pPr>
        <w:pStyle w:val="Screen"/>
        <w:rPr>
          <w:color w:val="0000FF"/>
        </w:rPr>
      </w:pPr>
      <w:r>
        <w:rPr>
          <w:color w:val="0000FF"/>
        </w:rPr>
        <w:t xml:space="preserve">Change? [A/D/N] N// </w:t>
      </w:r>
      <w:r>
        <w:rPr>
          <w:b/>
          <w:bCs/>
        </w:rPr>
        <w:t>? &lt;Enter&gt;</w:t>
      </w:r>
    </w:p>
    <w:p w:rsidR="002F40DA" w:rsidRDefault="002F40DA" w:rsidP="002F40DA">
      <w:pPr>
        <w:pStyle w:val="Screen"/>
        <w:rPr>
          <w:color w:val="0000FF"/>
        </w:rPr>
      </w:pPr>
      <w:r>
        <w:rPr>
          <w:color w:val="0000FF"/>
        </w:rPr>
        <w:t>Enter one of the following:</w:t>
      </w:r>
    </w:p>
    <w:p w:rsidR="002F40DA" w:rsidRDefault="002F40DA" w:rsidP="002F40DA">
      <w:pPr>
        <w:pStyle w:val="Screen"/>
        <w:rPr>
          <w:color w:val="0000FF"/>
        </w:rPr>
      </w:pPr>
      <w:r>
        <w:rPr>
          <w:color w:val="0000FF"/>
        </w:rPr>
        <w:t xml:space="preserve">  No                if no (additional) change is to be made</w:t>
      </w:r>
    </w:p>
    <w:p w:rsidR="002F40DA" w:rsidRDefault="002F40DA" w:rsidP="002F40DA">
      <w:pPr>
        <w:pStyle w:val="Screen"/>
        <w:rPr>
          <w:color w:val="0000FF"/>
        </w:rPr>
      </w:pPr>
      <w:r>
        <w:rPr>
          <w:color w:val="0000FF"/>
        </w:rPr>
        <w:t xml:space="preserve">  Add &lt;number&gt;      to add a listener for a port</w:t>
      </w:r>
    </w:p>
    <w:p w:rsidR="002F40DA" w:rsidRDefault="002F40DA" w:rsidP="002F40DA">
      <w:pPr>
        <w:pStyle w:val="Screen"/>
        <w:rPr>
          <w:color w:val="0000FF"/>
        </w:rPr>
      </w:pPr>
      <w:r>
        <w:rPr>
          <w:color w:val="0000FF"/>
        </w:rPr>
        <w:t xml:space="preserve">  Delete &lt;number&gt;   to remove a listener for a port</w:t>
      </w:r>
    </w:p>
    <w:p w:rsidR="002F40DA" w:rsidRDefault="002F40DA" w:rsidP="002F40DA">
      <w:pPr>
        <w:pStyle w:val="Screen"/>
        <w:rPr>
          <w:color w:val="0000FF"/>
        </w:rPr>
      </w:pPr>
      <w:r>
        <w:rPr>
          <w:color w:val="0000FF"/>
        </w:rPr>
        <w:t>Note that valid port numbers are integers between 1 and 65535.</w:t>
      </w:r>
    </w:p>
    <w:p w:rsidR="002F40DA" w:rsidRDefault="002F40DA" w:rsidP="002F40DA">
      <w:pPr>
        <w:pStyle w:val="Screen"/>
        <w:rPr>
          <w:color w:val="0000FF"/>
        </w:rPr>
      </w:pPr>
      <w:r>
        <w:rPr>
          <w:color w:val="0000FF"/>
        </w:rPr>
        <w:t>Note that the listener for port 60010 may not be removed.</w:t>
      </w:r>
    </w:p>
    <w:p w:rsidR="002F40DA" w:rsidRDefault="002F40DA" w:rsidP="002F40DA">
      <w:pPr>
        <w:pStyle w:val="Screen"/>
        <w:rPr>
          <w:color w:val="0000FF"/>
        </w:rPr>
      </w:pPr>
    </w:p>
    <w:p w:rsidR="002F40DA" w:rsidRDefault="002F40DA" w:rsidP="002F40DA">
      <w:pPr>
        <w:pStyle w:val="Screen"/>
        <w:rPr>
          <w:color w:val="0000FF"/>
        </w:rPr>
      </w:pPr>
      <w:r>
        <w:rPr>
          <w:color w:val="0000FF"/>
        </w:rPr>
        <w:t>Currently, there is a Modality WorkList processor for</w:t>
      </w:r>
    </w:p>
    <w:p w:rsidR="002F40DA" w:rsidRDefault="002F40DA" w:rsidP="002F40DA">
      <w:pPr>
        <w:pStyle w:val="Screen"/>
        <w:rPr>
          <w:color w:val="0000FF"/>
        </w:rPr>
      </w:pPr>
      <w:r>
        <w:rPr>
          <w:color w:val="0000FF"/>
        </w:rPr>
        <w:t>the following port:</w:t>
      </w:r>
    </w:p>
    <w:p w:rsidR="002F40DA" w:rsidRDefault="002F40DA" w:rsidP="002F40DA">
      <w:pPr>
        <w:pStyle w:val="Screen"/>
        <w:rPr>
          <w:color w:val="0000FF"/>
        </w:rPr>
      </w:pPr>
      <w:r>
        <w:rPr>
          <w:color w:val="0000FF"/>
        </w:rPr>
        <w:t xml:space="preserve">          60010</w:t>
      </w:r>
    </w:p>
    <w:p w:rsidR="002F40DA" w:rsidRDefault="002F40DA" w:rsidP="002F40DA">
      <w:pPr>
        <w:pStyle w:val="Screen"/>
        <w:rPr>
          <w:color w:val="0000FF"/>
        </w:rPr>
      </w:pPr>
    </w:p>
    <w:p w:rsidR="002F40DA" w:rsidRDefault="002F40DA" w:rsidP="002F40DA">
      <w:pPr>
        <w:pStyle w:val="Screen"/>
        <w:rPr>
          <w:color w:val="0000FF"/>
        </w:rPr>
      </w:pPr>
      <w:r>
        <w:rPr>
          <w:color w:val="0000FF"/>
        </w:rPr>
        <w:t xml:space="preserve">Change? [A/D/N] N// </w:t>
      </w:r>
      <w:r>
        <w:rPr>
          <w:b/>
          <w:bCs/>
        </w:rPr>
        <w:t>a 104 &lt;Enter&gt;</w:t>
      </w:r>
    </w:p>
    <w:p w:rsidR="002F40DA" w:rsidRDefault="002F40DA" w:rsidP="002F40DA">
      <w:pPr>
        <w:pStyle w:val="Screen"/>
        <w:rPr>
          <w:color w:val="0000FF"/>
        </w:rPr>
      </w:pPr>
    </w:p>
    <w:p w:rsidR="002F40DA" w:rsidRDefault="002F40DA" w:rsidP="002F40DA">
      <w:pPr>
        <w:pStyle w:val="Screen"/>
        <w:rPr>
          <w:color w:val="0000FF"/>
        </w:rPr>
      </w:pPr>
      <w:r>
        <w:rPr>
          <w:color w:val="0000FF"/>
        </w:rPr>
        <w:t>Currently, there are Modality WorkList processors for</w:t>
      </w:r>
    </w:p>
    <w:p w:rsidR="002F40DA" w:rsidRDefault="002F40DA" w:rsidP="002F40DA">
      <w:pPr>
        <w:pStyle w:val="Screen"/>
        <w:rPr>
          <w:color w:val="0000FF"/>
        </w:rPr>
      </w:pPr>
      <w:r>
        <w:rPr>
          <w:color w:val="0000FF"/>
        </w:rPr>
        <w:t>the following ports:</w:t>
      </w:r>
    </w:p>
    <w:p w:rsidR="002F40DA" w:rsidRDefault="002F40DA" w:rsidP="002F40DA">
      <w:pPr>
        <w:pStyle w:val="Screen"/>
        <w:rPr>
          <w:color w:val="0000FF"/>
        </w:rPr>
      </w:pPr>
      <w:r>
        <w:rPr>
          <w:color w:val="0000FF"/>
        </w:rPr>
        <w:t xml:space="preserve">          104</w:t>
      </w:r>
    </w:p>
    <w:p w:rsidR="002F40DA" w:rsidRDefault="002F40DA" w:rsidP="002F40DA">
      <w:pPr>
        <w:pStyle w:val="Screen"/>
        <w:rPr>
          <w:color w:val="0000FF"/>
        </w:rPr>
      </w:pPr>
      <w:r>
        <w:rPr>
          <w:color w:val="0000FF"/>
        </w:rPr>
        <w:t xml:space="preserve">          60010</w:t>
      </w:r>
    </w:p>
    <w:p w:rsidR="002F40DA" w:rsidRDefault="002F40DA" w:rsidP="002F40DA">
      <w:pPr>
        <w:pStyle w:val="Screen"/>
        <w:rPr>
          <w:color w:val="0000FF"/>
        </w:rPr>
      </w:pPr>
    </w:p>
    <w:p w:rsidR="002F40DA" w:rsidRDefault="002F40DA" w:rsidP="002F40DA">
      <w:pPr>
        <w:pStyle w:val="Screen"/>
        <w:rPr>
          <w:color w:val="0000FF"/>
        </w:rPr>
      </w:pPr>
      <w:r>
        <w:rPr>
          <w:color w:val="0000FF"/>
        </w:rPr>
        <w:t xml:space="preserve">Change? [A/D/N] N// </w:t>
      </w:r>
      <w:r>
        <w:rPr>
          <w:b/>
          <w:bCs/>
        </w:rPr>
        <w:t>d 104 &lt;Enter&gt;</w:t>
      </w:r>
    </w:p>
    <w:p w:rsidR="002F40DA" w:rsidRDefault="002F40DA" w:rsidP="002F40DA">
      <w:pPr>
        <w:pStyle w:val="Screen"/>
        <w:rPr>
          <w:color w:val="0000FF"/>
        </w:rPr>
      </w:pPr>
    </w:p>
    <w:p w:rsidR="002F40DA" w:rsidRDefault="002F40DA" w:rsidP="002F40DA">
      <w:pPr>
        <w:pStyle w:val="Screen"/>
        <w:rPr>
          <w:color w:val="0000FF"/>
        </w:rPr>
      </w:pPr>
      <w:r>
        <w:rPr>
          <w:color w:val="0000FF"/>
        </w:rPr>
        <w:t>Currently, there is a Modality WorkList processor for</w:t>
      </w:r>
    </w:p>
    <w:p w:rsidR="002F40DA" w:rsidRDefault="002F40DA" w:rsidP="002F40DA">
      <w:pPr>
        <w:pStyle w:val="Screen"/>
        <w:rPr>
          <w:color w:val="0000FF"/>
        </w:rPr>
      </w:pPr>
      <w:r>
        <w:rPr>
          <w:color w:val="0000FF"/>
        </w:rPr>
        <w:t>the following port:</w:t>
      </w:r>
    </w:p>
    <w:p w:rsidR="002F40DA" w:rsidRDefault="002F40DA" w:rsidP="002F40DA">
      <w:pPr>
        <w:pStyle w:val="Screen"/>
        <w:rPr>
          <w:color w:val="0000FF"/>
        </w:rPr>
      </w:pPr>
      <w:r>
        <w:rPr>
          <w:color w:val="0000FF"/>
        </w:rPr>
        <w:t xml:space="preserve">          60010</w:t>
      </w:r>
    </w:p>
    <w:p w:rsidR="002F40DA" w:rsidRDefault="002F40DA" w:rsidP="002F40DA">
      <w:pPr>
        <w:pStyle w:val="Screen"/>
        <w:rPr>
          <w:color w:val="0000FF"/>
        </w:rPr>
      </w:pPr>
    </w:p>
    <w:p w:rsidR="002F40DA" w:rsidRDefault="002F40DA" w:rsidP="002F40DA">
      <w:pPr>
        <w:pStyle w:val="Screen"/>
      </w:pPr>
      <w:r>
        <w:rPr>
          <w:color w:val="0000FF"/>
        </w:rPr>
        <w:t>Change? [A/D/N] N//</w:t>
      </w:r>
    </w:p>
    <w:p w:rsidR="002F40DA" w:rsidRDefault="002F40DA" w:rsidP="004631D4">
      <w:pPr>
        <w:pStyle w:val="Heading3"/>
      </w:pPr>
      <w:bookmarkStart w:id="1395" w:name="_Ref302559789"/>
      <w:bookmarkStart w:id="1396" w:name="_Toc356301017"/>
      <w:r>
        <w:t>E-Mail Post Office</w:t>
      </w:r>
      <w:bookmarkEnd w:id="1395"/>
      <w:bookmarkEnd w:id="1396"/>
    </w:p>
    <w:p w:rsidR="002F40DA" w:rsidRDefault="002F40DA" w:rsidP="007C2BF4">
      <w:pPr>
        <w:spacing w:after="120"/>
      </w:pPr>
      <w:r>
        <w:t>The Department of Veterans Affairs has three virus-checking post offices set up for nationwide e-mail. The post office that should be selected for this setting should be the one to which the site has the best network-connection. There are six possible responses for this question:</w:t>
      </w:r>
    </w:p>
    <w:p w:rsidR="002F40DA" w:rsidRDefault="002F40DA" w:rsidP="00905AF2">
      <w:pPr>
        <w:numPr>
          <w:ilvl w:val="0"/>
          <w:numId w:val="34"/>
        </w:numPr>
      </w:pPr>
      <w:r>
        <w:rPr>
          <w:b/>
          <w:bCs/>
        </w:rPr>
        <w:t>0</w:t>
      </w:r>
      <w:r>
        <w:t>: use the local VistA system (default)</w:t>
      </w:r>
    </w:p>
    <w:p w:rsidR="002F40DA" w:rsidRDefault="002F40DA" w:rsidP="00905AF2">
      <w:pPr>
        <w:numPr>
          <w:ilvl w:val="0"/>
          <w:numId w:val="34"/>
        </w:numPr>
      </w:pPr>
      <w:r>
        <w:rPr>
          <w:b/>
          <w:bCs/>
        </w:rPr>
        <w:t>1</w:t>
      </w:r>
      <w:r>
        <w:t>: use the Virus-Checking Office in Silver Spring, MD at 10.2.27.92</w:t>
      </w:r>
    </w:p>
    <w:p w:rsidR="002F40DA" w:rsidRDefault="002F40DA" w:rsidP="00905AF2">
      <w:pPr>
        <w:numPr>
          <w:ilvl w:val="0"/>
          <w:numId w:val="34"/>
        </w:numPr>
      </w:pPr>
      <w:r>
        <w:rPr>
          <w:b/>
          <w:bCs/>
        </w:rPr>
        <w:t>2</w:t>
      </w:r>
      <w:r>
        <w:t xml:space="preserve">: use the Virus-Checking Office in </w:t>
      </w:r>
      <w:smartTag w:uri="urn:schemas-microsoft-com:office:smarttags" w:element="place">
        <w:smartTag w:uri="urn:schemas-microsoft-com:office:smarttags" w:element="City">
          <w:r>
            <w:t>Hines</w:t>
          </w:r>
        </w:smartTag>
        <w:r>
          <w:t xml:space="preserve">, </w:t>
        </w:r>
        <w:smartTag w:uri="urn:schemas-microsoft-com:office:smarttags" w:element="State">
          <w:r>
            <w:t>IL</w:t>
          </w:r>
        </w:smartTag>
      </w:smartTag>
      <w:r>
        <w:t xml:space="preserve"> at 10.3.27.92</w:t>
      </w:r>
    </w:p>
    <w:p w:rsidR="002F40DA" w:rsidRDefault="002F40DA" w:rsidP="00905AF2">
      <w:pPr>
        <w:numPr>
          <w:ilvl w:val="0"/>
          <w:numId w:val="34"/>
        </w:numPr>
      </w:pPr>
      <w:r>
        <w:rPr>
          <w:b/>
          <w:bCs/>
        </w:rPr>
        <w:t>3</w:t>
      </w:r>
      <w:r>
        <w:t xml:space="preserve">: use the Virus-Checking Office in </w:t>
      </w:r>
      <w:smartTag w:uri="urn:schemas-microsoft-com:office:smarttags" w:element="place">
        <w:smartTag w:uri="urn:schemas-microsoft-com:office:smarttags" w:element="City">
          <w:r>
            <w:t>San Francisco</w:t>
          </w:r>
        </w:smartTag>
        <w:r>
          <w:t xml:space="preserve">, </w:t>
        </w:r>
        <w:smartTag w:uri="urn:schemas-microsoft-com:office:smarttags" w:element="State">
          <w:r>
            <w:t>CA</w:t>
          </w:r>
        </w:smartTag>
      </w:smartTag>
      <w:r>
        <w:t xml:space="preserve"> at 10.6.27.92</w:t>
      </w:r>
    </w:p>
    <w:p w:rsidR="002F40DA" w:rsidRDefault="002F40DA" w:rsidP="00905AF2">
      <w:pPr>
        <w:numPr>
          <w:ilvl w:val="0"/>
          <w:numId w:val="34"/>
        </w:numPr>
      </w:pPr>
      <w:r>
        <w:rPr>
          <w:b/>
          <w:bCs/>
        </w:rPr>
        <w:t>4</w:t>
      </w:r>
      <w:r>
        <w:t>: use VA-Forum at 10.2.29.131</w:t>
      </w:r>
    </w:p>
    <w:p w:rsidR="002F40DA" w:rsidRDefault="002F40DA" w:rsidP="00905AF2">
      <w:pPr>
        <w:numPr>
          <w:ilvl w:val="0"/>
          <w:numId w:val="34"/>
        </w:numPr>
      </w:pPr>
      <w:proofErr w:type="gramStart"/>
      <w:r>
        <w:t>or</w:t>
      </w:r>
      <w:proofErr w:type="gramEnd"/>
      <w:r>
        <w:t xml:space="preserve"> enter the TCP/IP address of the system to be used.</w:t>
      </w:r>
    </w:p>
    <w:p w:rsidR="002F40DA" w:rsidRDefault="002F40DA" w:rsidP="002F40DA"/>
    <w:p w:rsidR="002F40DA" w:rsidRDefault="002F40DA" w:rsidP="002F40DA">
      <w:pPr>
        <w:pStyle w:val="Screen"/>
      </w:pPr>
      <w:r>
        <w:rPr>
          <w:color w:val="0000FF"/>
        </w:rPr>
        <w:t xml:space="preserve">Which post-office will this computer use? </w:t>
      </w:r>
      <w:r>
        <w:rPr>
          <w:b/>
          <w:bCs/>
        </w:rPr>
        <w:t>smtp.va.gov &lt;Enter&gt;</w:t>
      </w:r>
    </w:p>
    <w:p w:rsidR="002F40DA" w:rsidRDefault="002F40DA" w:rsidP="002F40DA"/>
    <w:p w:rsidR="002F40DA" w:rsidRDefault="002F40DA" w:rsidP="002F40DA">
      <w:r w:rsidRPr="00C71FF1">
        <w:rPr>
          <w:b/>
        </w:rPr>
        <w:t>Note</w:t>
      </w:r>
      <w:r w:rsidRPr="00C71FF1">
        <w:t xml:space="preserve">: </w:t>
      </w:r>
      <w:r>
        <w:t>VA policy on the usage of e-mail post offices has changed several times while this documentation was being prepared. At the time this documentation is being written, the only value that is allowed to be entered for this parameter is “</w:t>
      </w:r>
      <w:r w:rsidRPr="00C71FF1">
        <w:rPr>
          <w:rFonts w:ascii="Courier New" w:hAnsi="Courier New" w:cs="Courier New"/>
          <w:b/>
        </w:rPr>
        <w:t>smtp.va.gov</w:t>
      </w:r>
      <w:r>
        <w:t>”.</w:t>
      </w:r>
    </w:p>
    <w:p w:rsidR="002F40DA" w:rsidRDefault="002F40DA" w:rsidP="002F40DA"/>
    <w:p w:rsidR="002F40DA" w:rsidRPr="00C71FF1" w:rsidRDefault="002F40DA" w:rsidP="002F40DA">
      <w:r>
        <w:t>Consult with your ISO for the VA’s current policy on this issue.</w:t>
      </w:r>
    </w:p>
    <w:p w:rsidR="006D2CFF" w:rsidRDefault="006D2CFF" w:rsidP="007E70FB">
      <w:pPr>
        <w:pStyle w:val="Heading3"/>
        <w:tabs>
          <w:tab w:val="clear" w:pos="1704"/>
          <w:tab w:val="num" w:pos="810"/>
        </w:tabs>
        <w:ind w:left="810" w:hanging="810"/>
      </w:pPr>
      <w:bookmarkStart w:id="1397" w:name="_Toc164669029"/>
      <w:bookmarkStart w:id="1398" w:name="_Toc170260257"/>
      <w:bookmarkStart w:id="1399" w:name="_Toc170260695"/>
      <w:bookmarkStart w:id="1400" w:name="_Toc170261131"/>
      <w:bookmarkStart w:id="1401" w:name="_Toc170261567"/>
      <w:bookmarkStart w:id="1402" w:name="_Toc292115707"/>
      <w:bookmarkStart w:id="1403" w:name="_Toc356301018"/>
      <w:bookmarkEnd w:id="1397"/>
      <w:bookmarkEnd w:id="1398"/>
      <w:bookmarkEnd w:id="1399"/>
      <w:bookmarkEnd w:id="1400"/>
      <w:bookmarkEnd w:id="1401"/>
      <w:r>
        <w:lastRenderedPageBreak/>
        <w:t>E-Mail Post Office Port Number</w:t>
      </w:r>
      <w:bookmarkEnd w:id="1403"/>
      <w:r w:rsidRPr="0051677B">
        <w:t xml:space="preserve"> </w:t>
      </w:r>
      <w:bookmarkEnd w:id="1402"/>
    </w:p>
    <w:p w:rsidR="006D2CFF" w:rsidRDefault="006D2CFF" w:rsidP="006D2CFF">
      <w:r>
        <w:t>Define t</w:t>
      </w:r>
      <w:r w:rsidRPr="00A96723">
        <w:t>he port number for the E-Mail Post Office</w:t>
      </w:r>
      <w:r>
        <w:t xml:space="preserve"> when prompted:</w:t>
      </w:r>
    </w:p>
    <w:p w:rsidR="006D2CFF" w:rsidRDefault="006D2CFF" w:rsidP="006D2CFF">
      <w:pPr>
        <w:rPr>
          <w:rStyle w:val="bPlain"/>
        </w:rPr>
      </w:pPr>
    </w:p>
    <w:p w:rsidR="006D2CFF" w:rsidRPr="008F1A3B" w:rsidRDefault="006D2CFF" w:rsidP="006D2CFF">
      <w:pPr>
        <w:rPr>
          <w:rFonts w:ascii="Courier New" w:hAnsi="Courier New" w:cs="Courier New"/>
          <w:noProof/>
          <w:sz w:val="21"/>
        </w:rPr>
      </w:pPr>
      <w:r w:rsidRPr="008F1A3B">
        <w:rPr>
          <w:rFonts w:ascii="Courier New" w:hAnsi="Courier New" w:cs="Courier New"/>
          <w:noProof/>
          <w:sz w:val="21"/>
        </w:rPr>
        <w:t>Which port number will this computer use for e-mail? 25//</w:t>
      </w:r>
    </w:p>
    <w:p w:rsidR="006D2CFF" w:rsidRPr="00A96723" w:rsidRDefault="006D2CFF" w:rsidP="006D2CFF">
      <w:pPr>
        <w:rPr>
          <w:rStyle w:val="bPlain"/>
        </w:rPr>
      </w:pPr>
    </w:p>
    <w:p w:rsidR="006D2CFF" w:rsidRDefault="006D2CFF" w:rsidP="006D2CFF">
      <w:r>
        <w:t xml:space="preserve">Email is transmitted using SMTP protocol. Normally, this protocol uses port number 25. In some cases, a different port number may have been set up at the site. </w:t>
      </w:r>
    </w:p>
    <w:p w:rsidR="006D2CFF" w:rsidRPr="008F1A3B" w:rsidRDefault="006D2CFF" w:rsidP="006D2CFF">
      <w:pPr>
        <w:rPr>
          <w:rStyle w:val="bPlain"/>
        </w:rPr>
      </w:pPr>
      <w:r w:rsidRPr="0051677B">
        <w:rPr>
          <w:b/>
        </w:rPr>
        <w:t>Note</w:t>
      </w:r>
      <w:r>
        <w:t xml:space="preserve">: </w:t>
      </w:r>
      <w:r>
        <w:tab/>
        <w:t>The port number should be between 1 and 65,535:</w:t>
      </w:r>
      <w:r>
        <w:br/>
      </w:r>
      <w:r>
        <w:tab/>
        <w:t xml:space="preserve">1 &lt;= port </w:t>
      </w:r>
      <w:r w:rsidRPr="0051677B">
        <w:t>number &lt;= 65,535.</w:t>
      </w:r>
    </w:p>
    <w:p w:rsidR="006D2CFF" w:rsidRDefault="006D2CFF" w:rsidP="006D2CFF">
      <w:r w:rsidRPr="008F1A3B">
        <w:t xml:space="preserve">For more information </w:t>
      </w:r>
      <w:r>
        <w:t xml:space="preserve">about </w:t>
      </w:r>
      <w:r w:rsidRPr="008F1A3B">
        <w:t>E-Mail Post Office</w:t>
      </w:r>
      <w:r>
        <w:t>, see the section</w:t>
      </w:r>
      <w:r>
        <w:rPr>
          <w:i/>
        </w:rPr>
        <w:t xml:space="preserve"> </w:t>
      </w:r>
      <w:r w:rsidR="00FE2D3B">
        <w:fldChar w:fldCharType="begin"/>
      </w:r>
      <w:r w:rsidR="00FE2D3B">
        <w:instrText xml:space="preserve"> REF _Ref302559789 \h  \* MERGEFORMAT </w:instrText>
      </w:r>
      <w:r w:rsidR="00FE2D3B">
        <w:fldChar w:fldCharType="separate"/>
      </w:r>
      <w:r w:rsidR="001403F7" w:rsidRPr="001403F7">
        <w:rPr>
          <w:i/>
        </w:rPr>
        <w:t>E-Mail Post Office</w:t>
      </w:r>
      <w:r w:rsidR="00FE2D3B">
        <w:fldChar w:fldCharType="end"/>
      </w:r>
      <w:r>
        <w:t>.</w:t>
      </w:r>
    </w:p>
    <w:p w:rsidR="006D2CFF" w:rsidRDefault="006D2CFF" w:rsidP="006D2CFF"/>
    <w:p w:rsidR="006D2CFF" w:rsidRPr="007E143E" w:rsidRDefault="006D2CFF" w:rsidP="007E70FB">
      <w:pPr>
        <w:pStyle w:val="Heading3"/>
        <w:tabs>
          <w:tab w:val="clear" w:pos="1704"/>
          <w:tab w:val="num" w:pos="810"/>
        </w:tabs>
        <w:ind w:left="810" w:hanging="810"/>
        <w:rPr>
          <w:strike/>
        </w:rPr>
      </w:pPr>
      <w:bookmarkStart w:id="1404" w:name="_Toc292115708"/>
      <w:bookmarkStart w:id="1405" w:name="_Toc356301019"/>
      <w:r w:rsidRPr="007E143E">
        <w:rPr>
          <w:strike/>
        </w:rPr>
        <w:t>Enabling the IMPORTER</w:t>
      </w:r>
      <w:bookmarkEnd w:id="1404"/>
      <w:bookmarkEnd w:id="1405"/>
    </w:p>
    <w:p w:rsidR="006D2CFF" w:rsidRPr="007E143E" w:rsidRDefault="006D2CFF" w:rsidP="006D2CFF">
      <w:pPr>
        <w:rPr>
          <w:strike/>
        </w:rPr>
      </w:pPr>
    </w:p>
    <w:p w:rsidR="006D2CFF" w:rsidRPr="007E143E" w:rsidRDefault="006D2CFF" w:rsidP="006D2CFF">
      <w:pPr>
        <w:rPr>
          <w:strike/>
        </w:rPr>
      </w:pPr>
      <w:r w:rsidRPr="007E143E">
        <w:rPr>
          <w:strike/>
        </w:rPr>
        <w:t>Specify whether the DICOM Gateway will use the IMPORTER application when prompted:</w:t>
      </w:r>
    </w:p>
    <w:p w:rsidR="006D2CFF" w:rsidRPr="007E143E" w:rsidRDefault="006D2CFF" w:rsidP="006D2CFF">
      <w:pPr>
        <w:rPr>
          <w:strike/>
        </w:rPr>
      </w:pPr>
    </w:p>
    <w:p w:rsidR="006D2CFF" w:rsidRPr="007E143E" w:rsidRDefault="006D2CFF" w:rsidP="006D2CFF">
      <w:pPr>
        <w:rPr>
          <w:rStyle w:val="bPlain"/>
          <w:strike/>
        </w:rPr>
      </w:pPr>
      <w:r w:rsidRPr="007E143E">
        <w:rPr>
          <w:rStyle w:val="bPlain"/>
          <w:strike/>
        </w:rPr>
        <w:t>Use the IMPORTER instead of "DICOM Correct"? YES// ?</w:t>
      </w:r>
    </w:p>
    <w:p w:rsidR="006D2CFF" w:rsidRPr="007E143E" w:rsidRDefault="006D2CFF" w:rsidP="006D2CFF">
      <w:pPr>
        <w:rPr>
          <w:strike/>
        </w:rPr>
      </w:pPr>
      <w:r w:rsidRPr="007E143E">
        <w:rPr>
          <w:strike/>
        </w:rPr>
        <w:t xml:space="preserve"> </w:t>
      </w:r>
    </w:p>
    <w:p w:rsidR="006D2CFF" w:rsidRPr="007E143E" w:rsidRDefault="006D2CFF" w:rsidP="006D2CFF">
      <w:pPr>
        <w:rPr>
          <w:strike/>
        </w:rPr>
      </w:pPr>
      <w:r w:rsidRPr="007E143E">
        <w:rPr>
          <w:strike/>
        </w:rPr>
        <w:t xml:space="preserve">If you answer </w:t>
      </w:r>
      <w:r w:rsidRPr="007E143E">
        <w:rPr>
          <w:rStyle w:val="bPlain"/>
          <w:strike/>
        </w:rPr>
        <w:t>YES</w:t>
      </w:r>
      <w:r w:rsidRPr="007E143E">
        <w:rPr>
          <w:strike/>
        </w:rPr>
        <w:t>, the DICOM Gateway will use the IMPORTER application instead of DICOM Correct to import DICOM objects. The IMPORTER can also be used for importing DICOM objects from properly formatted CDs/DVDs.</w:t>
      </w:r>
    </w:p>
    <w:p w:rsidR="006D2CFF" w:rsidRPr="007E143E" w:rsidRDefault="006D2CFF" w:rsidP="006D2CFF">
      <w:pPr>
        <w:rPr>
          <w:strike/>
        </w:rPr>
      </w:pPr>
    </w:p>
    <w:p w:rsidR="006D2CFF" w:rsidRPr="007E143E" w:rsidRDefault="006D2CFF" w:rsidP="006D2CFF">
      <w:pPr>
        <w:rPr>
          <w:strike/>
        </w:rPr>
      </w:pPr>
      <w:r w:rsidRPr="007E143E">
        <w:rPr>
          <w:strike/>
        </w:rPr>
        <w:t>A Laurel Bridge Server Runtime License must be installed on the DICOM Gateway</w:t>
      </w:r>
    </w:p>
    <w:p w:rsidR="006D2CFF" w:rsidRDefault="006D2CFF" w:rsidP="006D2CFF">
      <w:pPr>
        <w:rPr>
          <w:ins w:id="1406" w:author="Seabolt, Roy R.  (Harris)" w:date="2013-05-14T13:18:00Z"/>
          <w:strike/>
        </w:rPr>
      </w:pPr>
      <w:proofErr w:type="gramStart"/>
      <w:r w:rsidRPr="007E143E">
        <w:rPr>
          <w:strike/>
        </w:rPr>
        <w:t>to</w:t>
      </w:r>
      <w:proofErr w:type="gramEnd"/>
      <w:r w:rsidRPr="007E143E">
        <w:rPr>
          <w:strike/>
        </w:rPr>
        <w:t xml:space="preserve"> run the IMPORTER application.</w:t>
      </w:r>
    </w:p>
    <w:p w:rsidR="00753771" w:rsidRDefault="00753771" w:rsidP="00753771">
      <w:pPr>
        <w:pStyle w:val="Heading3"/>
        <w:tabs>
          <w:tab w:val="clear" w:pos="1704"/>
          <w:tab w:val="num" w:pos="810"/>
        </w:tabs>
        <w:ind w:left="810" w:hanging="810"/>
        <w:rPr>
          <w:ins w:id="1407" w:author="Seabolt, Roy R.  (Harris)" w:date="2013-05-14T13:18:00Z"/>
        </w:rPr>
      </w:pPr>
      <w:bookmarkStart w:id="1408" w:name="_Toc302566799"/>
      <w:bookmarkStart w:id="1409" w:name="_Toc336880795"/>
      <w:bookmarkStart w:id="1410" w:name="_Toc356301020"/>
      <w:ins w:id="1411" w:author="Seabolt, Roy R.  (Harris)" w:date="2013-05-14T13:18:00Z">
        <w:r>
          <w:t xml:space="preserve">4.3. 29 </w:t>
        </w:r>
        <w:bookmarkEnd w:id="1408"/>
        <w:proofErr w:type="gramStart"/>
        <w:r>
          <w:t>Specifying</w:t>
        </w:r>
        <w:proofErr w:type="gramEnd"/>
        <w:r>
          <w:t xml:space="preserve"> the Agency (new)</w:t>
        </w:r>
        <w:bookmarkEnd w:id="1409"/>
        <w:bookmarkEnd w:id="1410"/>
      </w:ins>
    </w:p>
    <w:p w:rsidR="00753771" w:rsidRDefault="00753771" w:rsidP="00753771">
      <w:pPr>
        <w:keepNext/>
        <w:rPr>
          <w:ins w:id="1412" w:author="Seabolt, Roy R.  (Harris)" w:date="2013-05-14T13:18:00Z"/>
        </w:rPr>
      </w:pPr>
    </w:p>
    <w:p w:rsidR="00753771" w:rsidRPr="00F13B95" w:rsidRDefault="00753771" w:rsidP="00753771">
      <w:pPr>
        <w:keepNext/>
        <w:rPr>
          <w:ins w:id="1413" w:author="Seabolt, Roy R.  (Harris)" w:date="2013-05-14T13:18:00Z"/>
        </w:rPr>
      </w:pPr>
      <w:ins w:id="1414" w:author="Seabolt, Roy R.  (Harris)" w:date="2013-05-14T13:18:00Z">
        <w:r w:rsidRPr="00F13B95">
          <w:t>If you are setting up a new DICOM Gateway or i</w:t>
        </w:r>
        <w:r>
          <w:t>f</w:t>
        </w:r>
        <w:r w:rsidRPr="00F13B95">
          <w:t xml:space="preserve"> you have just upgraded and ex</w:t>
        </w:r>
        <w:r>
          <w:t>is</w:t>
        </w:r>
        <w:r w:rsidRPr="00F13B95">
          <w:t>ting DICOM Gateway to the MAG*3.0*123 DICOM Gateway, when you run option 4-2-2, you are prompted to specify whether the DICOM Gateway is installed at a Department of Veterans Affairs (VA) site or an Indian Health Services (IHS) site.</w:t>
        </w:r>
      </w:ins>
    </w:p>
    <w:p w:rsidR="00753771" w:rsidRPr="00F13B95" w:rsidRDefault="00753771" w:rsidP="00753771">
      <w:pPr>
        <w:keepNext/>
        <w:rPr>
          <w:ins w:id="1415" w:author="Seabolt, Roy R.  (Harris)" w:date="2013-05-14T13:18:00Z"/>
        </w:rPr>
      </w:pPr>
    </w:p>
    <w:p w:rsidR="00753771" w:rsidRPr="005A7E4F" w:rsidRDefault="00753771" w:rsidP="00753771">
      <w:pPr>
        <w:rPr>
          <w:ins w:id="1416" w:author="Seabolt, Roy R.  (Harris)" w:date="2013-05-14T13:18:00Z"/>
          <w:rFonts w:ascii="Courier New" w:hAnsi="Courier New" w:cs="Courier New"/>
          <w:noProof/>
          <w:sz w:val="21"/>
        </w:rPr>
      </w:pPr>
      <w:ins w:id="1417" w:author="Seabolt, Roy R.  (Harris)" w:date="2013-05-14T13:18:00Z">
        <w:r w:rsidRPr="00A02C77">
          <w:rPr>
            <w:rFonts w:ascii="Courier New" w:hAnsi="Courier New" w:cs="Courier New"/>
            <w:noProof/>
            <w:sz w:val="21"/>
          </w:rPr>
          <w:t>Is this gateway installed in VA (V)or IHS (I)? V//</w:t>
        </w:r>
      </w:ins>
    </w:p>
    <w:p w:rsidR="00753771" w:rsidRPr="005A7E4F" w:rsidRDefault="00753771" w:rsidP="00753771">
      <w:pPr>
        <w:rPr>
          <w:ins w:id="1418" w:author="Seabolt, Roy R.  (Harris)" w:date="2013-05-14T13:18:00Z"/>
        </w:rPr>
      </w:pPr>
      <w:ins w:id="1419" w:author="Seabolt, Roy R.  (Harris)" w:date="2013-05-14T13:18:00Z">
        <w:r w:rsidRPr="005A7E4F">
          <w:t xml:space="preserve"> </w:t>
        </w:r>
      </w:ins>
    </w:p>
    <w:p w:rsidR="00753771" w:rsidRPr="00A02C77" w:rsidRDefault="00753771" w:rsidP="00753771">
      <w:pPr>
        <w:rPr>
          <w:ins w:id="1420" w:author="Seabolt, Roy R.  (Harris)" w:date="2013-05-14T13:18:00Z"/>
        </w:rPr>
      </w:pPr>
      <w:ins w:id="1421" w:author="Seabolt, Roy R.  (Harris)" w:date="2013-05-14T13:18:00Z">
        <w:r w:rsidRPr="005A7E4F">
          <w:t>If you</w:t>
        </w:r>
        <w:r>
          <w:t xml:space="preserve"> </w:t>
        </w:r>
        <w:r w:rsidRPr="00A02C77">
          <w:t>get this prompt, do one of the following:</w:t>
        </w:r>
      </w:ins>
    </w:p>
    <w:p w:rsidR="00753771" w:rsidRPr="00A02C77" w:rsidRDefault="00753771" w:rsidP="007B261B">
      <w:pPr>
        <w:keepNext/>
        <w:numPr>
          <w:ilvl w:val="0"/>
          <w:numId w:val="72"/>
        </w:numPr>
        <w:rPr>
          <w:ins w:id="1422" w:author="Seabolt, Roy R.  (Harris)" w:date="2013-05-14T13:18:00Z"/>
        </w:rPr>
        <w:pPrChange w:id="1423" w:author="Seabolt, Roy R.  (Harris)" w:date="2013-05-14T13:30:00Z">
          <w:pPr>
            <w:keepNext/>
            <w:numPr>
              <w:numId w:val="75"/>
            </w:numPr>
            <w:tabs>
              <w:tab w:val="num" w:pos="360"/>
            </w:tabs>
          </w:pPr>
        </w:pPrChange>
      </w:pPr>
      <w:ins w:id="1424" w:author="Seabolt, Roy R.  (Harris)" w:date="2013-05-14T13:18:00Z">
        <w:r w:rsidRPr="00A02C77">
          <w:t>For VA sites, press Enter to accept the default, V.</w:t>
        </w:r>
      </w:ins>
    </w:p>
    <w:p w:rsidR="00753771" w:rsidRPr="00A02C77" w:rsidRDefault="00753771" w:rsidP="007B261B">
      <w:pPr>
        <w:keepNext/>
        <w:numPr>
          <w:ilvl w:val="0"/>
          <w:numId w:val="72"/>
        </w:numPr>
        <w:rPr>
          <w:ins w:id="1425" w:author="Seabolt, Roy R.  (Harris)" w:date="2013-05-14T13:18:00Z"/>
        </w:rPr>
        <w:pPrChange w:id="1426" w:author="Seabolt, Roy R.  (Harris)" w:date="2013-05-14T13:30:00Z">
          <w:pPr>
            <w:keepNext/>
            <w:numPr>
              <w:numId w:val="75"/>
            </w:numPr>
            <w:tabs>
              <w:tab w:val="num" w:pos="360"/>
            </w:tabs>
          </w:pPr>
        </w:pPrChange>
      </w:pPr>
      <w:ins w:id="1427" w:author="Seabolt, Roy R.  (Harris)" w:date="2013-05-14T13:18:00Z">
        <w:r w:rsidRPr="00A02C77">
          <w:t>For IHS sites, type I and press Enter.</w:t>
        </w:r>
      </w:ins>
    </w:p>
    <w:p w:rsidR="00753771" w:rsidRPr="007E143E" w:rsidRDefault="00753771" w:rsidP="006D2CFF">
      <w:pPr>
        <w:rPr>
          <w:strike/>
        </w:rPr>
      </w:pPr>
    </w:p>
    <w:p w:rsidR="002F40DA" w:rsidRDefault="002F40DA" w:rsidP="002F40DA">
      <w:pPr>
        <w:pStyle w:val="Heading2"/>
      </w:pPr>
      <w:bookmarkStart w:id="1428" w:name="_Toc356301021"/>
      <w:r>
        <w:t>Loading the DICOM Dictionaries</w:t>
      </w:r>
      <w:bookmarkEnd w:id="1393"/>
      <w:bookmarkEnd w:id="1428"/>
    </w:p>
    <w:p w:rsidR="002F40DA" w:rsidRDefault="002F40DA" w:rsidP="00FE3F2B">
      <w:pPr>
        <w:keepLines/>
      </w:pPr>
      <w:r>
        <w:t xml:space="preserve">The DICOM Dictionaries are constructed by populating a number of </w:t>
      </w:r>
      <w:proofErr w:type="spellStart"/>
      <w:r>
        <w:t>Fileman</w:t>
      </w:r>
      <w:proofErr w:type="spellEnd"/>
      <w:r>
        <w:t xml:space="preserve"> </w:t>
      </w:r>
      <w:proofErr w:type="spellStart"/>
      <w:r>
        <w:t>globals</w:t>
      </w:r>
      <w:proofErr w:type="spellEnd"/>
      <w:r>
        <w:t xml:space="preserve"> with data from the master files</w:t>
      </w:r>
      <w:r w:rsidR="007C78ED">
        <w:t xml:space="preserve">. </w:t>
      </w:r>
      <w:r>
        <w:t>Appendix B contains a detailed description of each master file</w:t>
      </w:r>
      <w:r w:rsidR="007C78ED">
        <w:t xml:space="preserve">. </w:t>
      </w:r>
      <w:r>
        <w:t xml:space="preserve">The format and contents of the resulting </w:t>
      </w:r>
      <w:proofErr w:type="spellStart"/>
      <w:r>
        <w:t>subtrees</w:t>
      </w:r>
      <w:proofErr w:type="spellEnd"/>
      <w:r>
        <w:t xml:space="preserve"> in global variable ^MAGDICOM(2006.5xx) are described in the (online) </w:t>
      </w:r>
      <w:proofErr w:type="spellStart"/>
      <w:r>
        <w:t>FileMan</w:t>
      </w:r>
      <w:proofErr w:type="spellEnd"/>
      <w:r>
        <w:t xml:space="preserve"> Data Dictionaries.</w:t>
      </w:r>
    </w:p>
    <w:p w:rsidR="002F40DA" w:rsidRDefault="002F40DA" w:rsidP="002F40DA"/>
    <w:p w:rsidR="002F40DA" w:rsidRDefault="002F40DA" w:rsidP="002F40DA">
      <w:r>
        <w:lastRenderedPageBreak/>
        <w:t>Sites should make changes to the master files only for the site-specific DICOM Dictionaries</w:t>
      </w:r>
      <w:r w:rsidR="007C78ED">
        <w:t xml:space="preserve">. </w:t>
      </w:r>
      <w:r>
        <w:t>The information in the global variable themselves should not be manually modified, as it will be overwritten the next time the master file is loaded.</w:t>
      </w:r>
    </w:p>
    <w:p w:rsidR="002F40DA" w:rsidRDefault="002F40DA" w:rsidP="002F40DA"/>
    <w:p w:rsidR="002F40DA" w:rsidRDefault="002F40DA" w:rsidP="002F40DA">
      <w:pPr>
        <w:pStyle w:val="Body"/>
        <w:rPr>
          <w:sz w:val="24"/>
        </w:rPr>
      </w:pPr>
      <w:r>
        <w:rPr>
          <w:sz w:val="24"/>
        </w:rPr>
        <w:t xml:space="preserve">In order to start loading the dictionaries, select menu option </w:t>
      </w:r>
      <w:r w:rsidRPr="00E03904">
        <w:rPr>
          <w:b/>
          <w:sz w:val="24"/>
        </w:rPr>
        <w:t>4-2-</w:t>
      </w:r>
      <w:r w:rsidR="00E03904" w:rsidRPr="00E03904">
        <w:rPr>
          <w:b/>
          <w:sz w:val="24"/>
        </w:rPr>
        <w:t>9</w:t>
      </w:r>
      <w:r>
        <w:rPr>
          <w:sz w:val="24"/>
        </w:rPr>
        <w:t>:</w:t>
      </w:r>
    </w:p>
    <w:p w:rsidR="002F40DA" w:rsidRDefault="002F40DA" w:rsidP="002F40DA">
      <w:pPr>
        <w:pStyle w:val="Body"/>
        <w:spacing w:after="0"/>
        <w:rPr>
          <w:sz w:val="24"/>
        </w:rPr>
      </w:pPr>
      <w:r>
        <w:rPr>
          <w:b/>
          <w:bCs/>
          <w:sz w:val="24"/>
        </w:rPr>
        <w:t>4</w:t>
      </w:r>
      <w:r>
        <w:rPr>
          <w:sz w:val="24"/>
        </w:rPr>
        <w:t xml:space="preserve">  System Maintenance</w:t>
      </w:r>
    </w:p>
    <w:p w:rsidR="002F40DA" w:rsidRDefault="002F40DA" w:rsidP="002F40DA">
      <w:pPr>
        <w:pStyle w:val="Body"/>
        <w:spacing w:after="0"/>
        <w:rPr>
          <w:sz w:val="24"/>
        </w:rPr>
      </w:pPr>
      <w:r>
        <w:rPr>
          <w:sz w:val="24"/>
        </w:rPr>
        <w:sym w:font="Symbol" w:char="F0AE"/>
      </w:r>
      <w:r>
        <w:rPr>
          <w:sz w:val="24"/>
        </w:rPr>
        <w:t xml:space="preserve"> </w:t>
      </w:r>
      <w:r>
        <w:rPr>
          <w:b/>
          <w:bCs/>
          <w:sz w:val="24"/>
        </w:rPr>
        <w:t>2</w:t>
      </w:r>
      <w:r>
        <w:rPr>
          <w:sz w:val="24"/>
        </w:rPr>
        <w:t xml:space="preserve">  Gateway Configuration and DICOM Master Files</w:t>
      </w:r>
    </w:p>
    <w:p w:rsidR="002F40DA" w:rsidRDefault="002F40DA" w:rsidP="002F40DA">
      <w:pPr>
        <w:pStyle w:val="Body"/>
        <w:rPr>
          <w:sz w:val="24"/>
        </w:rPr>
      </w:pPr>
      <w:r>
        <w:rPr>
          <w:sz w:val="24"/>
        </w:rPr>
        <w:sym w:font="Symbol" w:char="F0AE"/>
      </w:r>
      <w:r>
        <w:rPr>
          <w:sz w:val="24"/>
        </w:rPr>
        <w:t xml:space="preserve"> </w:t>
      </w:r>
      <w:r>
        <w:rPr>
          <w:sz w:val="24"/>
        </w:rPr>
        <w:sym w:font="Symbol" w:char="F0AE"/>
      </w:r>
      <w:r>
        <w:rPr>
          <w:sz w:val="24"/>
        </w:rPr>
        <w:t xml:space="preserve"> </w:t>
      </w:r>
      <w:r w:rsidR="00E03904">
        <w:rPr>
          <w:b/>
          <w:bCs/>
          <w:sz w:val="24"/>
        </w:rPr>
        <w:t>9</w:t>
      </w:r>
      <w:r>
        <w:rPr>
          <w:sz w:val="24"/>
        </w:rPr>
        <w:t xml:space="preserve">  Reinitialize All the DICOM Master Files</w:t>
      </w:r>
    </w:p>
    <w:p w:rsidR="00E03904" w:rsidRPr="00E03904" w:rsidRDefault="002F40DA" w:rsidP="002F40DA">
      <w:pPr>
        <w:pStyle w:val="Body"/>
        <w:rPr>
          <w:rFonts w:ascii="Courier New" w:hAnsi="Courier New" w:cs="Courier New"/>
          <w:sz w:val="18"/>
        </w:rPr>
      </w:pPr>
      <w:r>
        <w:rPr>
          <w:rFonts w:ascii="Courier New" w:hAnsi="Courier New" w:cs="Courier New"/>
          <w:sz w:val="18"/>
        </w:rPr>
        <w:t xml:space="preserve">Ready to build all of the DICOM Master Files?  y//  </w:t>
      </w:r>
      <w:r>
        <w:rPr>
          <w:rFonts w:ascii="Courier New" w:hAnsi="Courier New" w:cs="Courier New"/>
          <w:b/>
          <w:bCs/>
          <w:sz w:val="18"/>
        </w:rPr>
        <w:t>&lt;Enter&gt;</w:t>
      </w:r>
      <w:r>
        <w:rPr>
          <w:rFonts w:ascii="Courier New" w:hAnsi="Courier New" w:cs="Courier New"/>
          <w:sz w:val="18"/>
        </w:rPr>
        <w:t xml:space="preserve"> yes</w:t>
      </w:r>
    </w:p>
    <w:p w:rsidR="002F40DA" w:rsidRDefault="002F40DA" w:rsidP="004631D4">
      <w:pPr>
        <w:pStyle w:val="Heading3"/>
      </w:pPr>
      <w:bookmarkStart w:id="1429" w:name="_Toc164669031"/>
      <w:bookmarkStart w:id="1430" w:name="_Toc170260259"/>
      <w:bookmarkStart w:id="1431" w:name="_Toc170260697"/>
      <w:bookmarkStart w:id="1432" w:name="_Toc170261133"/>
      <w:bookmarkStart w:id="1433" w:name="_Toc170261569"/>
      <w:bookmarkStart w:id="1434" w:name="_Toc89057534"/>
      <w:bookmarkStart w:id="1435" w:name="_Toc356301022"/>
      <w:bookmarkEnd w:id="1429"/>
      <w:bookmarkEnd w:id="1430"/>
      <w:bookmarkEnd w:id="1431"/>
      <w:bookmarkEnd w:id="1432"/>
      <w:bookmarkEnd w:id="1433"/>
      <w:r>
        <w:t>DICOM Data Element Dictionary</w:t>
      </w:r>
      <w:bookmarkEnd w:id="1434"/>
      <w:bookmarkEnd w:id="1435"/>
    </w:p>
    <w:p w:rsidR="002F40DA" w:rsidRDefault="002F40DA" w:rsidP="002F40DA">
      <w:r>
        <w:t xml:space="preserve">During this step, the contents of the file </w:t>
      </w:r>
      <w:r>
        <w:rPr>
          <w:b/>
        </w:rPr>
        <w:t>ELEMENT.DIC</w:t>
      </w:r>
      <w:r>
        <w:t xml:space="preserve"> are loaded into global variable </w:t>
      </w:r>
      <w:r>
        <w:rPr>
          <w:b/>
        </w:rPr>
        <w:t>^MAGDICOM(2006.51,…)</w:t>
      </w:r>
      <w:r>
        <w:t>.</w:t>
      </w:r>
    </w:p>
    <w:p w:rsidR="002F40DA" w:rsidRDefault="002F40DA" w:rsidP="002F40DA"/>
    <w:p w:rsidR="002F40DA" w:rsidRDefault="002F40DA" w:rsidP="002F40DA">
      <w:r>
        <w:t xml:space="preserve">The contents of the master file </w:t>
      </w:r>
      <w:r>
        <w:rPr>
          <w:b/>
        </w:rPr>
        <w:t>ELEMENT.DIC</w:t>
      </w:r>
      <w:r>
        <w:t xml:space="preserve"> may not be modified by the site.</w:t>
      </w:r>
    </w:p>
    <w:p w:rsidR="002F40DA" w:rsidRDefault="002F40DA" w:rsidP="002F40DA">
      <w:pPr>
        <w:pStyle w:val="PlainText"/>
      </w:pPr>
    </w:p>
    <w:p w:rsidR="002F40DA" w:rsidRDefault="002F40DA" w:rsidP="002F40DA">
      <w:pPr>
        <w:pStyle w:val="PlainText"/>
        <w:rPr>
          <w:sz w:val="20"/>
          <w:szCs w:val="20"/>
        </w:rPr>
      </w:pPr>
      <w:r>
        <w:rPr>
          <w:sz w:val="20"/>
          <w:szCs w:val="20"/>
        </w:rPr>
        <w:t>Building the DICOM Element Dictionary -- ^MAGDICOM(2006.51)</w:t>
      </w:r>
    </w:p>
    <w:p w:rsidR="002F40DA" w:rsidRDefault="002F40DA" w:rsidP="002F40DA">
      <w:pPr>
        <w:pStyle w:val="PlainText"/>
        <w:rPr>
          <w:b/>
          <w:sz w:val="20"/>
          <w:szCs w:val="20"/>
        </w:rPr>
      </w:pPr>
      <w:r>
        <w:rPr>
          <w:sz w:val="20"/>
          <w:szCs w:val="20"/>
        </w:rPr>
        <w:t xml:space="preserve">Ready to read dictionary file "f:\DICOM\Dict\ELEMENT.DIC"?  y// </w:t>
      </w:r>
      <w:r>
        <w:rPr>
          <w:b/>
          <w:sz w:val="20"/>
          <w:szCs w:val="20"/>
        </w:rPr>
        <w:t>y &lt;Enter&gt;</w:t>
      </w:r>
    </w:p>
    <w:p w:rsidR="002F40DA" w:rsidRDefault="002F40DA" w:rsidP="002F40DA">
      <w:pPr>
        <w:pStyle w:val="PlainText"/>
      </w:pPr>
    </w:p>
    <w:p w:rsidR="002F40DA" w:rsidRDefault="002F40DA" w:rsidP="004631D4">
      <w:pPr>
        <w:pStyle w:val="Heading3"/>
      </w:pPr>
      <w:bookmarkStart w:id="1436" w:name="_Toc89057535"/>
      <w:bookmarkStart w:id="1437" w:name="_Toc356301023"/>
      <w:r>
        <w:t>DICOM Message Template Dictionary</w:t>
      </w:r>
      <w:bookmarkEnd w:id="1436"/>
      <w:bookmarkEnd w:id="1437"/>
    </w:p>
    <w:p w:rsidR="002F40DA" w:rsidRDefault="002F40DA" w:rsidP="002F40DA">
      <w:r>
        <w:t xml:space="preserve">During this step, the contents of the file </w:t>
      </w:r>
      <w:r>
        <w:rPr>
          <w:b/>
        </w:rPr>
        <w:t>TEMPLATE.DIC</w:t>
      </w:r>
      <w:r>
        <w:t xml:space="preserve"> are loaded into global variable </w:t>
      </w:r>
      <w:r>
        <w:rPr>
          <w:b/>
        </w:rPr>
        <w:t>^MAGDICOM(2006.52,…)</w:t>
      </w:r>
      <w:r>
        <w:t>.</w:t>
      </w:r>
    </w:p>
    <w:p w:rsidR="002F40DA" w:rsidRDefault="002F40DA" w:rsidP="002F40DA"/>
    <w:p w:rsidR="002F40DA" w:rsidRDefault="002F40DA" w:rsidP="002F40DA">
      <w:r>
        <w:t xml:space="preserve">The contents of the master file </w:t>
      </w:r>
      <w:r>
        <w:rPr>
          <w:b/>
        </w:rPr>
        <w:t>TEMPLATE.DIC</w:t>
      </w:r>
      <w:r>
        <w:t xml:space="preserve"> may not be modified by the site.</w:t>
      </w:r>
    </w:p>
    <w:p w:rsidR="002F40DA" w:rsidRDefault="002F40DA" w:rsidP="002F40DA">
      <w:pPr>
        <w:pStyle w:val="PlainText"/>
      </w:pPr>
    </w:p>
    <w:p w:rsidR="002F40DA" w:rsidRDefault="002F40DA" w:rsidP="002F40DA">
      <w:pPr>
        <w:pStyle w:val="PlainText"/>
        <w:rPr>
          <w:sz w:val="20"/>
          <w:szCs w:val="20"/>
        </w:rPr>
      </w:pPr>
      <w:r>
        <w:rPr>
          <w:sz w:val="20"/>
          <w:szCs w:val="20"/>
        </w:rPr>
        <w:t>Building the DICOM Message Template Dictionary -- ^MAGDICOM(2006.52)</w:t>
      </w:r>
    </w:p>
    <w:p w:rsidR="002F40DA" w:rsidRDefault="002F40DA" w:rsidP="002F40DA">
      <w:pPr>
        <w:pStyle w:val="PlainText"/>
        <w:rPr>
          <w:sz w:val="20"/>
          <w:szCs w:val="20"/>
        </w:rPr>
      </w:pPr>
    </w:p>
    <w:p w:rsidR="002F40DA" w:rsidRDefault="002F40DA" w:rsidP="002F40DA">
      <w:pPr>
        <w:pStyle w:val="PlainText"/>
        <w:rPr>
          <w:sz w:val="20"/>
          <w:szCs w:val="20"/>
        </w:rPr>
      </w:pPr>
      <w:r>
        <w:rPr>
          <w:sz w:val="20"/>
          <w:szCs w:val="20"/>
        </w:rPr>
        <w:t xml:space="preserve">Ready to read dictionary file "d:\DICOM\Dict\TEMPLATE.DIC"?  y// </w:t>
      </w:r>
      <w:r>
        <w:rPr>
          <w:b/>
          <w:sz w:val="20"/>
          <w:szCs w:val="20"/>
        </w:rPr>
        <w:t>&lt;Enter&gt;</w:t>
      </w:r>
      <w:r>
        <w:rPr>
          <w:sz w:val="20"/>
          <w:szCs w:val="20"/>
        </w:rPr>
        <w:t xml:space="preserve"> yes</w:t>
      </w:r>
    </w:p>
    <w:p w:rsidR="002F40DA" w:rsidRDefault="002F40DA" w:rsidP="002F40DA">
      <w:pPr>
        <w:pStyle w:val="PlainText"/>
        <w:rPr>
          <w:sz w:val="20"/>
          <w:szCs w:val="20"/>
        </w:rPr>
      </w:pPr>
      <w:r>
        <w:rPr>
          <w:sz w:val="20"/>
          <w:szCs w:val="20"/>
        </w:rPr>
        <w:t xml:space="preserve"> </w:t>
      </w:r>
    </w:p>
    <w:p w:rsidR="002F40DA" w:rsidRDefault="002F40DA" w:rsidP="002F40DA">
      <w:pPr>
        <w:pStyle w:val="PlainText"/>
        <w:rPr>
          <w:sz w:val="20"/>
          <w:szCs w:val="20"/>
        </w:rPr>
      </w:pPr>
      <w:r>
        <w:rPr>
          <w:sz w:val="20"/>
          <w:szCs w:val="20"/>
        </w:rPr>
        <w:t>*** PASS 1 STARTED ***</w:t>
      </w:r>
    </w:p>
    <w:p w:rsidR="002F40DA" w:rsidRDefault="002F40DA" w:rsidP="002F40DA">
      <w:pPr>
        <w:pStyle w:val="PlainText"/>
        <w:rPr>
          <w:sz w:val="20"/>
          <w:szCs w:val="20"/>
        </w:rPr>
      </w:pPr>
      <w:r>
        <w:rPr>
          <w:sz w:val="20"/>
          <w:szCs w:val="20"/>
        </w:rPr>
        <w:t>*** PASS 2 STARTED ***</w:t>
      </w:r>
    </w:p>
    <w:p w:rsidR="002F40DA" w:rsidRDefault="002F40DA" w:rsidP="002F40DA">
      <w:pPr>
        <w:pStyle w:val="PlainText"/>
        <w:rPr>
          <w:sz w:val="20"/>
          <w:szCs w:val="20"/>
        </w:rPr>
      </w:pPr>
      <w:r>
        <w:rPr>
          <w:sz w:val="20"/>
          <w:szCs w:val="20"/>
        </w:rPr>
        <w:t>- DONE -</w:t>
      </w:r>
    </w:p>
    <w:p w:rsidR="002F40DA" w:rsidRDefault="002F40DA" w:rsidP="004631D4">
      <w:pPr>
        <w:pStyle w:val="Heading3"/>
      </w:pPr>
      <w:bookmarkStart w:id="1438" w:name="_Toc89057536"/>
      <w:bookmarkStart w:id="1439" w:name="_Toc356301024"/>
      <w:r>
        <w:t>DICOM Unique Identifier Dictionary</w:t>
      </w:r>
      <w:bookmarkEnd w:id="1438"/>
      <w:bookmarkEnd w:id="1439"/>
    </w:p>
    <w:p w:rsidR="002F40DA" w:rsidRDefault="002F40DA" w:rsidP="00FE3F2B">
      <w:pPr>
        <w:keepNext/>
      </w:pPr>
      <w:r>
        <w:t xml:space="preserve">During this step, the contents of the file </w:t>
      </w:r>
      <w:r>
        <w:rPr>
          <w:b/>
        </w:rPr>
        <w:t>UID.DIC</w:t>
      </w:r>
      <w:r>
        <w:t xml:space="preserve"> are into global variable </w:t>
      </w:r>
      <w:r>
        <w:rPr>
          <w:b/>
        </w:rPr>
        <w:t>^MAGDICOM(2006.53,…)</w:t>
      </w:r>
      <w:r>
        <w:t>.</w:t>
      </w:r>
    </w:p>
    <w:p w:rsidR="002F40DA" w:rsidRDefault="002F40DA" w:rsidP="00FE3F2B">
      <w:pPr>
        <w:keepNext/>
      </w:pPr>
    </w:p>
    <w:p w:rsidR="002F40DA" w:rsidRDefault="002F40DA" w:rsidP="00FE3F2B">
      <w:pPr>
        <w:keepNext/>
      </w:pPr>
      <w:r>
        <w:t xml:space="preserve">The contents of the master file </w:t>
      </w:r>
      <w:r>
        <w:rPr>
          <w:b/>
        </w:rPr>
        <w:t>UID.DIC</w:t>
      </w:r>
      <w:r>
        <w:t xml:space="preserve"> may not be modified by the site.</w:t>
      </w:r>
    </w:p>
    <w:p w:rsidR="002F40DA" w:rsidRDefault="002F40DA" w:rsidP="00FE3F2B">
      <w:pPr>
        <w:pStyle w:val="PlainText"/>
        <w:keepNext/>
      </w:pPr>
    </w:p>
    <w:p w:rsidR="002F40DA" w:rsidRDefault="002F40DA" w:rsidP="002F40DA">
      <w:pPr>
        <w:pStyle w:val="PlainText"/>
        <w:rPr>
          <w:sz w:val="20"/>
          <w:szCs w:val="20"/>
        </w:rPr>
      </w:pPr>
      <w:r>
        <w:rPr>
          <w:sz w:val="20"/>
          <w:szCs w:val="20"/>
        </w:rPr>
        <w:t>Building the DICOM UID Dictionary -- ^MAGDICOM(2006.53)</w:t>
      </w:r>
    </w:p>
    <w:p w:rsidR="002F40DA" w:rsidRDefault="002F40DA" w:rsidP="002F40DA">
      <w:pPr>
        <w:pStyle w:val="PlainText"/>
        <w:rPr>
          <w:sz w:val="20"/>
          <w:szCs w:val="20"/>
        </w:rPr>
      </w:pPr>
      <w:r>
        <w:rPr>
          <w:sz w:val="20"/>
          <w:szCs w:val="20"/>
        </w:rPr>
        <w:t xml:space="preserve">Ready to read dictionary file "f:\DICOM\Dict\UID.DIC"?  y// </w:t>
      </w:r>
      <w:r>
        <w:rPr>
          <w:b/>
          <w:sz w:val="20"/>
          <w:szCs w:val="20"/>
        </w:rPr>
        <w:t>y &lt;Enter&gt;</w:t>
      </w:r>
    </w:p>
    <w:p w:rsidR="002F40DA" w:rsidRDefault="002F40DA" w:rsidP="004631D4">
      <w:pPr>
        <w:pStyle w:val="Heading3"/>
      </w:pPr>
      <w:bookmarkStart w:id="1440" w:name="_Toc89057537"/>
      <w:bookmarkStart w:id="1441" w:name="_Toc356301025"/>
      <w:r>
        <w:t>Extended SOP Negotiation Table</w:t>
      </w:r>
      <w:bookmarkEnd w:id="1440"/>
      <w:bookmarkEnd w:id="1441"/>
    </w:p>
    <w:p w:rsidR="002F40DA" w:rsidRDefault="002F40DA" w:rsidP="002F40DA">
      <w:r>
        <w:t xml:space="preserve">During this step, the Extended SOP (Service Object Pair) Negotiation Table is loaded into global variable </w:t>
      </w:r>
      <w:r>
        <w:rPr>
          <w:b/>
        </w:rPr>
        <w:t>^MAGDICOM(2006.531,…)</w:t>
      </w:r>
      <w:r>
        <w:t>.</w:t>
      </w:r>
    </w:p>
    <w:p w:rsidR="002F40DA" w:rsidRDefault="002F40DA" w:rsidP="002F40DA">
      <w:pPr>
        <w:tabs>
          <w:tab w:val="left" w:pos="-720"/>
        </w:tabs>
        <w:suppressAutoHyphens/>
        <w:jc w:val="both"/>
        <w:rPr>
          <w:rFonts w:ascii="Courier New" w:hAnsi="Courier New"/>
          <w:spacing w:val="-2"/>
        </w:rPr>
      </w:pPr>
    </w:p>
    <w:p w:rsidR="002F40DA" w:rsidRDefault="002F40DA" w:rsidP="002F40DA">
      <w:pPr>
        <w:tabs>
          <w:tab w:val="left" w:pos="-720"/>
        </w:tabs>
        <w:suppressAutoHyphens/>
        <w:jc w:val="both"/>
        <w:rPr>
          <w:rFonts w:ascii="Courier New" w:hAnsi="Courier New"/>
          <w:spacing w:val="-2"/>
          <w:sz w:val="20"/>
          <w:szCs w:val="20"/>
        </w:rPr>
      </w:pPr>
      <w:r>
        <w:rPr>
          <w:rFonts w:ascii="Courier New" w:hAnsi="Courier New"/>
          <w:spacing w:val="-2"/>
          <w:sz w:val="20"/>
          <w:szCs w:val="20"/>
        </w:rPr>
        <w:t>Updating the extended SOP negotiation table... done!</w:t>
      </w:r>
    </w:p>
    <w:p w:rsidR="002F40DA" w:rsidRDefault="002F40DA" w:rsidP="004631D4">
      <w:pPr>
        <w:pStyle w:val="Heading3"/>
      </w:pPr>
      <w:bookmarkStart w:id="1442" w:name="_Toc89057538"/>
      <w:bookmarkStart w:id="1443" w:name="_Toc356301026"/>
      <w:r>
        <w:t>DICOM PDU Types</w:t>
      </w:r>
      <w:bookmarkEnd w:id="1442"/>
      <w:bookmarkEnd w:id="1443"/>
    </w:p>
    <w:p w:rsidR="002F40DA" w:rsidRDefault="002F40DA" w:rsidP="002F40DA">
      <w:r>
        <w:t xml:space="preserve">During this step, the PDU (Protocol Data Unit) table is loaded into global variable </w:t>
      </w:r>
      <w:r>
        <w:rPr>
          <w:b/>
        </w:rPr>
        <w:t>^MAGDICOM(2006.54,…)</w:t>
      </w:r>
      <w:r>
        <w:t>.</w:t>
      </w:r>
    </w:p>
    <w:p w:rsidR="002F40DA" w:rsidRDefault="002F40DA" w:rsidP="002F40DA">
      <w:pPr>
        <w:tabs>
          <w:tab w:val="left" w:pos="-720"/>
        </w:tabs>
        <w:suppressAutoHyphens/>
        <w:jc w:val="both"/>
        <w:rPr>
          <w:rFonts w:ascii="Courier New" w:hAnsi="Courier New"/>
          <w:spacing w:val="-2"/>
        </w:rPr>
      </w:pPr>
    </w:p>
    <w:p w:rsidR="002F40DA" w:rsidRDefault="002F40DA" w:rsidP="002F40DA">
      <w:pPr>
        <w:tabs>
          <w:tab w:val="left" w:pos="-720"/>
        </w:tabs>
        <w:suppressAutoHyphens/>
        <w:jc w:val="both"/>
        <w:rPr>
          <w:rFonts w:ascii="Courier New" w:hAnsi="Courier New"/>
          <w:spacing w:val="-2"/>
          <w:sz w:val="20"/>
          <w:szCs w:val="20"/>
        </w:rPr>
      </w:pPr>
      <w:r>
        <w:rPr>
          <w:rFonts w:ascii="Courier New" w:hAnsi="Courier New"/>
          <w:spacing w:val="-2"/>
          <w:sz w:val="20"/>
          <w:szCs w:val="20"/>
        </w:rPr>
        <w:t>Updating the PDU TYPE table... done!</w:t>
      </w:r>
    </w:p>
    <w:p w:rsidR="002F40DA" w:rsidRDefault="002F40DA" w:rsidP="004631D4">
      <w:pPr>
        <w:pStyle w:val="Heading3"/>
      </w:pPr>
      <w:bookmarkStart w:id="1444" w:name="_Toc89057539"/>
      <w:bookmarkStart w:id="1445" w:name="_Toc356301027"/>
      <w:r>
        <w:t>Imaging Service Dictionary</w:t>
      </w:r>
      <w:bookmarkEnd w:id="1444"/>
      <w:bookmarkEnd w:id="1445"/>
    </w:p>
    <w:p w:rsidR="002F40DA" w:rsidRDefault="002F40DA" w:rsidP="002F40DA">
      <w:r>
        <w:t xml:space="preserve">During this step, the Imaging Service Dictionary is loaded into global variable </w:t>
      </w:r>
      <w:r>
        <w:rPr>
          <w:b/>
        </w:rPr>
        <w:t>^MAGDICOM(2006.589,…)</w:t>
      </w:r>
      <w:r>
        <w:t>.</w:t>
      </w:r>
    </w:p>
    <w:p w:rsidR="002F40DA" w:rsidRDefault="002F40DA" w:rsidP="002F40DA">
      <w:pPr>
        <w:tabs>
          <w:tab w:val="left" w:pos="-720"/>
        </w:tabs>
        <w:suppressAutoHyphens/>
        <w:jc w:val="both"/>
        <w:rPr>
          <w:rFonts w:ascii="Courier New" w:hAnsi="Courier New"/>
          <w:spacing w:val="-2"/>
        </w:rPr>
      </w:pPr>
    </w:p>
    <w:p w:rsidR="002F40DA" w:rsidRDefault="002F40DA" w:rsidP="002F40DA">
      <w:pPr>
        <w:tabs>
          <w:tab w:val="left" w:pos="-720"/>
        </w:tabs>
        <w:suppressAutoHyphens/>
        <w:jc w:val="both"/>
        <w:rPr>
          <w:rFonts w:ascii="Courier New" w:hAnsi="Courier New"/>
          <w:spacing w:val="-2"/>
          <w:sz w:val="20"/>
          <w:szCs w:val="20"/>
        </w:rPr>
      </w:pPr>
      <w:r>
        <w:rPr>
          <w:rFonts w:ascii="Courier New" w:hAnsi="Courier New"/>
          <w:spacing w:val="-2"/>
          <w:sz w:val="20"/>
          <w:szCs w:val="20"/>
        </w:rPr>
        <w:t>Updating the Imaging Service table...</w:t>
      </w:r>
    </w:p>
    <w:p w:rsidR="002F40DA" w:rsidRDefault="002F40DA" w:rsidP="002F40DA">
      <w:pPr>
        <w:tabs>
          <w:tab w:val="left" w:pos="-720"/>
        </w:tabs>
        <w:suppressAutoHyphens/>
        <w:jc w:val="both"/>
        <w:rPr>
          <w:rFonts w:ascii="Courier New" w:hAnsi="Courier New"/>
          <w:spacing w:val="-2"/>
          <w:sz w:val="20"/>
          <w:szCs w:val="20"/>
        </w:rPr>
      </w:pPr>
      <w:r>
        <w:rPr>
          <w:rFonts w:ascii="Courier New" w:hAnsi="Courier New"/>
          <w:spacing w:val="-2"/>
          <w:sz w:val="20"/>
          <w:szCs w:val="20"/>
        </w:rPr>
        <w:t>done!</w:t>
      </w:r>
    </w:p>
    <w:p w:rsidR="002F40DA" w:rsidRDefault="002F40DA" w:rsidP="004631D4">
      <w:pPr>
        <w:pStyle w:val="Heading3"/>
      </w:pPr>
      <w:bookmarkStart w:id="1446" w:name="_Toc89057540"/>
      <w:bookmarkStart w:id="1447" w:name="_Toc356301028"/>
      <w:r>
        <w:t>DICOM HL7 Segment and Field Dictionary</w:t>
      </w:r>
      <w:bookmarkEnd w:id="1446"/>
      <w:bookmarkEnd w:id="1447"/>
    </w:p>
    <w:p w:rsidR="002F40DA" w:rsidRDefault="002F40DA" w:rsidP="002F40DA">
      <w:r>
        <w:t xml:space="preserve">During this step, the contents of the file </w:t>
      </w:r>
      <w:r>
        <w:rPr>
          <w:b/>
        </w:rPr>
        <w:t>HL7.DIC</w:t>
      </w:r>
      <w:r>
        <w:t xml:space="preserve"> are loaded into global variable </w:t>
      </w:r>
      <w:r>
        <w:rPr>
          <w:b/>
        </w:rPr>
        <w:t>^MAGDICOM(2006.57,…)</w:t>
      </w:r>
      <w:r>
        <w:t>.</w:t>
      </w:r>
    </w:p>
    <w:p w:rsidR="002F40DA" w:rsidRDefault="002F40DA" w:rsidP="002F40DA"/>
    <w:p w:rsidR="002F40DA" w:rsidRDefault="002F40DA" w:rsidP="002F40DA">
      <w:r>
        <w:t xml:space="preserve">The site may not modify the contents of the master file </w:t>
      </w:r>
      <w:r>
        <w:rPr>
          <w:b/>
          <w:bCs/>
        </w:rPr>
        <w:t>HL7.DIC</w:t>
      </w:r>
      <w:r>
        <w:t>.</w:t>
      </w:r>
    </w:p>
    <w:p w:rsidR="002F40DA" w:rsidRDefault="002F40DA" w:rsidP="002F40DA">
      <w:pPr>
        <w:pStyle w:val="PlainText"/>
      </w:pPr>
    </w:p>
    <w:p w:rsidR="002F40DA" w:rsidRDefault="002F40DA" w:rsidP="002F40DA">
      <w:pPr>
        <w:pStyle w:val="PlainText"/>
        <w:rPr>
          <w:sz w:val="20"/>
          <w:szCs w:val="20"/>
        </w:rPr>
      </w:pPr>
      <w:r>
        <w:rPr>
          <w:sz w:val="20"/>
          <w:szCs w:val="20"/>
        </w:rPr>
        <w:t>Building the DICOM HL7 dictionary in ^MAGDICOM(2006.57)</w:t>
      </w:r>
    </w:p>
    <w:p w:rsidR="002F40DA" w:rsidRDefault="002F40DA" w:rsidP="002F40DA">
      <w:pPr>
        <w:pStyle w:val="PlainText"/>
        <w:rPr>
          <w:sz w:val="20"/>
          <w:szCs w:val="20"/>
        </w:rPr>
      </w:pPr>
      <w:r>
        <w:rPr>
          <w:sz w:val="20"/>
          <w:szCs w:val="20"/>
        </w:rPr>
        <w:t xml:space="preserve">Ready to read dictionary file "f:\DICOM\Dict\HL7.dic"?  y// </w:t>
      </w:r>
      <w:r>
        <w:rPr>
          <w:b/>
          <w:sz w:val="20"/>
          <w:szCs w:val="20"/>
        </w:rPr>
        <w:t>y &lt;Enter&gt;</w:t>
      </w:r>
    </w:p>
    <w:p w:rsidR="002F40DA" w:rsidRDefault="002F40DA" w:rsidP="002F40DA">
      <w:pPr>
        <w:pStyle w:val="PlainText"/>
        <w:rPr>
          <w:sz w:val="20"/>
          <w:szCs w:val="20"/>
        </w:rPr>
      </w:pPr>
    </w:p>
    <w:p w:rsidR="002F40DA" w:rsidRDefault="002F40DA" w:rsidP="002F40DA">
      <w:pPr>
        <w:pStyle w:val="PlainText"/>
        <w:rPr>
          <w:sz w:val="20"/>
          <w:szCs w:val="20"/>
        </w:rPr>
      </w:pPr>
      <w:r>
        <w:rPr>
          <w:sz w:val="20"/>
          <w:szCs w:val="20"/>
        </w:rPr>
        <w:t>done!</w:t>
      </w:r>
    </w:p>
    <w:p w:rsidR="002F40DA" w:rsidRDefault="002F40DA" w:rsidP="004631D4">
      <w:pPr>
        <w:pStyle w:val="Heading3"/>
      </w:pPr>
      <w:bookmarkStart w:id="1448" w:name="_Toc89057541"/>
      <w:bookmarkStart w:id="1449" w:name="_Toc356301029"/>
      <w:r>
        <w:t>Instruments</w:t>
      </w:r>
      <w:bookmarkEnd w:id="1448"/>
      <w:bookmarkEnd w:id="1449"/>
    </w:p>
    <w:p w:rsidR="002F40DA" w:rsidRDefault="002F40DA" w:rsidP="002F40DA">
      <w:r>
        <w:t xml:space="preserve">During this step, the contents of the file </w:t>
      </w:r>
      <w:r>
        <w:rPr>
          <w:b/>
        </w:rPr>
        <w:t>INSTRUMENT.DIC</w:t>
      </w:r>
      <w:r>
        <w:t xml:space="preserve"> are loaded into global variable </w:t>
      </w:r>
      <w:r>
        <w:rPr>
          <w:b/>
        </w:rPr>
        <w:t>^MAGDICOM(2006.581,…)</w:t>
      </w:r>
      <w:r>
        <w:t>.</w:t>
      </w:r>
    </w:p>
    <w:p w:rsidR="002F40DA" w:rsidRDefault="002F40DA" w:rsidP="002F40DA"/>
    <w:p w:rsidR="002F40DA" w:rsidRDefault="002F40DA" w:rsidP="002F40DA">
      <w:r>
        <w:t xml:space="preserve">The contents of the master file </w:t>
      </w:r>
      <w:r>
        <w:rPr>
          <w:b/>
        </w:rPr>
        <w:t>INSTRUMENT.DIC</w:t>
      </w:r>
      <w:r>
        <w:t xml:space="preserve"> must be customized for the site.</w:t>
      </w:r>
    </w:p>
    <w:p w:rsidR="002F40DA" w:rsidRDefault="002F40DA" w:rsidP="002F40DA">
      <w:pPr>
        <w:pStyle w:val="PlainText"/>
      </w:pPr>
    </w:p>
    <w:p w:rsidR="002F40DA" w:rsidRDefault="002F40DA" w:rsidP="002F40DA">
      <w:pPr>
        <w:pStyle w:val="PlainText"/>
        <w:rPr>
          <w:sz w:val="20"/>
          <w:szCs w:val="20"/>
        </w:rPr>
      </w:pPr>
      <w:r>
        <w:rPr>
          <w:sz w:val="20"/>
          <w:szCs w:val="20"/>
        </w:rPr>
        <w:t>Building the Instrument Dictionary -- ^MAGDICOM(2006.581)</w:t>
      </w:r>
    </w:p>
    <w:p w:rsidR="002F40DA" w:rsidRDefault="002F40DA" w:rsidP="002F40DA">
      <w:pPr>
        <w:pStyle w:val="PlainText"/>
        <w:rPr>
          <w:sz w:val="20"/>
          <w:szCs w:val="20"/>
        </w:rPr>
      </w:pPr>
      <w:r>
        <w:rPr>
          <w:sz w:val="20"/>
          <w:szCs w:val="20"/>
        </w:rPr>
        <w:t xml:space="preserve">Ready to read dictionary file "f:\DICOM\Dict\INSTRUMENT.DIC"?  y// </w:t>
      </w:r>
      <w:r>
        <w:rPr>
          <w:b/>
          <w:sz w:val="20"/>
          <w:szCs w:val="20"/>
        </w:rPr>
        <w:t>y &lt;Enter&gt;</w:t>
      </w:r>
    </w:p>
    <w:p w:rsidR="002F40DA" w:rsidRDefault="002F40DA" w:rsidP="004631D4">
      <w:pPr>
        <w:pStyle w:val="Heading3"/>
      </w:pPr>
      <w:bookmarkStart w:id="1450" w:name="_Toc89057542"/>
      <w:bookmarkStart w:id="1451" w:name="_Toc356301030"/>
      <w:r>
        <w:t>Modalities</w:t>
      </w:r>
      <w:bookmarkEnd w:id="1450"/>
      <w:bookmarkEnd w:id="1451"/>
    </w:p>
    <w:p w:rsidR="002F40DA" w:rsidRDefault="002F40DA" w:rsidP="002F40DA">
      <w:r>
        <w:t xml:space="preserve">During this step, the contents of the file </w:t>
      </w:r>
      <w:r>
        <w:rPr>
          <w:b/>
        </w:rPr>
        <w:t>MODALITY.DIC</w:t>
      </w:r>
      <w:r>
        <w:t xml:space="preserve"> are loaded into global variable </w:t>
      </w:r>
      <w:r>
        <w:rPr>
          <w:b/>
        </w:rPr>
        <w:t>^MAGDICOM(2006.582,…)</w:t>
      </w:r>
      <w:r>
        <w:t>.</w:t>
      </w:r>
    </w:p>
    <w:p w:rsidR="002F40DA" w:rsidRDefault="002F40DA" w:rsidP="002F40DA"/>
    <w:p w:rsidR="002F40DA" w:rsidRDefault="002F40DA" w:rsidP="002F40DA">
      <w:r>
        <w:t xml:space="preserve">The contents of the master file </w:t>
      </w:r>
      <w:r>
        <w:rPr>
          <w:b/>
        </w:rPr>
        <w:t>MODALITY.DIC</w:t>
      </w:r>
      <w:r>
        <w:t xml:space="preserve"> must be customized for the site.</w:t>
      </w:r>
    </w:p>
    <w:p w:rsidR="002F40DA" w:rsidRDefault="002F40DA" w:rsidP="002F40DA">
      <w:pPr>
        <w:pStyle w:val="PlainText"/>
      </w:pPr>
    </w:p>
    <w:p w:rsidR="002F40DA" w:rsidRDefault="002F40DA" w:rsidP="002F40DA">
      <w:pPr>
        <w:pStyle w:val="PlainText"/>
        <w:rPr>
          <w:sz w:val="20"/>
          <w:szCs w:val="20"/>
        </w:rPr>
      </w:pPr>
      <w:r>
        <w:rPr>
          <w:sz w:val="20"/>
          <w:szCs w:val="20"/>
        </w:rPr>
        <w:t>Building the Modality Type Dictionary -- ^MAGDICOM(2006.582)</w:t>
      </w:r>
    </w:p>
    <w:p w:rsidR="002F40DA" w:rsidRDefault="002F40DA" w:rsidP="002F40DA">
      <w:pPr>
        <w:pStyle w:val="PlainText"/>
        <w:rPr>
          <w:b/>
          <w:sz w:val="20"/>
          <w:szCs w:val="20"/>
        </w:rPr>
      </w:pPr>
      <w:r>
        <w:rPr>
          <w:sz w:val="20"/>
          <w:szCs w:val="20"/>
        </w:rPr>
        <w:t xml:space="preserve">Ready to read dictionary file "f:\DICOM\Dict\MODALITY.DIC"?  y// </w:t>
      </w:r>
      <w:r>
        <w:rPr>
          <w:b/>
          <w:sz w:val="20"/>
          <w:szCs w:val="20"/>
        </w:rPr>
        <w:t>y &lt;Enter&gt;</w:t>
      </w:r>
    </w:p>
    <w:p w:rsidR="007305CF" w:rsidRDefault="007305CF" w:rsidP="004631D4">
      <w:pPr>
        <w:pStyle w:val="Heading3"/>
      </w:pPr>
      <w:bookmarkStart w:id="1452" w:name="_Toc356301031"/>
      <w:r>
        <w:lastRenderedPageBreak/>
        <w:t>CT Conversion History</w:t>
      </w:r>
      <w:bookmarkEnd w:id="1452"/>
    </w:p>
    <w:p w:rsidR="007305CF" w:rsidRDefault="007305CF" w:rsidP="007305CF">
      <w:r>
        <w:t xml:space="preserve">During this step, the contents of the file </w:t>
      </w:r>
      <w:r>
        <w:rPr>
          <w:b/>
        </w:rPr>
        <w:t>CT_PARAM.DIC</w:t>
      </w:r>
      <w:r>
        <w:t xml:space="preserve"> are loaded into global variable </w:t>
      </w:r>
      <w:r>
        <w:rPr>
          <w:b/>
        </w:rPr>
        <w:t>^MAGDICOM(2006.5821,…)</w:t>
      </w:r>
      <w:r>
        <w:t>.</w:t>
      </w:r>
    </w:p>
    <w:p w:rsidR="007305CF" w:rsidRDefault="007305CF" w:rsidP="007305CF"/>
    <w:p w:rsidR="007305CF" w:rsidRDefault="007305CF" w:rsidP="007305CF">
      <w:r>
        <w:t xml:space="preserve">The contents of the master file </w:t>
      </w:r>
      <w:r>
        <w:rPr>
          <w:b/>
        </w:rPr>
        <w:t>CT_PARAM.DIC</w:t>
      </w:r>
      <w:r>
        <w:t xml:space="preserve"> may not be customized for the site.</w:t>
      </w:r>
    </w:p>
    <w:p w:rsidR="007305CF" w:rsidRDefault="007305CF" w:rsidP="007305CF">
      <w:pPr>
        <w:pStyle w:val="PlainText"/>
      </w:pPr>
    </w:p>
    <w:p w:rsidR="007305CF" w:rsidRDefault="007305CF" w:rsidP="007305CF">
      <w:pPr>
        <w:pStyle w:val="PlainText"/>
        <w:rPr>
          <w:sz w:val="20"/>
        </w:rPr>
      </w:pPr>
      <w:r>
        <w:rPr>
          <w:sz w:val="20"/>
        </w:rPr>
        <w:t>Building the CT Conversion History Dictionary -- ^MAGDICOM(2006.5821)</w:t>
      </w:r>
    </w:p>
    <w:p w:rsidR="007305CF" w:rsidRDefault="007305CF" w:rsidP="007305CF">
      <w:pPr>
        <w:pStyle w:val="PlainText"/>
        <w:rPr>
          <w:sz w:val="20"/>
        </w:rPr>
      </w:pPr>
      <w:r>
        <w:rPr>
          <w:sz w:val="20"/>
        </w:rPr>
        <w:t xml:space="preserve">Ready to read dictionary file "f:\DICOM\Dict\CT_PARAM.DIC"?  y// </w:t>
      </w:r>
      <w:r>
        <w:rPr>
          <w:b/>
          <w:sz w:val="20"/>
        </w:rPr>
        <w:t>y &lt;Enter&gt;</w:t>
      </w:r>
    </w:p>
    <w:p w:rsidR="007305CF" w:rsidRDefault="007305CF" w:rsidP="002F40DA">
      <w:pPr>
        <w:pStyle w:val="PlainText"/>
        <w:rPr>
          <w:sz w:val="20"/>
          <w:szCs w:val="20"/>
        </w:rPr>
      </w:pPr>
    </w:p>
    <w:p w:rsidR="002F40DA" w:rsidRDefault="002F40DA" w:rsidP="004631D4">
      <w:pPr>
        <w:pStyle w:val="Heading3"/>
      </w:pPr>
      <w:bookmarkStart w:id="1453" w:name="_Toc89057543"/>
      <w:bookmarkStart w:id="1454" w:name="_Toc356301032"/>
      <w:r>
        <w:t>Modality Worklist</w:t>
      </w:r>
      <w:bookmarkEnd w:id="1453"/>
      <w:bookmarkEnd w:id="1454"/>
    </w:p>
    <w:p w:rsidR="007305CF" w:rsidRDefault="002F40DA" w:rsidP="002F40DA">
      <w:r>
        <w:t xml:space="preserve">During this step, the contents of the file </w:t>
      </w:r>
      <w:r>
        <w:rPr>
          <w:b/>
        </w:rPr>
        <w:t>WORKLIST.DIC</w:t>
      </w:r>
      <w:r>
        <w:t xml:space="preserve"> are loaded into global variable </w:t>
      </w:r>
    </w:p>
    <w:p w:rsidR="002F40DA" w:rsidRDefault="002F40DA" w:rsidP="002F40DA">
      <w:r>
        <w:rPr>
          <w:b/>
        </w:rPr>
        <w:t>^MAGDICOM(2006.583,…)</w:t>
      </w:r>
      <w:r>
        <w:t>.</w:t>
      </w:r>
    </w:p>
    <w:p w:rsidR="002F40DA" w:rsidRDefault="002F40DA" w:rsidP="002F40DA"/>
    <w:p w:rsidR="002F40DA" w:rsidRDefault="002F40DA" w:rsidP="002F40DA">
      <w:r>
        <w:t xml:space="preserve">The contents of the master file </w:t>
      </w:r>
      <w:r>
        <w:rPr>
          <w:b/>
        </w:rPr>
        <w:t>WORKLIST.DIC</w:t>
      </w:r>
      <w:r>
        <w:t xml:space="preserve"> must be customized for the site.</w:t>
      </w:r>
    </w:p>
    <w:p w:rsidR="002F40DA" w:rsidRDefault="002F40DA" w:rsidP="002F40DA">
      <w:pPr>
        <w:pStyle w:val="PlainText"/>
      </w:pPr>
    </w:p>
    <w:p w:rsidR="002F40DA" w:rsidRDefault="002F40DA" w:rsidP="002F40DA">
      <w:pPr>
        <w:pStyle w:val="PlainText"/>
        <w:rPr>
          <w:sz w:val="20"/>
          <w:szCs w:val="20"/>
        </w:rPr>
      </w:pPr>
      <w:r>
        <w:rPr>
          <w:sz w:val="20"/>
          <w:szCs w:val="20"/>
        </w:rPr>
        <w:t>Building the Modality Worklist Dictionary -- ^MAGDICOM(2006.583)</w:t>
      </w:r>
    </w:p>
    <w:p w:rsidR="002F40DA" w:rsidRDefault="002F40DA" w:rsidP="002F40DA">
      <w:pPr>
        <w:pStyle w:val="PlainText"/>
        <w:rPr>
          <w:sz w:val="20"/>
          <w:szCs w:val="20"/>
        </w:rPr>
      </w:pPr>
      <w:r>
        <w:rPr>
          <w:sz w:val="20"/>
          <w:szCs w:val="20"/>
        </w:rPr>
        <w:t xml:space="preserve">Ready to read dictionary file "f:\DICOM\Dict\WORKLIST.DIC"?  y// </w:t>
      </w:r>
      <w:r>
        <w:rPr>
          <w:b/>
          <w:sz w:val="20"/>
          <w:szCs w:val="20"/>
        </w:rPr>
        <w:t>y &lt;Enter&gt;</w:t>
      </w:r>
    </w:p>
    <w:p w:rsidR="002F40DA" w:rsidRDefault="002F40DA" w:rsidP="004631D4">
      <w:pPr>
        <w:pStyle w:val="Heading3"/>
      </w:pPr>
      <w:bookmarkStart w:id="1455" w:name="_Toc89057544"/>
      <w:bookmarkStart w:id="1456" w:name="_Toc356301033"/>
      <w:r>
        <w:t>Port Numbers for Text Gateway sending messages to PACS</w:t>
      </w:r>
      <w:bookmarkEnd w:id="1455"/>
      <w:bookmarkEnd w:id="1456"/>
    </w:p>
    <w:p w:rsidR="002F40DA" w:rsidRDefault="002F40DA" w:rsidP="002F40DA">
      <w:r>
        <w:t xml:space="preserve">During this step, the contents of the file </w:t>
      </w:r>
      <w:r>
        <w:rPr>
          <w:b/>
        </w:rPr>
        <w:t>PORTLIST.DIC</w:t>
      </w:r>
      <w:r>
        <w:t xml:space="preserve"> are loaded into global variable </w:t>
      </w:r>
      <w:r>
        <w:rPr>
          <w:b/>
        </w:rPr>
        <w:t>^MAGDICOM(2006.584,…)</w:t>
      </w:r>
      <w:r>
        <w:t>.</w:t>
      </w:r>
    </w:p>
    <w:p w:rsidR="002F40DA" w:rsidRDefault="002F40DA" w:rsidP="002F40DA"/>
    <w:p w:rsidR="002F40DA" w:rsidRDefault="002F40DA" w:rsidP="002F40DA">
      <w:r>
        <w:t xml:space="preserve">The contents of the master file </w:t>
      </w:r>
      <w:r>
        <w:rPr>
          <w:b/>
        </w:rPr>
        <w:t>PORTLIST.DIC</w:t>
      </w:r>
      <w:r>
        <w:t>, if used, must be customized for your site.</w:t>
      </w:r>
    </w:p>
    <w:p w:rsidR="002F40DA" w:rsidRDefault="002F40DA" w:rsidP="002F40DA">
      <w:pPr>
        <w:rPr>
          <w:b/>
        </w:rPr>
      </w:pPr>
    </w:p>
    <w:p w:rsidR="002F40DA" w:rsidRDefault="002F40DA" w:rsidP="002F40DA">
      <w:pPr>
        <w:pStyle w:val="PlainText"/>
        <w:rPr>
          <w:sz w:val="20"/>
          <w:szCs w:val="20"/>
        </w:rPr>
      </w:pPr>
      <w:r>
        <w:rPr>
          <w:sz w:val="20"/>
          <w:szCs w:val="20"/>
        </w:rPr>
        <w:t xml:space="preserve">Building the </w:t>
      </w:r>
      <w:smartTag w:uri="urn:schemas-microsoft-com:office:smarttags" w:element="place">
        <w:smartTag w:uri="urn:schemas-microsoft-com:office:smarttags" w:element="PlaceName">
          <w:r>
            <w:rPr>
              <w:sz w:val="20"/>
              <w:szCs w:val="20"/>
            </w:rPr>
            <w:t>TCP/IP</w:t>
          </w:r>
        </w:smartTag>
        <w:r>
          <w:rPr>
            <w:sz w:val="20"/>
            <w:szCs w:val="20"/>
          </w:rPr>
          <w:t xml:space="preserve"> </w:t>
        </w:r>
        <w:smartTag w:uri="urn:schemas-microsoft-com:office:smarttags" w:element="PlaceName">
          <w:r>
            <w:rPr>
              <w:sz w:val="20"/>
              <w:szCs w:val="20"/>
            </w:rPr>
            <w:t>Provider</w:t>
          </w:r>
        </w:smartTag>
        <w:r>
          <w:rPr>
            <w:sz w:val="20"/>
            <w:szCs w:val="20"/>
          </w:rPr>
          <w:t xml:space="preserve"> </w:t>
        </w:r>
        <w:smartTag w:uri="urn:schemas-microsoft-com:office:smarttags" w:element="PlaceType">
          <w:r>
            <w:rPr>
              <w:sz w:val="20"/>
              <w:szCs w:val="20"/>
            </w:rPr>
            <w:t>Port</w:t>
          </w:r>
        </w:smartTag>
      </w:smartTag>
      <w:r>
        <w:rPr>
          <w:sz w:val="20"/>
          <w:szCs w:val="20"/>
        </w:rPr>
        <w:t xml:space="preserve"> Dictionary -- ^MAGDICOM(2006.584)</w:t>
      </w:r>
    </w:p>
    <w:p w:rsidR="002F40DA" w:rsidRDefault="002F40DA" w:rsidP="002F40DA">
      <w:pPr>
        <w:pStyle w:val="PlainText"/>
        <w:rPr>
          <w:b/>
          <w:sz w:val="20"/>
          <w:szCs w:val="20"/>
        </w:rPr>
      </w:pPr>
      <w:r>
        <w:rPr>
          <w:sz w:val="20"/>
          <w:szCs w:val="20"/>
        </w:rPr>
        <w:t xml:space="preserve">Ready to read dictionary file "f:\DICOM\Dict\PORTLIST.DIC"?  y// </w:t>
      </w:r>
      <w:r>
        <w:rPr>
          <w:b/>
          <w:sz w:val="20"/>
          <w:szCs w:val="20"/>
        </w:rPr>
        <w:t>y &lt;Enter&gt;</w:t>
      </w:r>
    </w:p>
    <w:p w:rsidR="002F40DA" w:rsidRDefault="002F40DA" w:rsidP="002F40DA">
      <w:pPr>
        <w:pStyle w:val="PlainText"/>
      </w:pPr>
    </w:p>
    <w:p w:rsidR="002F40DA" w:rsidRDefault="002F40DA" w:rsidP="004631D4">
      <w:pPr>
        <w:pStyle w:val="Heading3"/>
      </w:pPr>
      <w:bookmarkStart w:id="1457" w:name="_Toc89057545"/>
      <w:bookmarkStart w:id="1458" w:name="_Toc356301034"/>
      <w:r>
        <w:t>User Application Parameters</w:t>
      </w:r>
      <w:bookmarkEnd w:id="1457"/>
      <w:bookmarkEnd w:id="1458"/>
    </w:p>
    <w:p w:rsidR="002F40DA" w:rsidRDefault="002F40DA" w:rsidP="002F40DA">
      <w:r>
        <w:t xml:space="preserve">During this step, the contents of the file </w:t>
      </w:r>
      <w:r>
        <w:rPr>
          <w:b/>
        </w:rPr>
        <w:t>SCU_LIST.DIC</w:t>
      </w:r>
      <w:r>
        <w:t xml:space="preserve"> are loaded into global variable </w:t>
      </w:r>
      <w:r>
        <w:rPr>
          <w:b/>
        </w:rPr>
        <w:t>^MAGDICOM(2006.585,…)</w:t>
      </w:r>
      <w:r>
        <w:t>.</w:t>
      </w:r>
    </w:p>
    <w:p w:rsidR="002F40DA" w:rsidRDefault="002F40DA" w:rsidP="002F40DA"/>
    <w:p w:rsidR="002F40DA" w:rsidRDefault="002F40DA" w:rsidP="002F40DA">
      <w:r>
        <w:t xml:space="preserve">The contents of the master file </w:t>
      </w:r>
      <w:r>
        <w:rPr>
          <w:b/>
        </w:rPr>
        <w:t>SCU_LIST.DIC</w:t>
      </w:r>
      <w:r>
        <w:t xml:space="preserve"> must be customized for the site.</w:t>
      </w:r>
    </w:p>
    <w:p w:rsidR="002F40DA" w:rsidRDefault="002F40DA" w:rsidP="002F40DA">
      <w:pPr>
        <w:pStyle w:val="PlainText"/>
      </w:pPr>
    </w:p>
    <w:p w:rsidR="002F40DA" w:rsidRDefault="002F40DA" w:rsidP="002F40DA">
      <w:pPr>
        <w:pStyle w:val="PlainText"/>
        <w:rPr>
          <w:sz w:val="20"/>
          <w:szCs w:val="20"/>
        </w:rPr>
      </w:pPr>
      <w:r>
        <w:rPr>
          <w:sz w:val="20"/>
          <w:szCs w:val="20"/>
        </w:rPr>
        <w:t>Building the User Application Dictionary -- ^MAGDICOM(2006.585)</w:t>
      </w:r>
    </w:p>
    <w:p w:rsidR="002F40DA" w:rsidRDefault="002F40DA" w:rsidP="002F40DA">
      <w:pPr>
        <w:pStyle w:val="PlainText"/>
        <w:rPr>
          <w:sz w:val="20"/>
          <w:szCs w:val="20"/>
        </w:rPr>
      </w:pPr>
      <w:r>
        <w:rPr>
          <w:sz w:val="20"/>
          <w:szCs w:val="20"/>
        </w:rPr>
        <w:t xml:space="preserve">Ready to read dictionary file "f:\DICOM\Dict\SCU_LIST.DIC"?  y// </w:t>
      </w:r>
      <w:r>
        <w:rPr>
          <w:b/>
          <w:sz w:val="20"/>
          <w:szCs w:val="20"/>
        </w:rPr>
        <w:t>y &lt;Enter&gt;</w:t>
      </w:r>
    </w:p>
    <w:p w:rsidR="002F40DA" w:rsidRDefault="002F40DA" w:rsidP="004631D4">
      <w:pPr>
        <w:pStyle w:val="Heading3"/>
      </w:pPr>
      <w:bookmarkStart w:id="1459" w:name="_Toc89057546"/>
      <w:bookmarkStart w:id="1460" w:name="_Toc356301035"/>
      <w:r>
        <w:t>Provider Application Dictionary</w:t>
      </w:r>
      <w:bookmarkEnd w:id="1459"/>
      <w:bookmarkEnd w:id="1460"/>
    </w:p>
    <w:p w:rsidR="002F40DA" w:rsidRDefault="002F40DA" w:rsidP="002F40DA">
      <w:r>
        <w:t xml:space="preserve">During this step, the contents of the file </w:t>
      </w:r>
      <w:r>
        <w:rPr>
          <w:b/>
        </w:rPr>
        <w:t>SCP_LIST.DIC</w:t>
      </w:r>
      <w:r>
        <w:t xml:space="preserve"> are loaded into global variable </w:t>
      </w:r>
      <w:r>
        <w:rPr>
          <w:b/>
        </w:rPr>
        <w:t>^MAGDICOM(2006.586,…)</w:t>
      </w:r>
      <w:r>
        <w:t>.</w:t>
      </w:r>
    </w:p>
    <w:p w:rsidR="002F40DA" w:rsidRDefault="002F40DA" w:rsidP="002F40DA"/>
    <w:p w:rsidR="002F40DA" w:rsidRDefault="002F40DA" w:rsidP="002F40DA">
      <w:r>
        <w:t xml:space="preserve">The contents of the master file </w:t>
      </w:r>
      <w:r>
        <w:rPr>
          <w:b/>
        </w:rPr>
        <w:t>SCP_LIST.DIC</w:t>
      </w:r>
      <w:r>
        <w:t xml:space="preserve"> may not be modified by the site.</w:t>
      </w:r>
    </w:p>
    <w:p w:rsidR="002F40DA" w:rsidRDefault="002F40DA" w:rsidP="002F40DA">
      <w:pPr>
        <w:pStyle w:val="PlainText"/>
      </w:pPr>
    </w:p>
    <w:p w:rsidR="002F40DA" w:rsidRDefault="002F40DA" w:rsidP="002F40DA">
      <w:pPr>
        <w:pStyle w:val="PlainText"/>
        <w:rPr>
          <w:sz w:val="20"/>
          <w:szCs w:val="20"/>
        </w:rPr>
      </w:pPr>
      <w:r>
        <w:rPr>
          <w:sz w:val="20"/>
          <w:szCs w:val="20"/>
        </w:rPr>
        <w:t>Building the Provider Application Dictionary -- ^MAGDICOM(2006.586)</w:t>
      </w:r>
    </w:p>
    <w:p w:rsidR="002F40DA" w:rsidRDefault="002F40DA" w:rsidP="002F40DA">
      <w:pPr>
        <w:pStyle w:val="PlainText"/>
        <w:rPr>
          <w:sz w:val="20"/>
          <w:szCs w:val="20"/>
        </w:rPr>
      </w:pPr>
      <w:r>
        <w:rPr>
          <w:sz w:val="20"/>
          <w:szCs w:val="20"/>
        </w:rPr>
        <w:t xml:space="preserve">Ready to read dictionary file "f:\DICOM\Dict\SCP_LIST.DIC"?  y// </w:t>
      </w:r>
      <w:r>
        <w:rPr>
          <w:b/>
          <w:sz w:val="20"/>
          <w:szCs w:val="20"/>
        </w:rPr>
        <w:t>y &lt;Enter&gt;</w:t>
      </w:r>
    </w:p>
    <w:p w:rsidR="009C2003" w:rsidRDefault="009C2003" w:rsidP="004631D4">
      <w:pPr>
        <w:pStyle w:val="Heading3"/>
      </w:pPr>
      <w:bookmarkStart w:id="1461" w:name="_Toc89057547"/>
      <w:bookmarkStart w:id="1462" w:name="_Toc356301036"/>
      <w:r w:rsidRPr="009C2003">
        <w:lastRenderedPageBreak/>
        <w:t>Application Entity Title Dictionary</w:t>
      </w:r>
      <w:bookmarkEnd w:id="1462"/>
    </w:p>
    <w:p w:rsidR="009C2003" w:rsidRDefault="009C2003" w:rsidP="009C2003">
      <w:r>
        <w:t>During this step, the contents of the file AE_TITLE.DIC are loaded into global variable ^MAGDICOM(2006.588,…).</w:t>
      </w:r>
    </w:p>
    <w:p w:rsidR="009C2003" w:rsidRDefault="009C2003" w:rsidP="009C2003">
      <w:r>
        <w:t>The contents of the master file AE_TITLE.DIC must be customized for the site.</w:t>
      </w:r>
    </w:p>
    <w:p w:rsidR="009C2003" w:rsidRDefault="009C2003" w:rsidP="009C2003">
      <w:pPr>
        <w:pStyle w:val="PlainText"/>
      </w:pPr>
    </w:p>
    <w:p w:rsidR="009C2003" w:rsidRPr="00227C25" w:rsidRDefault="009C2003" w:rsidP="009C2003">
      <w:pPr>
        <w:pStyle w:val="PlainText"/>
        <w:rPr>
          <w:sz w:val="20"/>
          <w:szCs w:val="20"/>
        </w:rPr>
      </w:pPr>
      <w:r w:rsidRPr="00227C25">
        <w:rPr>
          <w:sz w:val="20"/>
          <w:szCs w:val="20"/>
        </w:rPr>
        <w:t>Building the Application Entity Title Dictionary -- ^MAGDICOM(2006.588)</w:t>
      </w:r>
    </w:p>
    <w:p w:rsidR="009C2003" w:rsidRDefault="009C2003" w:rsidP="009C2003">
      <w:pPr>
        <w:pStyle w:val="PlainText"/>
        <w:rPr>
          <w:sz w:val="20"/>
          <w:szCs w:val="20"/>
        </w:rPr>
      </w:pPr>
      <w:r w:rsidRPr="00227C25">
        <w:rPr>
          <w:sz w:val="20"/>
          <w:szCs w:val="20"/>
        </w:rPr>
        <w:t xml:space="preserve">Ready to read dictionary file "C:\DICOM\DICT\AE_TITLE.dic"?  y// </w:t>
      </w:r>
      <w:r w:rsidRPr="00227C25">
        <w:rPr>
          <w:rStyle w:val="Strong"/>
        </w:rPr>
        <w:t>yes</w:t>
      </w:r>
      <w:r w:rsidRPr="00227C25">
        <w:rPr>
          <w:sz w:val="20"/>
          <w:szCs w:val="20"/>
        </w:rPr>
        <w:t xml:space="preserve"> </w:t>
      </w:r>
      <w:r>
        <w:rPr>
          <w:b/>
          <w:sz w:val="20"/>
          <w:szCs w:val="20"/>
        </w:rPr>
        <w:t>&lt;Enter&gt;</w:t>
      </w:r>
    </w:p>
    <w:p w:rsidR="009C2003" w:rsidRDefault="009C2003" w:rsidP="009C2003">
      <w:pPr>
        <w:pStyle w:val="PlainText"/>
        <w:rPr>
          <w:sz w:val="20"/>
          <w:szCs w:val="20"/>
        </w:rPr>
      </w:pPr>
    </w:p>
    <w:p w:rsidR="002F40DA" w:rsidRDefault="002F40DA" w:rsidP="004631D4">
      <w:pPr>
        <w:pStyle w:val="Heading3"/>
      </w:pPr>
      <w:bookmarkStart w:id="1463" w:name="_Toc356301037"/>
      <w:r>
        <w:t>Data Transfer</w:t>
      </w:r>
      <w:bookmarkEnd w:id="1461"/>
      <w:bookmarkEnd w:id="1463"/>
    </w:p>
    <w:p w:rsidR="002F40DA" w:rsidRDefault="002F40DA" w:rsidP="002F40DA">
      <w:r>
        <w:t xml:space="preserve">The master file named </w:t>
      </w:r>
      <w:proofErr w:type="spellStart"/>
      <w:r>
        <w:rPr>
          <w:b/>
        </w:rPr>
        <w:t>Modality.DIC</w:t>
      </w:r>
      <w:proofErr w:type="spellEnd"/>
      <w:r>
        <w:t xml:space="preserve"> references several other dictionary files that contain lists of additional data elements to be displayed on a diagnostic workstation</w:t>
      </w:r>
      <w:r w:rsidR="007C78ED">
        <w:t xml:space="preserve">. </w:t>
      </w:r>
      <w:r>
        <w:t>These “data transfer” dictionaries are loaded during this step.</w:t>
      </w:r>
    </w:p>
    <w:p w:rsidR="002F40DA" w:rsidRDefault="002F40DA" w:rsidP="002F40DA">
      <w:pPr>
        <w:pStyle w:val="PlainText"/>
      </w:pPr>
    </w:p>
    <w:p w:rsidR="002F40DA" w:rsidRDefault="002F40DA" w:rsidP="002F40DA">
      <w:pPr>
        <w:pStyle w:val="PlainText"/>
        <w:rPr>
          <w:sz w:val="20"/>
          <w:szCs w:val="20"/>
        </w:rPr>
      </w:pPr>
      <w:r>
        <w:rPr>
          <w:sz w:val="20"/>
          <w:szCs w:val="20"/>
        </w:rPr>
        <w:t xml:space="preserve">Ready to build the "Data Transfer" Dictionaries?  y// </w:t>
      </w:r>
      <w:r>
        <w:rPr>
          <w:b/>
          <w:sz w:val="20"/>
          <w:szCs w:val="20"/>
        </w:rPr>
        <w:t>y &lt;Enter&gt;</w:t>
      </w:r>
    </w:p>
    <w:p w:rsidR="002F40DA" w:rsidRDefault="002F40DA" w:rsidP="002F40DA">
      <w:pPr>
        <w:pStyle w:val="PlainText"/>
        <w:rPr>
          <w:sz w:val="20"/>
          <w:szCs w:val="20"/>
        </w:rPr>
      </w:pPr>
    </w:p>
    <w:p w:rsidR="002F40DA" w:rsidRDefault="002F40DA" w:rsidP="002F40DA">
      <w:pPr>
        <w:pStyle w:val="PlainText"/>
        <w:rPr>
          <w:sz w:val="20"/>
          <w:szCs w:val="20"/>
        </w:rPr>
      </w:pPr>
      <w:r>
        <w:rPr>
          <w:sz w:val="20"/>
          <w:szCs w:val="20"/>
        </w:rPr>
        <w:t>-- DICOM Master File Build completed successfully --</w:t>
      </w:r>
    </w:p>
    <w:p w:rsidR="002F40DA" w:rsidRPr="00081DBC" w:rsidRDefault="002F40DA" w:rsidP="002F40DA">
      <w:pPr>
        <w:pStyle w:val="Heading2"/>
      </w:pPr>
      <w:bookmarkStart w:id="1464" w:name="_Toc89057548"/>
      <w:bookmarkStart w:id="1465" w:name="_Toc356301038"/>
      <w:r w:rsidRPr="00081DBC">
        <w:t>Automatically Generating Instrument Shortcut Icons</w:t>
      </w:r>
      <w:bookmarkStart w:id="1466" w:name="_Hlt494092350"/>
      <w:bookmarkEnd w:id="1464"/>
      <w:bookmarkEnd w:id="1465"/>
      <w:bookmarkEnd w:id="1466"/>
    </w:p>
    <w:p w:rsidR="002F40DA" w:rsidRDefault="002F40DA" w:rsidP="002F40DA">
      <w:r>
        <w:t xml:space="preserve">Menu option </w:t>
      </w:r>
      <w:r>
        <w:rPr>
          <w:b/>
        </w:rPr>
        <w:t>4-2-</w:t>
      </w:r>
      <w:r w:rsidR="00E03904">
        <w:rPr>
          <w:b/>
        </w:rPr>
        <w:t>10</w:t>
      </w:r>
      <w:r>
        <w:t xml:space="preserve"> (Create Shortcuts for Instruments) may be executed to generate </w:t>
      </w:r>
      <w:r w:rsidR="00081DBC">
        <w:t>gateway shortcut</w:t>
      </w:r>
      <w:r>
        <w:t xml:space="preserve"> icons.</w:t>
      </w:r>
      <w:r w:rsidR="00081DBC">
        <w:t xml:space="preserve">  (Instrument icons will no longer be generated).</w:t>
      </w:r>
    </w:p>
    <w:p w:rsidR="002F40DA" w:rsidRDefault="002F40DA" w:rsidP="002F40DA">
      <w:pPr>
        <w:pStyle w:val="PlainText"/>
      </w:pPr>
      <w:r>
        <w:t xml:space="preserve"> </w:t>
      </w:r>
    </w:p>
    <w:p w:rsidR="002F40DA" w:rsidRDefault="002F40DA" w:rsidP="002F40DA">
      <w:pPr>
        <w:pStyle w:val="PlainText"/>
        <w:rPr>
          <w:sz w:val="20"/>
          <w:szCs w:val="20"/>
        </w:rPr>
      </w:pPr>
      <w:r>
        <w:rPr>
          <w:sz w:val="20"/>
          <w:szCs w:val="20"/>
        </w:rPr>
        <w:t>[DCM,DCM]&gt;</w:t>
      </w:r>
      <w:r>
        <w:rPr>
          <w:b/>
          <w:sz w:val="20"/>
          <w:szCs w:val="20"/>
        </w:rPr>
        <w:t>d ^MAGDMFIC &lt;Enter&gt;</w:t>
      </w:r>
    </w:p>
    <w:p w:rsidR="002F40DA" w:rsidRDefault="002F40DA" w:rsidP="002F40DA">
      <w:pPr>
        <w:pStyle w:val="PlainText"/>
        <w:rPr>
          <w:sz w:val="20"/>
          <w:szCs w:val="20"/>
        </w:rPr>
      </w:pPr>
      <w:r>
        <w:rPr>
          <w:sz w:val="20"/>
          <w:szCs w:val="20"/>
        </w:rPr>
        <w:t xml:space="preserve"> </w:t>
      </w:r>
    </w:p>
    <w:p w:rsidR="002F40DA" w:rsidRDefault="002F40DA" w:rsidP="002F40DA">
      <w:pPr>
        <w:pStyle w:val="PlainText"/>
        <w:rPr>
          <w:sz w:val="20"/>
          <w:szCs w:val="20"/>
        </w:rPr>
      </w:pPr>
      <w:r>
        <w:rPr>
          <w:sz w:val="20"/>
          <w:szCs w:val="20"/>
        </w:rPr>
        <w:t>Do you want to edit the 'HOSTS' file? Y// &lt;Enter</w:t>
      </w:r>
      <w:r>
        <w:rPr>
          <w:b/>
          <w:sz w:val="20"/>
          <w:szCs w:val="20"/>
        </w:rPr>
        <w:t>&gt;</w:t>
      </w:r>
    </w:p>
    <w:p w:rsidR="002F40DA" w:rsidRDefault="002F40DA" w:rsidP="002F40DA">
      <w:pPr>
        <w:pStyle w:val="PlainText"/>
        <w:rPr>
          <w:sz w:val="20"/>
          <w:szCs w:val="20"/>
        </w:rPr>
      </w:pPr>
      <w:r>
        <w:rPr>
          <w:sz w:val="20"/>
          <w:szCs w:val="20"/>
        </w:rPr>
        <w:t>Done.</w:t>
      </w:r>
    </w:p>
    <w:p w:rsidR="002F40DA" w:rsidRDefault="002F40DA" w:rsidP="002F40DA">
      <w:pPr>
        <w:tabs>
          <w:tab w:val="left" w:pos="-720"/>
        </w:tabs>
        <w:suppressAutoHyphens/>
        <w:jc w:val="both"/>
        <w:rPr>
          <w:rFonts w:ascii="Courier New" w:hAnsi="Courier New"/>
          <w:spacing w:val="-2"/>
          <w:sz w:val="20"/>
          <w:szCs w:val="20"/>
        </w:rPr>
      </w:pPr>
      <w:r>
        <w:rPr>
          <w:rFonts w:ascii="Courier New" w:hAnsi="Courier New"/>
          <w:spacing w:val="-2"/>
          <w:sz w:val="20"/>
          <w:szCs w:val="20"/>
        </w:rPr>
        <w:t>[DCM,DCM]&gt;</w:t>
      </w:r>
    </w:p>
    <w:p w:rsidR="002F40DA" w:rsidRDefault="002F40DA" w:rsidP="002F40DA"/>
    <w:p w:rsidR="002F40DA" w:rsidRDefault="002F40DA" w:rsidP="002F40DA">
      <w:r>
        <w:t>The program first builds all shortcuts (in sub-directories of x:\DICOM\Icons\…) and then offers the installer the option to add a number of definitions to the “hosts” file</w:t>
      </w:r>
      <w:r w:rsidR="007C78ED">
        <w:t xml:space="preserve">. </w:t>
      </w:r>
      <w:r>
        <w:t>This file defines the aliases for the various TCP/IP addresses that may be needed for communication between the various pieces of equipment.</w:t>
      </w:r>
    </w:p>
    <w:p w:rsidR="002F40DA" w:rsidRDefault="002F40DA" w:rsidP="002F40DA"/>
    <w:p w:rsidR="002F40DA" w:rsidRDefault="002F40DA" w:rsidP="00FE3F2B">
      <w:pPr>
        <w:keepNext/>
      </w:pPr>
      <w:r>
        <w:lastRenderedPageBreak/>
        <w:t>T</w:t>
      </w:r>
      <w:r w:rsidR="007305CF">
        <w:t>he program will open two Notepad</w:t>
      </w:r>
      <w:r>
        <w:t xml:space="preserve"> windows, one for the file called “Hosts” and one for the file called “</w:t>
      </w:r>
      <w:proofErr w:type="spellStart"/>
      <w:r>
        <w:t>add.tmp</w:t>
      </w:r>
      <w:proofErr w:type="spellEnd"/>
      <w:r>
        <w:t>”</w:t>
      </w:r>
      <w:r w:rsidR="007C78ED">
        <w:t xml:space="preserve">. </w:t>
      </w:r>
      <w:r>
        <w:t>These are shown on the next two figures.</w:t>
      </w:r>
    </w:p>
    <w:p w:rsidR="002F40DA" w:rsidRDefault="002F40DA" w:rsidP="00FE3F2B">
      <w:pPr>
        <w:keepNext/>
      </w:pPr>
    </w:p>
    <w:p w:rsidR="002F40DA" w:rsidRDefault="00FE2D3B" w:rsidP="002F40DA">
      <w:pPr>
        <w:jc w:val="center"/>
      </w:pPr>
      <w:r>
        <w:rPr>
          <w:noProof/>
        </w:rPr>
        <w:pict>
          <v:shape id="Picture 67" o:spid="_x0000_i1082" type="#_x0000_t75" alt="hosts in Notepad" style="width:389.4pt;height:229.8pt;visibility:visible">
            <v:imagedata r:id="rId108" o:title="hosts in Notepad"/>
          </v:shape>
        </w:pict>
      </w:r>
    </w:p>
    <w:p w:rsidR="002F40DA" w:rsidRDefault="002F40DA" w:rsidP="002F40DA">
      <w:pPr>
        <w:jc w:val="center"/>
        <w:rPr>
          <w:b/>
        </w:rPr>
      </w:pPr>
    </w:p>
    <w:p w:rsidR="002F40DA" w:rsidRDefault="00FE2D3B" w:rsidP="002F40DA">
      <w:pPr>
        <w:jc w:val="center"/>
      </w:pPr>
      <w:r>
        <w:rPr>
          <w:noProof/>
        </w:rPr>
        <w:pict>
          <v:shape id="Picture 68" o:spid="_x0000_i1083" type="#_x0000_t75" alt="add tmp in Notepad" style="width:389.4pt;height:122.4pt;visibility:visible">
            <v:imagedata r:id="rId109" o:title="add tmp in Notepad"/>
          </v:shape>
        </w:pict>
      </w:r>
    </w:p>
    <w:p w:rsidR="002F40DA" w:rsidRDefault="002F40DA" w:rsidP="002F40DA"/>
    <w:p w:rsidR="002F40DA" w:rsidRDefault="002F40DA" w:rsidP="002F40DA">
      <w:r>
        <w:t>The user performing the installation can cut and paste lines with definitions from the window labeled “</w:t>
      </w:r>
      <w:proofErr w:type="spellStart"/>
      <w:r>
        <w:t>add.tmp</w:t>
      </w:r>
      <w:proofErr w:type="spellEnd"/>
      <w:r>
        <w:t>” to the window labeled “hosts”</w:t>
      </w:r>
      <w:r w:rsidR="007C78ED">
        <w:t xml:space="preserve">. </w:t>
      </w:r>
      <w:r>
        <w:t xml:space="preserve">When done editing, </w:t>
      </w:r>
      <w:r w:rsidR="007305CF">
        <w:t>save and</w:t>
      </w:r>
      <w:r>
        <w:t xml:space="preserve"> close the window labeled “hosts”, and then close the window labeled “</w:t>
      </w:r>
      <w:proofErr w:type="spellStart"/>
      <w:r>
        <w:t>add.tmp</w:t>
      </w:r>
      <w:proofErr w:type="spellEnd"/>
      <w:r>
        <w:t>”.</w:t>
      </w:r>
    </w:p>
    <w:p w:rsidR="002F40DA" w:rsidRDefault="002F40DA" w:rsidP="002F40DA">
      <w:pPr>
        <w:pStyle w:val="Heading2"/>
      </w:pPr>
      <w:bookmarkStart w:id="1467" w:name="_Toc89057549"/>
      <w:bookmarkStart w:id="1468" w:name="_Ref433074801"/>
      <w:bookmarkStart w:id="1469" w:name="_Toc356301039"/>
      <w:r>
        <w:t>Adding DICOM Application Entities to the HOSTS file</w:t>
      </w:r>
      <w:bookmarkEnd w:id="1467"/>
      <w:bookmarkEnd w:id="1469"/>
    </w:p>
    <w:p w:rsidR="002F40DA" w:rsidRDefault="002F40DA" w:rsidP="002F40DA">
      <w:r>
        <w:t>When a DICOM Application Entity connects to a VistA Imaging DICOM Gateway, the gateway attempts to determine the network identity (i.e., the IP address) that is making the connection</w:t>
      </w:r>
      <w:r w:rsidR="007C78ED">
        <w:t xml:space="preserve">. </w:t>
      </w:r>
      <w:r>
        <w:t xml:space="preserve">It does this by invoking the operating system function </w:t>
      </w:r>
      <w:proofErr w:type="spellStart"/>
      <w:r>
        <w:rPr>
          <w:rFonts w:ascii="Courier New" w:hAnsi="Courier New"/>
        </w:rPr>
        <w:t>gethostbyaddr</w:t>
      </w:r>
      <w:proofErr w:type="spellEnd"/>
      <w:r>
        <w:rPr>
          <w:rFonts w:ascii="Courier New" w:hAnsi="Courier New"/>
        </w:rPr>
        <w:t>()</w:t>
      </w:r>
      <w:r>
        <w:t>. This works most efficiently when the IP address of the instrument is registered in the VistA Imaging DICOM Gateway’s “</w:t>
      </w:r>
      <w:r>
        <w:rPr>
          <w:b/>
        </w:rPr>
        <w:t>HOSTS</w:t>
      </w:r>
      <w:r>
        <w:t xml:space="preserve">” file (The full name of this file is typically </w:t>
      </w:r>
      <w:r>
        <w:rPr>
          <w:b/>
        </w:rPr>
        <w:t>c:\</w:t>
      </w:r>
      <w:r w:rsidR="00C401A4">
        <w:rPr>
          <w:b/>
        </w:rPr>
        <w:t>Windows</w:t>
      </w:r>
      <w:r>
        <w:rPr>
          <w:b/>
        </w:rPr>
        <w:t>\System32\ Drivers\</w:t>
      </w:r>
      <w:proofErr w:type="spellStart"/>
      <w:r>
        <w:rPr>
          <w:b/>
        </w:rPr>
        <w:t>etc</w:t>
      </w:r>
      <w:proofErr w:type="spellEnd"/>
      <w:r>
        <w:rPr>
          <w:b/>
        </w:rPr>
        <w:t>\hosts</w:t>
      </w:r>
      <w:r>
        <w:t>).</w:t>
      </w:r>
    </w:p>
    <w:p w:rsidR="002F40DA" w:rsidRDefault="002F40DA" w:rsidP="002F40DA"/>
    <w:p w:rsidR="002F40DA" w:rsidRDefault="002F40DA" w:rsidP="002F40DA">
      <w:r>
        <w:t>Each DICOM Application Entity needs to be added to the hosts file so that the gateway can quickly resolve names when TCP/IP connections are created</w:t>
      </w:r>
      <w:r w:rsidR="007C78ED">
        <w:t xml:space="preserve">. </w:t>
      </w:r>
      <w:r>
        <w:t>For each instrument (and each separate Modality Worklist service class user), add the IP address and mnemonic to the “</w:t>
      </w:r>
      <w:r>
        <w:rPr>
          <w:b/>
        </w:rPr>
        <w:t>HOSTS</w:t>
      </w:r>
      <w:r>
        <w:t>” file.</w:t>
      </w:r>
    </w:p>
    <w:p w:rsidR="002F40DA" w:rsidRDefault="002F40DA" w:rsidP="002F40DA"/>
    <w:p w:rsidR="002F40DA" w:rsidRDefault="002F40DA" w:rsidP="002F40DA">
      <w:r>
        <w:t>The following is an example from of a “HOSTS” file.</w:t>
      </w:r>
    </w:p>
    <w:p w:rsidR="002F40DA" w:rsidRDefault="002F40DA" w:rsidP="002F40DA"/>
    <w:p w:rsidR="002F40DA" w:rsidRDefault="002F40DA" w:rsidP="002F40DA">
      <w:pPr>
        <w:pStyle w:val="BodyText"/>
        <w:rPr>
          <w:sz w:val="16"/>
        </w:rPr>
      </w:pPr>
      <w:r>
        <w:rPr>
          <w:sz w:val="16"/>
        </w:rPr>
        <w:t xml:space="preserve">127.0.0.1       </w:t>
      </w:r>
      <w:proofErr w:type="spellStart"/>
      <w:r>
        <w:rPr>
          <w:sz w:val="16"/>
        </w:rPr>
        <w:t>localhost</w:t>
      </w:r>
      <w:proofErr w:type="spellEnd"/>
    </w:p>
    <w:p w:rsidR="002F40DA" w:rsidRDefault="002F40DA" w:rsidP="002F40DA">
      <w:pPr>
        <w:pStyle w:val="BodyText"/>
        <w:rPr>
          <w:sz w:val="16"/>
        </w:rPr>
      </w:pPr>
    </w:p>
    <w:p w:rsidR="002F40DA" w:rsidRDefault="002F40DA" w:rsidP="002F40DA">
      <w:pPr>
        <w:pStyle w:val="BodyText"/>
        <w:rPr>
          <w:sz w:val="16"/>
        </w:rPr>
      </w:pPr>
      <w:r>
        <w:rPr>
          <w:sz w:val="16"/>
        </w:rPr>
        <w:t>111.222.333.40    GECT1                           # GE High Speed CTI, Room F24</w:t>
      </w:r>
    </w:p>
    <w:p w:rsidR="002F40DA" w:rsidRDefault="002F40DA" w:rsidP="002F40DA">
      <w:pPr>
        <w:pStyle w:val="BodyText"/>
        <w:rPr>
          <w:sz w:val="16"/>
        </w:rPr>
      </w:pPr>
      <w:r>
        <w:rPr>
          <w:sz w:val="16"/>
        </w:rPr>
        <w:t>111.222.333.41    GEADW                           # GE Advantage Workstation F24</w:t>
      </w:r>
    </w:p>
    <w:p w:rsidR="002F40DA" w:rsidRDefault="002F40DA" w:rsidP="002F40DA">
      <w:pPr>
        <w:pStyle w:val="BodyText"/>
        <w:rPr>
          <w:sz w:val="16"/>
        </w:rPr>
      </w:pPr>
      <w:r>
        <w:rPr>
          <w:sz w:val="16"/>
        </w:rPr>
        <w:t xml:space="preserve">111.222.333.42    GEMR                            # GE Signal MRI, Room </w:t>
      </w:r>
      <w:smartTag w:uri="urn:schemas-microsoft-com:office:smarttags" w:element="place">
        <w:r>
          <w:rPr>
            <w:sz w:val="16"/>
          </w:rPr>
          <w:t>Mobile</w:t>
        </w:r>
      </w:smartTag>
      <w:r>
        <w:rPr>
          <w:sz w:val="16"/>
        </w:rPr>
        <w:t xml:space="preserve"> Trailer</w:t>
      </w:r>
    </w:p>
    <w:p w:rsidR="002F40DA" w:rsidRDefault="002F40DA" w:rsidP="002F40DA">
      <w:pPr>
        <w:rPr>
          <w:sz w:val="16"/>
        </w:rPr>
      </w:pPr>
      <w:r>
        <w:rPr>
          <w:sz w:val="16"/>
        </w:rPr>
        <w:t>#End of File</w:t>
      </w:r>
    </w:p>
    <w:p w:rsidR="002F40DA" w:rsidRDefault="002F40DA" w:rsidP="002F40DA">
      <w:pPr>
        <w:pStyle w:val="Heading2"/>
      </w:pPr>
      <w:bookmarkStart w:id="1470" w:name="_Toc164669048"/>
      <w:bookmarkStart w:id="1471" w:name="_Toc170260276"/>
      <w:bookmarkStart w:id="1472" w:name="_Toc170260714"/>
      <w:bookmarkStart w:id="1473" w:name="_Toc170261150"/>
      <w:bookmarkStart w:id="1474" w:name="_Toc170261586"/>
      <w:bookmarkStart w:id="1475" w:name="_Toc89057550"/>
      <w:bookmarkStart w:id="1476" w:name="_Toc356301040"/>
      <w:bookmarkEnd w:id="1470"/>
      <w:bookmarkEnd w:id="1471"/>
      <w:bookmarkEnd w:id="1472"/>
      <w:bookmarkEnd w:id="1473"/>
      <w:bookmarkEnd w:id="1474"/>
      <w:r>
        <w:t>M Security – Programmer Access Code and Tied Terminal</w:t>
      </w:r>
      <w:bookmarkEnd w:id="1468"/>
      <w:r>
        <w:t xml:space="preserve"> Table</w:t>
      </w:r>
      <w:bookmarkEnd w:id="1475"/>
      <w:bookmarkEnd w:id="1476"/>
    </w:p>
    <w:p w:rsidR="002F40DA" w:rsidRDefault="002F40DA" w:rsidP="002F40DA">
      <w:r>
        <w:t>As a final step, access to the login prompt will be restricted by making all access through telnet lines tied to the VistA DICOM login program.</w:t>
      </w:r>
    </w:p>
    <w:p w:rsidR="002F40DA" w:rsidRDefault="002F40DA" w:rsidP="002F40DA">
      <w:pPr>
        <w:rPr>
          <w:b/>
        </w:rPr>
      </w:pPr>
    </w:p>
    <w:p w:rsidR="002F40DA" w:rsidRDefault="002F40DA" w:rsidP="002F40DA">
      <w:r>
        <w:rPr>
          <w:b/>
        </w:rPr>
        <w:t>Note 1:</w:t>
      </w:r>
      <w:r>
        <w:t xml:space="preserve"> In the sample text below, the text “</w:t>
      </w:r>
      <w:r>
        <w:rPr>
          <w:b/>
        </w:rPr>
        <w:t>password</w:t>
      </w:r>
      <w:r>
        <w:t>” appears several times</w:t>
      </w:r>
      <w:r w:rsidR="007C78ED">
        <w:t xml:space="preserve">. </w:t>
      </w:r>
      <w:r>
        <w:t>For each instance, use a site-specific password that is appropriate</w:t>
      </w:r>
      <w:r w:rsidR="007C78ED">
        <w:t xml:space="preserve">. </w:t>
      </w:r>
      <w:r>
        <w:t>Passwords must be six or more characters in length and must consist of a combination of letters and numbers</w:t>
      </w:r>
      <w:r w:rsidR="007C78ED">
        <w:t xml:space="preserve">. </w:t>
      </w:r>
    </w:p>
    <w:p w:rsidR="002F40DA" w:rsidRDefault="002F40DA" w:rsidP="002F40DA">
      <w:pPr>
        <w:rPr>
          <w:b/>
        </w:rPr>
      </w:pPr>
    </w:p>
    <w:p w:rsidR="002F40DA" w:rsidRDefault="002F40DA" w:rsidP="002F40DA">
      <w:r>
        <w:rPr>
          <w:b/>
        </w:rPr>
        <w:t>Note 2:</w:t>
      </w:r>
      <w:r>
        <w:t xml:space="preserve"> When an end-user logs on using the password for “</w:t>
      </w:r>
      <w:r>
        <w:rPr>
          <w:b/>
        </w:rPr>
        <w:t>Print/View Only</w:t>
      </w:r>
      <w:r>
        <w:t>”, the only menu options that will be available are those that cannot modify the database.</w:t>
      </w:r>
    </w:p>
    <w:p w:rsidR="002F40DA" w:rsidRDefault="002F40DA" w:rsidP="002F40DA">
      <w:pPr>
        <w:rPr>
          <w:b/>
        </w:rPr>
      </w:pPr>
    </w:p>
    <w:p w:rsidR="002F40DA" w:rsidRDefault="002F40DA" w:rsidP="002F40DA">
      <w:r>
        <w:rPr>
          <w:b/>
        </w:rPr>
        <w:t>Note 3:</w:t>
      </w:r>
      <w:r>
        <w:t xml:space="preserve"> Use different passwords for ACCESS code, VERIFY code, PROGRAMMER ACCESS code, PRINT/VIEW ONLY code, and SUPPORT code.</w:t>
      </w:r>
    </w:p>
    <w:p w:rsidR="00741D54" w:rsidRDefault="00741D54" w:rsidP="002F40DA"/>
    <w:p w:rsidR="00741D54" w:rsidRDefault="00741D54" w:rsidP="002F40DA">
      <w:r>
        <w:rPr>
          <w:b/>
          <w:bCs/>
        </w:rPr>
        <w:t>Note 4</w:t>
      </w:r>
      <w:r w:rsidRPr="007B351E">
        <w:rPr>
          <w:b/>
          <w:bCs/>
        </w:rPr>
        <w:t xml:space="preserve">: </w:t>
      </w:r>
      <w:r>
        <w:t>This Access and Verify code is for stand-alone maintenance of the DICOM gateway only, and cannot be used for production</w:t>
      </w:r>
      <w:r w:rsidR="007C78ED">
        <w:t xml:space="preserve">. </w:t>
      </w:r>
      <w:r>
        <w:t>No remote procedure calls can be used with this maintenance Access and Verify code.</w:t>
      </w:r>
    </w:p>
    <w:p w:rsidR="002F40DA" w:rsidRDefault="002F40DA" w:rsidP="002F40DA">
      <w:pPr>
        <w:rPr>
          <w:rFonts w:ascii="Courier New" w:hAnsi="Courier New"/>
        </w:rPr>
      </w:pPr>
    </w:p>
    <w:p w:rsidR="002F40DA" w:rsidRDefault="002F40DA" w:rsidP="002F40DA">
      <w:pPr>
        <w:rPr>
          <w:rFonts w:ascii="Courier New" w:hAnsi="Courier New" w:cs="Courier New"/>
          <w:sz w:val="20"/>
          <w:szCs w:val="20"/>
        </w:rPr>
      </w:pPr>
      <w:r>
        <w:rPr>
          <w:rFonts w:ascii="Courier New" w:hAnsi="Courier New" w:cs="Courier New"/>
          <w:sz w:val="20"/>
          <w:szCs w:val="20"/>
        </w:rPr>
        <w:t>[DICOM]&gt;</w:t>
      </w:r>
      <w:r>
        <w:rPr>
          <w:rFonts w:ascii="Courier New" w:hAnsi="Courier New" w:cs="Courier New"/>
          <w:b/>
          <w:sz w:val="20"/>
          <w:szCs w:val="20"/>
        </w:rPr>
        <w:t>Do INIT^MAGDLOGN &lt;Enter&gt;</w:t>
      </w:r>
    </w:p>
    <w:p w:rsidR="002F40DA" w:rsidRDefault="002F40DA" w:rsidP="002F40DA">
      <w:pPr>
        <w:rPr>
          <w:rFonts w:ascii="Courier New" w:hAnsi="Courier New" w:cs="Courier New"/>
          <w:sz w:val="20"/>
          <w:szCs w:val="20"/>
        </w:rPr>
      </w:pPr>
    </w:p>
    <w:p w:rsidR="002F40DA" w:rsidRDefault="002F40DA" w:rsidP="00783137">
      <w:pPr>
        <w:pStyle w:val="TOC2"/>
      </w:pPr>
    </w:p>
    <w:p w:rsidR="002F40DA" w:rsidRDefault="002F40DA" w:rsidP="002F40DA">
      <w:pPr>
        <w:rPr>
          <w:rFonts w:ascii="Courier New" w:hAnsi="Courier New" w:cs="Courier New"/>
          <w:sz w:val="20"/>
          <w:szCs w:val="20"/>
        </w:rPr>
      </w:pPr>
      <w:r>
        <w:rPr>
          <w:rFonts w:ascii="Courier New" w:hAnsi="Courier New" w:cs="Courier New"/>
          <w:sz w:val="20"/>
          <w:szCs w:val="20"/>
        </w:rPr>
        <w:t xml:space="preserve">Enter new ACCESS code: </w:t>
      </w:r>
      <w:r>
        <w:rPr>
          <w:rFonts w:ascii="Courier New" w:hAnsi="Courier New" w:cs="Courier New"/>
          <w:b/>
          <w:sz w:val="20"/>
          <w:szCs w:val="20"/>
        </w:rPr>
        <w:t>password &lt;Enter&gt;</w:t>
      </w:r>
    </w:p>
    <w:p w:rsidR="002F40DA" w:rsidRDefault="002F40DA" w:rsidP="002F40DA">
      <w:pPr>
        <w:rPr>
          <w:rFonts w:ascii="Courier New" w:hAnsi="Courier New" w:cs="Courier New"/>
          <w:b/>
          <w:sz w:val="20"/>
          <w:szCs w:val="20"/>
        </w:rPr>
      </w:pPr>
      <w:r>
        <w:rPr>
          <w:rFonts w:ascii="Courier New" w:hAnsi="Courier New" w:cs="Courier New"/>
          <w:sz w:val="20"/>
          <w:szCs w:val="20"/>
        </w:rPr>
        <w:t xml:space="preserve">Re-enter ACCESS code (to make sure I got it right): </w:t>
      </w:r>
      <w:r>
        <w:rPr>
          <w:rFonts w:ascii="Courier New" w:hAnsi="Courier New" w:cs="Courier New"/>
          <w:b/>
          <w:sz w:val="20"/>
          <w:szCs w:val="20"/>
        </w:rPr>
        <w:t>password &lt;Enter&gt;</w:t>
      </w:r>
    </w:p>
    <w:p w:rsidR="002F40DA" w:rsidRDefault="002F40DA" w:rsidP="002F40DA">
      <w:pPr>
        <w:rPr>
          <w:rFonts w:ascii="Courier New" w:hAnsi="Courier New" w:cs="Courier New"/>
          <w:sz w:val="20"/>
          <w:szCs w:val="20"/>
        </w:rPr>
      </w:pPr>
    </w:p>
    <w:p w:rsidR="002F40DA" w:rsidRDefault="002F40DA" w:rsidP="002F40DA">
      <w:pPr>
        <w:rPr>
          <w:rFonts w:ascii="Courier New" w:hAnsi="Courier New" w:cs="Courier New"/>
          <w:b/>
          <w:sz w:val="20"/>
          <w:szCs w:val="20"/>
        </w:rPr>
      </w:pPr>
      <w:r>
        <w:rPr>
          <w:rFonts w:ascii="Courier New" w:hAnsi="Courier New" w:cs="Courier New"/>
          <w:sz w:val="20"/>
          <w:szCs w:val="20"/>
        </w:rPr>
        <w:t xml:space="preserve">Enter new VERIFY code: </w:t>
      </w:r>
      <w:r>
        <w:rPr>
          <w:rFonts w:ascii="Courier New" w:hAnsi="Courier New" w:cs="Courier New"/>
          <w:b/>
          <w:sz w:val="20"/>
          <w:szCs w:val="20"/>
        </w:rPr>
        <w:t>password &lt;Enter&gt;</w:t>
      </w:r>
    </w:p>
    <w:p w:rsidR="002F40DA" w:rsidRDefault="002F40DA" w:rsidP="002F40DA">
      <w:pPr>
        <w:rPr>
          <w:rFonts w:ascii="Courier New" w:hAnsi="Courier New" w:cs="Courier New"/>
          <w:b/>
          <w:sz w:val="20"/>
          <w:szCs w:val="20"/>
        </w:rPr>
      </w:pPr>
      <w:r>
        <w:rPr>
          <w:rFonts w:ascii="Courier New" w:hAnsi="Courier New" w:cs="Courier New"/>
          <w:sz w:val="20"/>
          <w:szCs w:val="20"/>
        </w:rPr>
        <w:t>Re-enter VERIFY code (to make sure I got it right):</w:t>
      </w:r>
      <w:r>
        <w:rPr>
          <w:rFonts w:ascii="Courier New" w:hAnsi="Courier New" w:cs="Courier New"/>
          <w:b/>
          <w:sz w:val="20"/>
          <w:szCs w:val="20"/>
        </w:rPr>
        <w:t xml:space="preserve"> password &lt;Enter&gt;</w:t>
      </w:r>
    </w:p>
    <w:p w:rsidR="002F40DA" w:rsidRDefault="002F40DA" w:rsidP="002F40DA">
      <w:pPr>
        <w:rPr>
          <w:rFonts w:ascii="Courier New" w:hAnsi="Courier New" w:cs="Courier New"/>
          <w:sz w:val="20"/>
          <w:szCs w:val="20"/>
        </w:rPr>
      </w:pPr>
    </w:p>
    <w:p w:rsidR="002F40DA" w:rsidRDefault="002F40DA" w:rsidP="002F40DA">
      <w:pPr>
        <w:rPr>
          <w:rFonts w:ascii="Courier New" w:hAnsi="Courier New" w:cs="Courier New"/>
          <w:b/>
          <w:sz w:val="20"/>
          <w:szCs w:val="20"/>
        </w:rPr>
      </w:pPr>
      <w:r>
        <w:rPr>
          <w:rFonts w:ascii="Courier New" w:hAnsi="Courier New" w:cs="Courier New"/>
          <w:sz w:val="20"/>
          <w:szCs w:val="20"/>
        </w:rPr>
        <w:t xml:space="preserve">Enter new PROGRAMMER ACCESS code: </w:t>
      </w:r>
      <w:r>
        <w:rPr>
          <w:rFonts w:ascii="Courier New" w:hAnsi="Courier New" w:cs="Courier New"/>
          <w:b/>
          <w:sz w:val="20"/>
          <w:szCs w:val="20"/>
        </w:rPr>
        <w:t>password &lt;Enter&gt;</w:t>
      </w:r>
    </w:p>
    <w:p w:rsidR="002F40DA" w:rsidRDefault="002F40DA" w:rsidP="002F40DA">
      <w:pPr>
        <w:rPr>
          <w:rFonts w:ascii="Courier New" w:hAnsi="Courier New" w:cs="Courier New"/>
          <w:b/>
          <w:sz w:val="20"/>
          <w:szCs w:val="20"/>
        </w:rPr>
      </w:pPr>
      <w:r>
        <w:rPr>
          <w:rFonts w:ascii="Courier New" w:hAnsi="Courier New" w:cs="Courier New"/>
          <w:sz w:val="20"/>
          <w:szCs w:val="20"/>
        </w:rPr>
        <w:t xml:space="preserve">Re-enter PROGRAMMER ACCESS code (to make sure I got it right): </w:t>
      </w:r>
      <w:r>
        <w:rPr>
          <w:rFonts w:ascii="Courier New" w:hAnsi="Courier New" w:cs="Courier New"/>
          <w:b/>
          <w:sz w:val="20"/>
          <w:szCs w:val="20"/>
        </w:rPr>
        <w:t>password &lt;Enter&gt;</w:t>
      </w:r>
    </w:p>
    <w:p w:rsidR="002F40DA" w:rsidRDefault="002F40DA" w:rsidP="002F40DA">
      <w:pPr>
        <w:rPr>
          <w:rFonts w:ascii="Courier New" w:hAnsi="Courier New" w:cs="Courier New"/>
          <w:sz w:val="20"/>
          <w:szCs w:val="20"/>
        </w:rPr>
      </w:pPr>
    </w:p>
    <w:p w:rsidR="002F40DA" w:rsidRDefault="002F40DA" w:rsidP="002F40DA">
      <w:pPr>
        <w:rPr>
          <w:rFonts w:ascii="Courier New" w:hAnsi="Courier New" w:cs="Courier New"/>
          <w:b/>
          <w:sz w:val="20"/>
          <w:szCs w:val="20"/>
        </w:rPr>
      </w:pPr>
      <w:r>
        <w:rPr>
          <w:rFonts w:ascii="Courier New" w:hAnsi="Courier New" w:cs="Courier New"/>
          <w:sz w:val="20"/>
          <w:szCs w:val="20"/>
        </w:rPr>
        <w:t xml:space="preserve">Enter new PRINT/VIEW ONLY code: </w:t>
      </w:r>
      <w:r>
        <w:rPr>
          <w:rFonts w:ascii="Courier New" w:hAnsi="Courier New" w:cs="Courier New"/>
          <w:b/>
          <w:sz w:val="20"/>
          <w:szCs w:val="20"/>
        </w:rPr>
        <w:t>password &lt;Enter&gt;</w:t>
      </w:r>
    </w:p>
    <w:p w:rsidR="002F40DA" w:rsidRDefault="002F40DA" w:rsidP="002F40DA">
      <w:pPr>
        <w:rPr>
          <w:rFonts w:ascii="Courier New" w:hAnsi="Courier New" w:cs="Courier New"/>
          <w:b/>
          <w:sz w:val="20"/>
          <w:szCs w:val="20"/>
        </w:rPr>
      </w:pPr>
      <w:r>
        <w:rPr>
          <w:rFonts w:ascii="Courier New" w:hAnsi="Courier New" w:cs="Courier New"/>
          <w:sz w:val="20"/>
          <w:szCs w:val="20"/>
        </w:rPr>
        <w:t xml:space="preserve">Re-enter PRINT/VIEW ONLY code (to make sure I got it right): </w:t>
      </w:r>
      <w:r>
        <w:rPr>
          <w:rFonts w:ascii="Courier New" w:hAnsi="Courier New" w:cs="Courier New"/>
          <w:b/>
          <w:sz w:val="20"/>
          <w:szCs w:val="20"/>
        </w:rPr>
        <w:t>password &lt;Enter&gt;</w:t>
      </w:r>
    </w:p>
    <w:p w:rsidR="002F40DA" w:rsidRDefault="002F40DA" w:rsidP="002F40DA">
      <w:pPr>
        <w:rPr>
          <w:rFonts w:ascii="Courier New" w:hAnsi="Courier New" w:cs="Courier New"/>
          <w:b/>
          <w:sz w:val="20"/>
          <w:szCs w:val="20"/>
        </w:rPr>
      </w:pPr>
    </w:p>
    <w:p w:rsidR="002F40DA" w:rsidRDefault="002F40DA" w:rsidP="002F40DA">
      <w:pPr>
        <w:rPr>
          <w:rFonts w:ascii="Courier New" w:hAnsi="Courier New" w:cs="Courier New"/>
          <w:b/>
          <w:sz w:val="20"/>
          <w:szCs w:val="20"/>
        </w:rPr>
      </w:pPr>
      <w:r>
        <w:rPr>
          <w:rFonts w:ascii="Courier New" w:hAnsi="Courier New" w:cs="Courier New"/>
          <w:sz w:val="20"/>
          <w:szCs w:val="20"/>
        </w:rPr>
        <w:t xml:space="preserve">Enter new SUPPORT code: </w:t>
      </w:r>
      <w:r>
        <w:rPr>
          <w:rFonts w:ascii="Courier New" w:hAnsi="Courier New" w:cs="Courier New"/>
          <w:b/>
          <w:sz w:val="20"/>
          <w:szCs w:val="20"/>
        </w:rPr>
        <w:t>password &lt;Enter&gt;</w:t>
      </w:r>
    </w:p>
    <w:p w:rsidR="002F40DA" w:rsidRDefault="002F40DA" w:rsidP="002F40DA">
      <w:pPr>
        <w:rPr>
          <w:rFonts w:ascii="Courier New" w:hAnsi="Courier New" w:cs="Courier New"/>
          <w:b/>
          <w:sz w:val="20"/>
          <w:szCs w:val="20"/>
        </w:rPr>
      </w:pPr>
      <w:r>
        <w:rPr>
          <w:rFonts w:ascii="Courier New" w:hAnsi="Courier New" w:cs="Courier New"/>
          <w:sz w:val="20"/>
          <w:szCs w:val="20"/>
        </w:rPr>
        <w:t xml:space="preserve">Re-enter SUPPORT code (to make sure I got it right): </w:t>
      </w:r>
      <w:r>
        <w:rPr>
          <w:rFonts w:ascii="Courier New" w:hAnsi="Courier New" w:cs="Courier New"/>
          <w:b/>
          <w:sz w:val="20"/>
          <w:szCs w:val="20"/>
        </w:rPr>
        <w:t>password &lt;Enter&gt;</w:t>
      </w:r>
    </w:p>
    <w:p w:rsidR="002F40DA" w:rsidRDefault="002F40DA" w:rsidP="002F40DA">
      <w:pPr>
        <w:rPr>
          <w:rFonts w:ascii="Courier New" w:hAnsi="Courier New" w:cs="Courier New"/>
          <w:sz w:val="20"/>
          <w:szCs w:val="20"/>
        </w:rPr>
      </w:pPr>
      <w:r>
        <w:rPr>
          <w:rFonts w:ascii="Courier New" w:hAnsi="Courier New" w:cs="Courier New"/>
          <w:sz w:val="20"/>
          <w:szCs w:val="20"/>
        </w:rPr>
        <w:t>[DICOM]&gt;</w:t>
      </w:r>
    </w:p>
    <w:p w:rsidR="002F40DA" w:rsidRDefault="002F40DA" w:rsidP="002F40DA">
      <w:pPr>
        <w:rPr>
          <w:rFonts w:ascii="Courier New" w:hAnsi="Courier New" w:cs="Courier New"/>
          <w:sz w:val="20"/>
          <w:szCs w:val="20"/>
        </w:rPr>
      </w:pPr>
    </w:p>
    <w:p w:rsidR="002F40DA" w:rsidRDefault="002F40DA" w:rsidP="002F40DA">
      <w:pPr>
        <w:pStyle w:val="Heading2"/>
      </w:pPr>
      <w:bookmarkStart w:id="1477" w:name="_Toc89057551"/>
      <w:bookmarkStart w:id="1478" w:name="_Toc356301041"/>
      <w:r>
        <w:lastRenderedPageBreak/>
        <w:t>Personal Preferences</w:t>
      </w:r>
      <w:bookmarkEnd w:id="1477"/>
      <w:bookmarkEnd w:id="1478"/>
    </w:p>
    <w:p w:rsidR="002F40DA" w:rsidRDefault="002F40DA" w:rsidP="005D0C50">
      <w:pPr>
        <w:keepNext/>
      </w:pPr>
      <w:r>
        <w:t>Once the above setup procedures are completed, a few more steps may be taken to cosmetically adjust the appearance of the VistA Imaging DICOM Gateways.</w:t>
      </w:r>
    </w:p>
    <w:p w:rsidR="002F40DA" w:rsidRDefault="002F40DA" w:rsidP="005D0C50">
      <w:pPr>
        <w:keepNext/>
      </w:pPr>
    </w:p>
    <w:p w:rsidR="002F40DA" w:rsidRDefault="002F40DA" w:rsidP="002F40DA">
      <w:r>
        <w:t>Since the VistA Imaging DICOM Gateway software uses many windows that will be simultaneously open, screen space on the monitor is at a premium</w:t>
      </w:r>
      <w:r w:rsidR="007C78ED">
        <w:t xml:space="preserve">. </w:t>
      </w:r>
      <w:r>
        <w:t xml:space="preserve">The current </w:t>
      </w:r>
      <w:r w:rsidR="005D0C50">
        <w:t>recommended</w:t>
      </w:r>
      <w:r>
        <w:t xml:space="preserve"> resolution is </w:t>
      </w:r>
      <w:r>
        <w:rPr>
          <w:spacing w:val="-3"/>
        </w:rPr>
        <w:t>1280 by 1024 pixels, and, sometimes that is still not enough</w:t>
      </w:r>
      <w:r w:rsidR="007C78ED">
        <w:rPr>
          <w:spacing w:val="-3"/>
        </w:rPr>
        <w:t xml:space="preserve">. </w:t>
      </w:r>
      <w:r>
        <w:t>As a result, it is recommended to turn off all “frills” on directory windows: turn off all toolbars, all status bars, and don’t use “web-view”  (All of these are by themselves interesting additions, but for the purpose of a DICOM Gateway, they just take up a lot of display space, and don’t offer any value in return). However, do leave the task bar that is usually at the bottom of the screen.</w:t>
      </w:r>
    </w:p>
    <w:p w:rsidR="002F40DA" w:rsidRDefault="002F40DA" w:rsidP="002F40DA">
      <w:pPr>
        <w:rPr>
          <w:b/>
        </w:rPr>
      </w:pPr>
    </w:p>
    <w:p w:rsidR="002F40DA" w:rsidRDefault="002F40DA" w:rsidP="002F40DA">
      <w:r>
        <w:rPr>
          <w:b/>
        </w:rPr>
        <w:t>Note</w:t>
      </w:r>
      <w:r>
        <w:t>: Any customizations described in this section should be repeated for each VistA Imaging DICOM Gateway, so that all stations will present a similar appearance.</w:t>
      </w:r>
    </w:p>
    <w:p w:rsidR="002F40DA" w:rsidRDefault="002F40DA" w:rsidP="002F40DA"/>
    <w:p w:rsidR="002F40DA" w:rsidRDefault="002F40DA" w:rsidP="002F40DA">
      <w:r>
        <w:t xml:space="preserve">In order to make the final adjustments to the desktop, log in with the user name that will be used to log in to VistA from the current workstation (it is recommended that this name be </w:t>
      </w:r>
      <w:proofErr w:type="spellStart"/>
      <w:r>
        <w:rPr>
          <w:b/>
        </w:rPr>
        <w:t>VHAvv</w:t>
      </w:r>
      <w:proofErr w:type="spellEnd"/>
      <w:r>
        <w:rPr>
          <w:b/>
        </w:rPr>
        <w:t>\</w:t>
      </w:r>
      <w:proofErr w:type="spellStart"/>
      <w:r>
        <w:rPr>
          <w:b/>
        </w:rPr>
        <w:t>VHAxxxIA</w:t>
      </w:r>
      <w:proofErr w:type="spellEnd"/>
      <w:r>
        <w:t>).</w:t>
      </w:r>
    </w:p>
    <w:p w:rsidR="002F40DA" w:rsidRDefault="002F40DA" w:rsidP="002F40DA"/>
    <w:p w:rsidR="002F40DA" w:rsidRDefault="002F40DA" w:rsidP="002F40DA">
      <w:r>
        <w:t xml:space="preserve">Remove any icons that are left over from installation procedures; e.g., </w:t>
      </w:r>
      <w:r>
        <w:rPr>
          <w:i/>
        </w:rPr>
        <w:t>Install Service Pack &lt;</w:t>
      </w:r>
      <w:proofErr w:type="spellStart"/>
      <w:r>
        <w:rPr>
          <w:i/>
        </w:rPr>
        <w:t>nn</w:t>
      </w:r>
      <w:proofErr w:type="spellEnd"/>
      <w:r>
        <w:rPr>
          <w:i/>
        </w:rPr>
        <w:t>&gt;</w:t>
      </w:r>
      <w:r>
        <w:t>, from all profiles (including the profile called “All Users”).</w:t>
      </w:r>
    </w:p>
    <w:p w:rsidR="002F40DA" w:rsidRDefault="002F40DA" w:rsidP="002F40DA"/>
    <w:p w:rsidR="002F40DA" w:rsidRDefault="002F40DA" w:rsidP="002F40DA">
      <w:r>
        <w:t>At this point, all software and data is installed on the PC. This chapter describes a number of procedures that may be performed to validate that the installation software is correct and complete.</w:t>
      </w:r>
    </w:p>
    <w:p w:rsidR="002F40DA" w:rsidRDefault="002F40DA" w:rsidP="002F40DA"/>
    <w:p w:rsidR="002F40DA" w:rsidRDefault="002F40DA" w:rsidP="002F40DA">
      <w:r>
        <w:t xml:space="preserve">Please refer to </w:t>
      </w:r>
      <w:r>
        <w:rPr>
          <w:b/>
          <w:bCs/>
        </w:rPr>
        <w:t xml:space="preserve">Appendix A </w:t>
      </w:r>
      <w:r>
        <w:t>for detailed instructions for defining shortcuts.</w:t>
      </w:r>
    </w:p>
    <w:p w:rsidR="002F40DA" w:rsidRDefault="002F40DA" w:rsidP="002F40DA"/>
    <w:p w:rsidR="002F40DA" w:rsidRDefault="002F40DA" w:rsidP="002F40DA">
      <w:r>
        <w:t>The installation should have added a number of programs to the Windows Start menu.</w:t>
      </w:r>
    </w:p>
    <w:p w:rsidR="002F40DA" w:rsidRDefault="002F40DA" w:rsidP="002F40DA"/>
    <w:p w:rsidR="002F40DA" w:rsidRDefault="002F40DA" w:rsidP="002F40DA">
      <w:r>
        <w:object w:dxaOrig="9074" w:dyaOrig="4111">
          <v:shape id="_x0000_i1084" type="#_x0000_t75" alt="Windows Start menu" style="width:228pt;height:103.2pt" o:ole="">
            <v:imagedata r:id="rId110" o:title=""/>
          </v:shape>
          <o:OLEObject Type="Embed" ProgID="PBrush" ShapeID="_x0000_i1084" DrawAspect="Content" ObjectID="_1430043422" r:id="rId111"/>
        </w:object>
      </w:r>
    </w:p>
    <w:p w:rsidR="002F40DA" w:rsidRDefault="002F40DA" w:rsidP="002F40DA"/>
    <w:p w:rsidR="002F40DA" w:rsidRDefault="002F40DA" w:rsidP="002F40DA">
      <w:r>
        <w:t>Follow the various menu trees to view all menu options that are made available.</w:t>
      </w:r>
    </w:p>
    <w:p w:rsidR="002F40DA" w:rsidRDefault="002F40DA" w:rsidP="002F40DA"/>
    <w:p w:rsidR="002F40DA" w:rsidRDefault="002F40DA" w:rsidP="002F40DA">
      <w:r>
        <w:t>Depending on the purpose of the gateway, one or more of these folders will be used for the day-to-day operation. See the VistA Imaging DICOM Gateway User Manual for further details on these icons and folders.</w:t>
      </w:r>
    </w:p>
    <w:p w:rsidR="002F40DA" w:rsidRDefault="002F40DA" w:rsidP="002F40DA"/>
    <w:p w:rsidR="002F40DA" w:rsidRPr="008C52D5" w:rsidRDefault="002F40DA" w:rsidP="002F40DA">
      <w:pPr>
        <w:rPr>
          <w:strike/>
        </w:rPr>
      </w:pPr>
      <w:r w:rsidRPr="008C52D5">
        <w:rPr>
          <w:strike/>
        </w:rPr>
        <w:t xml:space="preserve">The installation procedure has created a folder named </w:t>
      </w:r>
      <w:r w:rsidRPr="008C52D5">
        <w:rPr>
          <w:b/>
          <w:strike/>
        </w:rPr>
        <w:t>\DICOM\Icons\Instruments</w:t>
      </w:r>
      <w:r w:rsidRPr="008C52D5">
        <w:rPr>
          <w:strike/>
        </w:rPr>
        <w:t xml:space="preserve"> on the text data disk. Some sites prefer to have the instruments separated out into multiple folders by </w:t>
      </w:r>
      <w:r w:rsidRPr="008C52D5">
        <w:rPr>
          <w:strike/>
        </w:rPr>
        <w:lastRenderedPageBreak/>
        <w:t>gateway system, so that each folder contains only those instruments that are assigned to a specific gateway</w:t>
      </w:r>
      <w:r w:rsidR="007C78ED" w:rsidRPr="008C52D5">
        <w:rPr>
          <w:strike/>
        </w:rPr>
        <w:t xml:space="preserve">. </w:t>
      </w:r>
      <w:r w:rsidRPr="008C52D5">
        <w:rPr>
          <w:strike/>
        </w:rPr>
        <w:t>Other sites prefer to turn off the “auto arrange” feature on the directory windows, and manually arrange the icons in the windows so that the selection for a specific machine can be made visible by scrolling and sizing the window.</w:t>
      </w:r>
    </w:p>
    <w:p w:rsidR="002F40DA" w:rsidRPr="008C52D5" w:rsidRDefault="002F40DA" w:rsidP="002F40DA">
      <w:pPr>
        <w:tabs>
          <w:tab w:val="num" w:pos="567"/>
        </w:tabs>
        <w:rPr>
          <w:strike/>
        </w:rPr>
      </w:pPr>
    </w:p>
    <w:p w:rsidR="002F40DA" w:rsidRPr="008C52D5" w:rsidRDefault="005D0C50" w:rsidP="002F40DA">
      <w:pPr>
        <w:rPr>
          <w:strike/>
        </w:rPr>
      </w:pPr>
      <w:r w:rsidRPr="008C52D5">
        <w:rPr>
          <w:strike/>
        </w:rPr>
        <w:t>If a site prefers to separate the folders for the various computers, a straightforward way to achieve this separation is to create subfolders in C;\Documents and Settings\All Users\Start Menu\Programs\VistA Imaging Programs\DICOM\Instruments where each reflects one of the gateways; e.g., \DICOM\Icons\Instruments\DIG1 through \DICOM\Icons\ Instruments\DIG4 if there are four image gateways</w:t>
      </w:r>
      <w:r w:rsidR="007C78ED" w:rsidRPr="008C52D5">
        <w:rPr>
          <w:strike/>
        </w:rPr>
        <w:t xml:space="preserve">. </w:t>
      </w:r>
      <w:r w:rsidRPr="008C52D5">
        <w:rPr>
          <w:strike/>
        </w:rPr>
        <w:t>The icons for the various instruments can then be moved easily into the directories for the assigned gateways.</w:t>
      </w:r>
    </w:p>
    <w:p w:rsidR="005D0C50" w:rsidRPr="008C52D5" w:rsidRDefault="005D0C50" w:rsidP="002F40DA">
      <w:pPr>
        <w:rPr>
          <w:strike/>
        </w:rPr>
      </w:pPr>
    </w:p>
    <w:p w:rsidR="002F40DA" w:rsidRPr="008C52D5" w:rsidRDefault="002F40DA" w:rsidP="002F40DA">
      <w:pPr>
        <w:rPr>
          <w:strike/>
        </w:rPr>
      </w:pPr>
      <w:r w:rsidRPr="008C52D5">
        <w:rPr>
          <w:strike/>
        </w:rPr>
        <w:t>The icons for the various instruments are initially all the same</w:t>
      </w:r>
      <w:r w:rsidR="007C78ED" w:rsidRPr="008C52D5">
        <w:rPr>
          <w:strike/>
        </w:rPr>
        <w:t xml:space="preserve">. </w:t>
      </w:r>
      <w:r w:rsidRPr="008C52D5">
        <w:rPr>
          <w:strike/>
        </w:rPr>
        <w:t xml:space="preserve">The folders </w:t>
      </w:r>
      <w:r w:rsidR="005D0C50" w:rsidRPr="008C52D5">
        <w:rPr>
          <w:b/>
          <w:strike/>
        </w:rPr>
        <w:t>\DICOM\</w:t>
      </w:r>
      <w:r w:rsidRPr="008C52D5">
        <w:rPr>
          <w:b/>
          <w:strike/>
        </w:rPr>
        <w:t>Icons (Letters)</w:t>
      </w:r>
      <w:r w:rsidRPr="008C52D5">
        <w:rPr>
          <w:strike/>
        </w:rPr>
        <w:t xml:space="preserve"> and </w:t>
      </w:r>
      <w:r w:rsidR="005D0C50" w:rsidRPr="008C52D5">
        <w:rPr>
          <w:b/>
          <w:strike/>
        </w:rPr>
        <w:t>\DICOM</w:t>
      </w:r>
      <w:r w:rsidRPr="008C52D5">
        <w:rPr>
          <w:b/>
          <w:strike/>
        </w:rPr>
        <w:t>\Icons (VA Logo)</w:t>
      </w:r>
      <w:r w:rsidRPr="008C52D5">
        <w:rPr>
          <w:strike/>
        </w:rPr>
        <w:t xml:space="preserve"> contain additional icons that may be used to designate the various instruments in a more specific manner.</w:t>
      </w:r>
    </w:p>
    <w:p w:rsidR="002F40DA" w:rsidRPr="008C52D5" w:rsidRDefault="002F40DA" w:rsidP="002F40DA">
      <w:pPr>
        <w:rPr>
          <w:strike/>
        </w:rPr>
      </w:pPr>
    </w:p>
    <w:p w:rsidR="002F40DA" w:rsidRPr="008C52D5" w:rsidRDefault="00FE2D3B" w:rsidP="002F40DA">
      <w:pPr>
        <w:ind w:firstLine="567"/>
        <w:rPr>
          <w:strike/>
        </w:rPr>
      </w:pPr>
      <w:r>
        <w:rPr>
          <w:strike/>
          <w:noProof/>
        </w:rPr>
        <w:pict>
          <v:shape id="Picture 70" o:spid="_x0000_i1085" type="#_x0000_t75" alt="CT logos" style="width:169.2pt;height:88.8pt;visibility:visible">
            <v:imagedata r:id="rId112" o:title="CT logos"/>
          </v:shape>
        </w:pict>
      </w:r>
    </w:p>
    <w:p w:rsidR="002F40DA" w:rsidRDefault="002F40DA" w:rsidP="002F40DA">
      <w:pPr>
        <w:pStyle w:val="Heading2"/>
      </w:pPr>
      <w:bookmarkStart w:id="1479" w:name="_Toc89057552"/>
      <w:bookmarkStart w:id="1480" w:name="_Toc356301042"/>
      <w:r>
        <w:t>Recommended Icons</w:t>
      </w:r>
      <w:bookmarkEnd w:id="1479"/>
      <w:bookmarkEnd w:id="1480"/>
    </w:p>
    <w:p w:rsidR="002F40DA" w:rsidRDefault="002F40DA" w:rsidP="002F40DA">
      <w:pPr>
        <w:keepLines/>
      </w:pPr>
      <w:r>
        <w:t>The installation process creates a number of icons for the benefit of the end-user</w:t>
      </w:r>
      <w:r w:rsidR="007C78ED">
        <w:t xml:space="preserve">. </w:t>
      </w:r>
      <w:r>
        <w:t>A typical site will use only a subset of these icons</w:t>
      </w:r>
      <w:r w:rsidR="007C78ED">
        <w:t xml:space="preserve">. </w:t>
      </w:r>
      <w:r>
        <w:t>It is recommended that a site customize the windows that are described above</w:t>
      </w:r>
      <w:r w:rsidR="007C78ED">
        <w:t xml:space="preserve">. </w:t>
      </w:r>
      <w:r>
        <w:t>Usage of the various icons will depend on the tasks that are run from the system</w:t>
      </w:r>
      <w:r w:rsidR="007C78ED">
        <w:t xml:space="preserve">. </w:t>
      </w:r>
      <w:r>
        <w:t>The table below shows which gateway tasks relate to which icons.</w:t>
      </w:r>
    </w:p>
    <w:p w:rsidR="002F40DA" w:rsidRDefault="002F40DA" w:rsidP="002F40DA"/>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985"/>
        <w:gridCol w:w="1080"/>
        <w:gridCol w:w="1080"/>
        <w:gridCol w:w="1080"/>
        <w:gridCol w:w="1170"/>
        <w:gridCol w:w="1350"/>
      </w:tblGrid>
      <w:tr w:rsidR="002F40DA">
        <w:trPr>
          <w:cantSplit/>
          <w:tblHeader/>
        </w:trPr>
        <w:tc>
          <w:tcPr>
            <w:tcW w:w="2093" w:type="dxa"/>
            <w:shd w:val="clear" w:color="auto" w:fill="C0C0C0"/>
            <w:vAlign w:val="bottom"/>
          </w:tcPr>
          <w:p w:rsidR="002F40DA" w:rsidRDefault="002F40DA" w:rsidP="00011B09">
            <w:pPr>
              <w:spacing w:before="120" w:after="120"/>
              <w:jc w:val="center"/>
              <w:rPr>
                <w:b/>
              </w:rPr>
            </w:pPr>
            <w:r>
              <w:rPr>
                <w:b/>
              </w:rPr>
              <w:t>Icon</w:t>
            </w:r>
          </w:p>
        </w:tc>
        <w:tc>
          <w:tcPr>
            <w:tcW w:w="985" w:type="dxa"/>
            <w:shd w:val="clear" w:color="auto" w:fill="C0C0C0"/>
            <w:vAlign w:val="center"/>
          </w:tcPr>
          <w:p w:rsidR="002F40DA" w:rsidRDefault="002F40DA" w:rsidP="00011B09">
            <w:pPr>
              <w:spacing w:before="120" w:after="120"/>
              <w:jc w:val="center"/>
              <w:rPr>
                <w:b/>
                <w:sz w:val="16"/>
                <w:szCs w:val="16"/>
              </w:rPr>
            </w:pPr>
            <w:r>
              <w:rPr>
                <w:b/>
                <w:sz w:val="16"/>
                <w:szCs w:val="16"/>
              </w:rPr>
              <w:t>Text G/W</w:t>
            </w:r>
          </w:p>
        </w:tc>
        <w:tc>
          <w:tcPr>
            <w:tcW w:w="1080" w:type="dxa"/>
            <w:shd w:val="clear" w:color="auto" w:fill="C0C0C0"/>
            <w:vAlign w:val="center"/>
          </w:tcPr>
          <w:p w:rsidR="002F40DA" w:rsidRDefault="002F40DA" w:rsidP="00011B09">
            <w:pPr>
              <w:spacing w:before="120" w:after="120"/>
              <w:jc w:val="center"/>
              <w:rPr>
                <w:b/>
                <w:sz w:val="16"/>
                <w:szCs w:val="16"/>
              </w:rPr>
            </w:pPr>
            <w:r>
              <w:rPr>
                <w:b/>
                <w:sz w:val="16"/>
                <w:szCs w:val="16"/>
              </w:rPr>
              <w:t>Text G/W with PACS</w:t>
            </w:r>
          </w:p>
        </w:tc>
        <w:tc>
          <w:tcPr>
            <w:tcW w:w="1080" w:type="dxa"/>
            <w:shd w:val="clear" w:color="auto" w:fill="C0C0C0"/>
            <w:vAlign w:val="center"/>
          </w:tcPr>
          <w:p w:rsidR="002F40DA" w:rsidRDefault="002F40DA" w:rsidP="00011B09">
            <w:pPr>
              <w:spacing w:before="120" w:after="120"/>
              <w:jc w:val="center"/>
              <w:rPr>
                <w:b/>
                <w:sz w:val="16"/>
                <w:szCs w:val="16"/>
              </w:rPr>
            </w:pPr>
            <w:r>
              <w:rPr>
                <w:b/>
                <w:sz w:val="16"/>
                <w:szCs w:val="16"/>
              </w:rPr>
              <w:t>Image G/W</w:t>
            </w:r>
          </w:p>
        </w:tc>
        <w:tc>
          <w:tcPr>
            <w:tcW w:w="1080" w:type="dxa"/>
            <w:shd w:val="clear" w:color="auto" w:fill="C0C0C0"/>
            <w:vAlign w:val="center"/>
          </w:tcPr>
          <w:p w:rsidR="002F40DA" w:rsidRDefault="002F40DA" w:rsidP="00011B09">
            <w:pPr>
              <w:spacing w:before="120" w:after="120"/>
              <w:jc w:val="center"/>
              <w:rPr>
                <w:b/>
                <w:sz w:val="16"/>
                <w:szCs w:val="16"/>
              </w:rPr>
            </w:pPr>
            <w:r>
              <w:rPr>
                <w:b/>
                <w:sz w:val="16"/>
                <w:szCs w:val="16"/>
              </w:rPr>
              <w:t>Image G/W with PACS</w:t>
            </w:r>
          </w:p>
        </w:tc>
        <w:tc>
          <w:tcPr>
            <w:tcW w:w="1170" w:type="dxa"/>
            <w:shd w:val="clear" w:color="auto" w:fill="C0C0C0"/>
            <w:vAlign w:val="center"/>
          </w:tcPr>
          <w:p w:rsidR="002F40DA" w:rsidRDefault="002F40DA" w:rsidP="00011B09">
            <w:pPr>
              <w:spacing w:before="120" w:after="120"/>
              <w:jc w:val="center"/>
              <w:rPr>
                <w:b/>
                <w:sz w:val="16"/>
                <w:szCs w:val="16"/>
              </w:rPr>
            </w:pPr>
            <w:r>
              <w:rPr>
                <w:b/>
                <w:sz w:val="16"/>
                <w:szCs w:val="16"/>
              </w:rPr>
              <w:t>Combined Text and Image G/W</w:t>
            </w:r>
          </w:p>
        </w:tc>
        <w:tc>
          <w:tcPr>
            <w:tcW w:w="1350" w:type="dxa"/>
            <w:shd w:val="clear" w:color="auto" w:fill="C0C0C0"/>
            <w:vAlign w:val="center"/>
          </w:tcPr>
          <w:p w:rsidR="002F40DA" w:rsidRDefault="002F40DA" w:rsidP="00011B09">
            <w:pPr>
              <w:spacing w:before="120" w:after="120"/>
              <w:jc w:val="center"/>
              <w:rPr>
                <w:b/>
                <w:sz w:val="16"/>
                <w:szCs w:val="16"/>
              </w:rPr>
            </w:pPr>
            <w:r>
              <w:rPr>
                <w:b/>
                <w:sz w:val="16"/>
                <w:szCs w:val="16"/>
              </w:rPr>
              <w:t>Combined Text and Image G/W with PACS</w:t>
            </w:r>
          </w:p>
        </w:tc>
      </w:tr>
      <w:tr w:rsidR="002F40DA">
        <w:tc>
          <w:tcPr>
            <w:tcW w:w="2093" w:type="dxa"/>
          </w:tcPr>
          <w:p w:rsidR="002F40DA" w:rsidRDefault="002F40DA" w:rsidP="00011B09">
            <w:pPr>
              <w:spacing w:before="120" w:after="120"/>
            </w:pPr>
            <w:r>
              <w:t>Command Prompt</w:t>
            </w:r>
          </w:p>
        </w:tc>
        <w:tc>
          <w:tcPr>
            <w:tcW w:w="985"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170" w:type="dxa"/>
            <w:vAlign w:val="center"/>
          </w:tcPr>
          <w:p w:rsidR="002F40DA" w:rsidRDefault="002F40DA" w:rsidP="00011B09">
            <w:pPr>
              <w:spacing w:before="120" w:after="120"/>
              <w:jc w:val="center"/>
            </w:pPr>
            <w:r>
              <w:t>X</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t>Text Gateway</w:t>
            </w:r>
          </w:p>
        </w:tc>
        <w:tc>
          <w:tcPr>
            <w:tcW w:w="985"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170" w:type="dxa"/>
            <w:vAlign w:val="center"/>
          </w:tcPr>
          <w:p w:rsidR="002F40DA" w:rsidRDefault="002F40DA" w:rsidP="00011B09">
            <w:pPr>
              <w:spacing w:before="120" w:after="120"/>
              <w:jc w:val="center"/>
            </w:pPr>
            <w:r>
              <w:t>X</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t>PACS Interface</w:t>
            </w:r>
          </w:p>
        </w:tc>
        <w:tc>
          <w:tcPr>
            <w:tcW w:w="985"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170" w:type="dxa"/>
            <w:vAlign w:val="center"/>
          </w:tcPr>
          <w:p w:rsidR="002F40DA" w:rsidRDefault="002F40DA" w:rsidP="00011B09">
            <w:pPr>
              <w:spacing w:before="120" w:after="120"/>
              <w:jc w:val="center"/>
            </w:pPr>
            <w:r>
              <w:t>X</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t>PACS Communication Status</w:t>
            </w:r>
          </w:p>
        </w:tc>
        <w:tc>
          <w:tcPr>
            <w:tcW w:w="985"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170" w:type="dxa"/>
            <w:vAlign w:val="center"/>
          </w:tcPr>
          <w:p w:rsidR="002F40DA" w:rsidRDefault="002F40DA" w:rsidP="00011B09">
            <w:pPr>
              <w:spacing w:before="120" w:after="120"/>
              <w:jc w:val="center"/>
            </w:pPr>
            <w:r>
              <w:t>--</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t>Modality Worklist Status</w:t>
            </w:r>
          </w:p>
        </w:tc>
        <w:tc>
          <w:tcPr>
            <w:tcW w:w="985"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170" w:type="dxa"/>
            <w:vAlign w:val="center"/>
          </w:tcPr>
          <w:p w:rsidR="002F40DA" w:rsidRDefault="002F40DA" w:rsidP="00011B09">
            <w:pPr>
              <w:spacing w:before="120" w:after="120"/>
              <w:jc w:val="center"/>
            </w:pPr>
            <w:r>
              <w:t>X</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lastRenderedPageBreak/>
              <w:t>Examination Complete</w:t>
            </w:r>
          </w:p>
        </w:tc>
        <w:tc>
          <w:tcPr>
            <w:tcW w:w="985"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X</w:t>
            </w:r>
          </w:p>
        </w:tc>
        <w:tc>
          <w:tcPr>
            <w:tcW w:w="1170" w:type="dxa"/>
            <w:vAlign w:val="center"/>
          </w:tcPr>
          <w:p w:rsidR="002F40DA" w:rsidRDefault="002F40DA" w:rsidP="00011B09">
            <w:pPr>
              <w:spacing w:before="120" w:after="120"/>
              <w:jc w:val="center"/>
            </w:pPr>
            <w:r>
              <w:t>--</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t>Request Images</w:t>
            </w:r>
          </w:p>
        </w:tc>
        <w:tc>
          <w:tcPr>
            <w:tcW w:w="985"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X</w:t>
            </w:r>
          </w:p>
        </w:tc>
        <w:tc>
          <w:tcPr>
            <w:tcW w:w="1170" w:type="dxa"/>
            <w:vAlign w:val="center"/>
          </w:tcPr>
          <w:p w:rsidR="002F40DA" w:rsidRDefault="002F40DA" w:rsidP="00011B09">
            <w:pPr>
              <w:spacing w:before="120" w:after="120"/>
              <w:jc w:val="center"/>
            </w:pPr>
            <w:r>
              <w:t>--</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t>Process DICOM Images</w:t>
            </w:r>
          </w:p>
        </w:tc>
        <w:tc>
          <w:tcPr>
            <w:tcW w:w="985"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170" w:type="dxa"/>
            <w:vAlign w:val="center"/>
          </w:tcPr>
          <w:p w:rsidR="002F40DA" w:rsidRDefault="002F40DA" w:rsidP="00011B09">
            <w:pPr>
              <w:spacing w:before="120" w:after="120"/>
              <w:jc w:val="center"/>
            </w:pPr>
            <w:r>
              <w:t>X</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t>Image Status</w:t>
            </w:r>
          </w:p>
        </w:tc>
        <w:tc>
          <w:tcPr>
            <w:tcW w:w="985"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170" w:type="dxa"/>
            <w:vAlign w:val="center"/>
          </w:tcPr>
          <w:p w:rsidR="002F40DA" w:rsidRDefault="002F40DA" w:rsidP="00011B09">
            <w:pPr>
              <w:spacing w:before="120" w:after="120"/>
              <w:jc w:val="center"/>
            </w:pPr>
            <w:r>
              <w:t>X</w:t>
            </w:r>
          </w:p>
        </w:tc>
        <w:tc>
          <w:tcPr>
            <w:tcW w:w="1350" w:type="dxa"/>
            <w:vAlign w:val="center"/>
          </w:tcPr>
          <w:p w:rsidR="002F40DA" w:rsidRDefault="002F40DA" w:rsidP="00011B09">
            <w:pPr>
              <w:spacing w:before="120" w:after="120"/>
              <w:jc w:val="center"/>
            </w:pPr>
            <w:r>
              <w:t>X</w:t>
            </w:r>
          </w:p>
        </w:tc>
      </w:tr>
      <w:tr w:rsidR="002F40DA">
        <w:tc>
          <w:tcPr>
            <w:tcW w:w="2093" w:type="dxa"/>
          </w:tcPr>
          <w:p w:rsidR="002F40DA" w:rsidRDefault="002F40DA" w:rsidP="00011B09">
            <w:pPr>
              <w:spacing w:before="120" w:after="120"/>
            </w:pPr>
            <w:r>
              <w:t>DICOM Viewer</w:t>
            </w:r>
          </w:p>
        </w:tc>
        <w:tc>
          <w:tcPr>
            <w:tcW w:w="985"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w:t>
            </w:r>
          </w:p>
        </w:tc>
        <w:tc>
          <w:tcPr>
            <w:tcW w:w="1080" w:type="dxa"/>
            <w:vAlign w:val="center"/>
          </w:tcPr>
          <w:p w:rsidR="002F40DA" w:rsidRDefault="002F40DA" w:rsidP="00011B09">
            <w:pPr>
              <w:spacing w:before="120" w:after="120"/>
              <w:jc w:val="center"/>
            </w:pPr>
            <w:r>
              <w:t>X</w:t>
            </w:r>
          </w:p>
        </w:tc>
        <w:tc>
          <w:tcPr>
            <w:tcW w:w="1080" w:type="dxa"/>
            <w:vAlign w:val="center"/>
          </w:tcPr>
          <w:p w:rsidR="002F40DA" w:rsidRDefault="002F40DA" w:rsidP="00011B09">
            <w:pPr>
              <w:spacing w:before="120" w:after="120"/>
              <w:jc w:val="center"/>
            </w:pPr>
            <w:r>
              <w:t>X</w:t>
            </w:r>
          </w:p>
        </w:tc>
        <w:tc>
          <w:tcPr>
            <w:tcW w:w="1170" w:type="dxa"/>
            <w:vAlign w:val="center"/>
          </w:tcPr>
          <w:p w:rsidR="002F40DA" w:rsidRDefault="002F40DA" w:rsidP="00011B09">
            <w:pPr>
              <w:spacing w:before="120" w:after="120"/>
              <w:jc w:val="center"/>
            </w:pPr>
            <w:r>
              <w:t>X</w:t>
            </w:r>
          </w:p>
        </w:tc>
        <w:tc>
          <w:tcPr>
            <w:tcW w:w="1350" w:type="dxa"/>
            <w:vAlign w:val="center"/>
          </w:tcPr>
          <w:p w:rsidR="002F40DA" w:rsidRDefault="002F40DA" w:rsidP="00011B09">
            <w:pPr>
              <w:spacing w:before="120" w:after="120"/>
              <w:jc w:val="center"/>
            </w:pPr>
            <w:r>
              <w:t>X</w:t>
            </w:r>
          </w:p>
        </w:tc>
      </w:tr>
    </w:tbl>
    <w:p w:rsidR="002F40DA" w:rsidRDefault="002F40DA" w:rsidP="002F40DA"/>
    <w:p w:rsidR="007C2BF4" w:rsidRDefault="007C2BF4" w:rsidP="002F40DA"/>
    <w:p w:rsidR="001577E2" w:rsidRDefault="001577E2" w:rsidP="002F40DA">
      <w:pPr>
        <w:pStyle w:val="Heading1"/>
        <w:sectPr w:rsidR="001577E2" w:rsidSect="006D55A9">
          <w:headerReference w:type="even" r:id="rId113"/>
          <w:headerReference w:type="default" r:id="rId114"/>
          <w:type w:val="oddPage"/>
          <w:pgSz w:w="12240" w:h="15840" w:code="1"/>
          <w:pgMar w:top="1440" w:right="1440" w:bottom="1440" w:left="1440" w:header="720" w:footer="720" w:gutter="0"/>
          <w:paperSrc w:first="21321" w:other="21321"/>
          <w:cols w:space="720"/>
          <w:titlePg/>
        </w:sectPr>
      </w:pPr>
      <w:bookmarkStart w:id="1481" w:name="_Ref457633560"/>
      <w:bookmarkStart w:id="1482" w:name="_Toc89057553"/>
    </w:p>
    <w:p w:rsidR="002F40DA" w:rsidRDefault="002F40DA" w:rsidP="002F40DA">
      <w:pPr>
        <w:pStyle w:val="Heading1"/>
      </w:pPr>
      <w:bookmarkStart w:id="1483" w:name="_Toc356301043"/>
      <w:r>
        <w:lastRenderedPageBreak/>
        <w:t>KIDS Package to Install in the VistA System</w:t>
      </w:r>
      <w:bookmarkEnd w:id="1481"/>
      <w:bookmarkEnd w:id="1482"/>
      <w:bookmarkEnd w:id="1483"/>
    </w:p>
    <w:p w:rsidR="002F40DA" w:rsidRDefault="002F40DA" w:rsidP="002F40DA">
      <w:r>
        <w:t xml:space="preserve">This chapter describes the installation of the “KIDS” package that is to be installed into a </w:t>
      </w:r>
      <w:smartTag w:uri="urn:schemas-microsoft-com:office:smarttags" w:element="place">
        <w:r>
          <w:t>VistA</w:t>
        </w:r>
      </w:smartTag>
      <w:r>
        <w:t xml:space="preserve"> system to support the VistA Imaging DICOM Gateway that will be running on satellite PCs</w:t>
      </w:r>
      <w:r w:rsidR="007C78ED">
        <w:t xml:space="preserve">. </w:t>
      </w:r>
      <w:r>
        <w:t>The complete KIDS installation is detailed in the VistA Imaging Installation Guide</w:t>
      </w:r>
      <w:r w:rsidR="007C78ED">
        <w:t xml:space="preserve">. </w:t>
      </w:r>
      <w:r>
        <w:t>Specific details pertinent to the DICOM Gateway are covered here.</w:t>
      </w:r>
    </w:p>
    <w:p w:rsidR="002F40DA" w:rsidRDefault="002F40DA" w:rsidP="002F40DA"/>
    <w:p w:rsidR="002F40DA" w:rsidRDefault="002F40DA" w:rsidP="002F40DA">
      <w:r>
        <w:t>The name of the KIDS package will be in the VistA Imaging namespace (“MAG”)</w:t>
      </w:r>
      <w:r w:rsidR="007C78ED">
        <w:t xml:space="preserve">. </w:t>
      </w:r>
      <w:r>
        <w:t>Review the VistA Imaging Installation Guide for an example of the KIDS installation.</w:t>
      </w:r>
    </w:p>
    <w:p w:rsidR="002F40DA" w:rsidRDefault="002F40DA" w:rsidP="002F40DA"/>
    <w:p w:rsidR="002F40DA" w:rsidRDefault="002F40DA" w:rsidP="002F40DA">
      <w:r>
        <w:t>Installation of the KIDS package “VistA Imaging” is required to establish the files needed for DICOM image acquisition and for DICOM text Gateway</w:t>
      </w:r>
      <w:r w:rsidR="007C78ED">
        <w:t xml:space="preserve">. </w:t>
      </w:r>
      <w:r>
        <w:t>It establishes the global variable (</w:t>
      </w:r>
      <w:r>
        <w:rPr>
          <w:rFonts w:ascii="Courier New" w:hAnsi="Courier New"/>
        </w:rPr>
        <w:t>^MAGDHL7</w:t>
      </w:r>
      <w:r>
        <w:t xml:space="preserve">) used for providing information to an outside PACS vendor and for providing a modality </w:t>
      </w:r>
      <w:proofErr w:type="spellStart"/>
      <w:r>
        <w:t>worklist</w:t>
      </w:r>
      <w:proofErr w:type="spellEnd"/>
      <w:r>
        <w:t xml:space="preserve"> to a radiology instrument. Data dictionaries and menu options are also created to assist in manual correction of images that failed to be processed during the initial image download for the Radiology and Medicine modalities</w:t>
      </w:r>
      <w:r w:rsidR="007C78ED">
        <w:t xml:space="preserve">. </w:t>
      </w:r>
    </w:p>
    <w:p w:rsidR="002F40DA" w:rsidRDefault="002F40DA" w:rsidP="002F40DA"/>
    <w:p w:rsidR="002F40DA" w:rsidRDefault="002F40DA" w:rsidP="002F40DA">
      <w:r>
        <w:t xml:space="preserve">The following sections describe those parts of the KIDS installation on the </w:t>
      </w:r>
      <w:smartTag w:uri="urn:schemas-microsoft-com:office:smarttags" w:element="place">
        <w:r>
          <w:rPr>
            <w:bCs/>
          </w:rPr>
          <w:t>VistA</w:t>
        </w:r>
      </w:smartTag>
      <w:r>
        <w:t xml:space="preserve"> system that pertain to the operation of the DICOM Gateway.</w:t>
      </w:r>
    </w:p>
    <w:p w:rsidR="002F40DA" w:rsidRDefault="002F40DA" w:rsidP="002F40DA">
      <w:pPr>
        <w:pStyle w:val="Heading2"/>
      </w:pPr>
      <w:bookmarkStart w:id="1484" w:name="_Toc89057554"/>
      <w:bookmarkStart w:id="1485" w:name="_Toc356301044"/>
      <w:smartTag w:uri="urn:schemas-microsoft-com:office:smarttags" w:element="place">
        <w:r>
          <w:t>VistA</w:t>
        </w:r>
      </w:smartTag>
      <w:r>
        <w:t xml:space="preserve"> -PACS Radiology Interface Setup Instructions</w:t>
      </w:r>
      <w:bookmarkEnd w:id="1484"/>
      <w:bookmarkEnd w:id="1485"/>
    </w:p>
    <w:p w:rsidR="002F40DA" w:rsidRDefault="002F40DA" w:rsidP="002F40DA">
      <w:r>
        <w:t xml:space="preserve">The following steps are required to establish the global variable (^MAGDHL7) used for providing radiology order information to an outside PACS vendor and for providing a modality </w:t>
      </w:r>
      <w:proofErr w:type="spellStart"/>
      <w:r>
        <w:t>worklist</w:t>
      </w:r>
      <w:proofErr w:type="spellEnd"/>
      <w:r>
        <w:t xml:space="preserve"> to radiology devices</w:t>
      </w:r>
      <w:r w:rsidR="007C78ED">
        <w:t xml:space="preserve">. </w:t>
      </w:r>
      <w:r>
        <w:t xml:space="preserve">These steps are performed on the </w:t>
      </w:r>
      <w:smartTag w:uri="urn:schemas-microsoft-com:office:smarttags" w:element="place">
        <w:r>
          <w:t>VistA</w:t>
        </w:r>
      </w:smartTag>
      <w:r>
        <w:t xml:space="preserve"> system using </w:t>
      </w:r>
      <w:proofErr w:type="spellStart"/>
      <w:r>
        <w:t>Fileman</w:t>
      </w:r>
      <w:proofErr w:type="spellEnd"/>
      <w:r>
        <w:t xml:space="preserve"> utility</w:t>
      </w:r>
      <w:r w:rsidR="007C78ED">
        <w:t xml:space="preserve">. </w:t>
      </w:r>
      <w:r>
        <w:t>Apply one step at a time to allow testing changes and tracking errors before applying all changes</w:t>
      </w:r>
      <w:r w:rsidR="007C78ED">
        <w:t xml:space="preserve">. </w:t>
      </w:r>
      <w:r>
        <w:t>It is imperative that you follow the instructions precisely -- especially if you are not installing in a test account.</w:t>
      </w:r>
    </w:p>
    <w:p w:rsidR="002F40DA" w:rsidRDefault="002F40DA" w:rsidP="004631D4">
      <w:pPr>
        <w:pStyle w:val="Heading3"/>
      </w:pPr>
      <w:bookmarkStart w:id="1486" w:name="_Toc89057555"/>
      <w:bookmarkStart w:id="1487" w:name="_Toc356301045"/>
      <w:r>
        <w:t>Step 1</w:t>
      </w:r>
      <w:bookmarkEnd w:id="1486"/>
      <w:bookmarkEnd w:id="1487"/>
    </w:p>
    <w:p w:rsidR="002F40DA" w:rsidRDefault="002F40DA" w:rsidP="002F40DA">
      <w:r>
        <w:t xml:space="preserve">Use </w:t>
      </w:r>
      <w:proofErr w:type="spellStart"/>
      <w:r>
        <w:t>Fileman</w:t>
      </w:r>
      <w:proofErr w:type="spellEnd"/>
      <w:r>
        <w:t xml:space="preserve"> Enter/Edit to edit file 771 (HL7 APPLICATION PARAMETER) and update the FACILITY NAME field for the following entries RA-CLIENT-IMG, RA-SERVER-IMG and MAGD-CLIENT</w:t>
      </w:r>
      <w:r w:rsidR="007C78ED">
        <w:t xml:space="preserve">. </w:t>
      </w:r>
      <w:r>
        <w:t xml:space="preserve">Also, ensure that the ACTIVE\INACTIVE field is set to active for entries </w:t>
      </w:r>
      <w:r w:rsidR="009C2003">
        <w:t>RA-SERVER-IMG, MAGD-CLIENT, MAG COMRCL PACS and MAG VISTA IMGNG</w:t>
      </w:r>
      <w:r>
        <w:t>.</w:t>
      </w:r>
    </w:p>
    <w:p w:rsidR="009D0874" w:rsidRDefault="009D0874" w:rsidP="002F40DA"/>
    <w:p w:rsidR="002F40DA" w:rsidRDefault="002F40DA" w:rsidP="004631D4">
      <w:pPr>
        <w:pStyle w:val="Heading3"/>
      </w:pPr>
      <w:bookmarkStart w:id="1488" w:name="_Toc89057556"/>
      <w:bookmarkStart w:id="1489" w:name="_Toc356301046"/>
      <w:r>
        <w:t>Step 2</w:t>
      </w:r>
      <w:bookmarkEnd w:id="1488"/>
      <w:bookmarkEnd w:id="1489"/>
    </w:p>
    <w:p w:rsidR="009C2003" w:rsidRDefault="009C2003" w:rsidP="009C2003">
      <w:r>
        <w:t xml:space="preserve">Follow the instructions in sections </w:t>
      </w:r>
      <w:r w:rsidR="00FE2D3B">
        <w:fldChar w:fldCharType="begin"/>
      </w:r>
      <w:r w:rsidR="00FE2D3B">
        <w:instrText xml:space="preserve"> REF _Ref302563982 \r \h  \* MERGEFORMAT </w:instrText>
      </w:r>
      <w:r w:rsidR="00FE2D3B">
        <w:fldChar w:fldCharType="separate"/>
      </w:r>
      <w:r w:rsidR="001403F7" w:rsidRPr="001403F7">
        <w:rPr>
          <w:i/>
        </w:rPr>
        <w:t>5.3</w:t>
      </w:r>
      <w:r w:rsidR="00FE2D3B">
        <w:fldChar w:fldCharType="end"/>
      </w:r>
      <w:r w:rsidR="00186B68" w:rsidRPr="00186B68">
        <w:rPr>
          <w:i/>
        </w:rPr>
        <w:t xml:space="preserve"> </w:t>
      </w:r>
      <w:r w:rsidR="00FE2D3B">
        <w:fldChar w:fldCharType="begin"/>
      </w:r>
      <w:r w:rsidR="00FE2D3B">
        <w:instrText xml:space="preserve"> REF _Ref302563982 \h  \* MERGEFORMAT </w:instrText>
      </w:r>
      <w:r w:rsidR="00FE2D3B">
        <w:fldChar w:fldCharType="separate"/>
      </w:r>
      <w:r w:rsidR="001403F7" w:rsidRPr="001403F7">
        <w:rPr>
          <w:i/>
        </w:rPr>
        <w:t>Change Subscribers</w:t>
      </w:r>
      <w:r w:rsidR="00FE2D3B">
        <w:fldChar w:fldCharType="end"/>
      </w:r>
      <w:r w:rsidRPr="00186B68">
        <w:t xml:space="preserve"> and </w:t>
      </w:r>
      <w:r w:rsidR="00FE2D3B">
        <w:fldChar w:fldCharType="begin"/>
      </w:r>
      <w:r w:rsidR="00FE2D3B">
        <w:instrText xml:space="preserve"> REF _Ref302564022 \r \h  \* MERGEFORMAT </w:instrText>
      </w:r>
      <w:r w:rsidR="00FE2D3B">
        <w:fldChar w:fldCharType="separate"/>
      </w:r>
      <w:r w:rsidR="001403F7">
        <w:t>5.4</w:t>
      </w:r>
      <w:r w:rsidR="00FE2D3B">
        <w:fldChar w:fldCharType="end"/>
      </w:r>
      <w:r w:rsidR="00186B68" w:rsidRPr="00186B68">
        <w:rPr>
          <w:i/>
        </w:rPr>
        <w:t xml:space="preserve"> </w:t>
      </w:r>
      <w:r w:rsidR="00FE2D3B">
        <w:fldChar w:fldCharType="begin"/>
      </w:r>
      <w:r w:rsidR="00FE2D3B">
        <w:instrText xml:space="preserve"> REF _Ref302564022 \h  \* MERGEFORMAT </w:instrText>
      </w:r>
      <w:r w:rsidR="00FE2D3B">
        <w:fldChar w:fldCharType="separate"/>
      </w:r>
      <w:r w:rsidR="001403F7" w:rsidRPr="001403F7">
        <w:rPr>
          <w:rFonts w:eastAsia="MS Mincho"/>
          <w:i/>
        </w:rPr>
        <w:t>Entering</w:t>
      </w:r>
      <w:r w:rsidR="001403F7" w:rsidRPr="001403F7">
        <w:rPr>
          <w:rStyle w:val="Heading3Char"/>
          <w:rFonts w:eastAsia="MS Mincho"/>
          <w:i/>
        </w:rPr>
        <w:t xml:space="preserve"> </w:t>
      </w:r>
      <w:r w:rsidR="001403F7" w:rsidRPr="001403F7">
        <w:rPr>
          <w:rFonts w:eastAsia="MS Mincho"/>
          <w:i/>
        </w:rPr>
        <w:t>Facility Names for Sending and Receiving Applications for PACS Messaging</w:t>
      </w:r>
      <w:r w:rsidR="00FE2D3B">
        <w:fldChar w:fldCharType="end"/>
      </w:r>
      <w:r w:rsidR="00186B68">
        <w:t xml:space="preserve"> </w:t>
      </w:r>
      <w:r>
        <w:t>to subscribe to the appropriate HL7 Radiology event drivers (either V2.1 or V2.4) and associate the appropriate facility name with Imaging’s PACS protocols.</w:t>
      </w:r>
    </w:p>
    <w:p w:rsidR="009C2003" w:rsidRDefault="009C2003" w:rsidP="002F40DA"/>
    <w:p w:rsidR="002F40DA" w:rsidRDefault="002F40DA" w:rsidP="004631D4">
      <w:pPr>
        <w:pStyle w:val="Heading3"/>
      </w:pPr>
      <w:bookmarkStart w:id="1490" w:name="_Toc89057557"/>
      <w:bookmarkStart w:id="1491" w:name="_Toc356301047"/>
      <w:r>
        <w:t>Step 3</w:t>
      </w:r>
      <w:bookmarkEnd w:id="1490"/>
      <w:bookmarkEnd w:id="1491"/>
    </w:p>
    <w:p w:rsidR="009D0874" w:rsidRDefault="009D0874" w:rsidP="009D0874">
      <w:r>
        <w:t>Activate the triggering of HL7 messages during Radiology exam registration by entering RA-SERVER-IMG into the SENDING APPLICATION field of the RA REG 2.4 protocol entry.</w:t>
      </w:r>
    </w:p>
    <w:p w:rsidR="009D0874" w:rsidRDefault="009D0874" w:rsidP="009D0874">
      <w:pPr>
        <w:tabs>
          <w:tab w:val="left" w:pos="-720"/>
        </w:tabs>
        <w:suppressAutoHyphens/>
      </w:pPr>
    </w:p>
    <w:p w:rsidR="009D0874" w:rsidRDefault="009D0874" w:rsidP="009D0874">
      <w:pPr>
        <w:pStyle w:val="BodyText"/>
      </w:pPr>
      <w:r>
        <w:t xml:space="preserve">Select OPTION: </w:t>
      </w:r>
      <w:r>
        <w:rPr>
          <w:b/>
        </w:rPr>
        <w:t>EN &lt;Enter&gt;</w:t>
      </w:r>
      <w:r>
        <w:t>TER OR EDIT FILE ENTRIES</w:t>
      </w:r>
    </w:p>
    <w:p w:rsidR="009D0874" w:rsidRDefault="009D0874" w:rsidP="009D0874">
      <w:pPr>
        <w:pStyle w:val="BodyText"/>
      </w:pPr>
      <w:r>
        <w:t xml:space="preserve">INPUT TO WHAT FILE: ACCESSION// </w:t>
      </w:r>
      <w:r>
        <w:rPr>
          <w:b/>
        </w:rPr>
        <w:t xml:space="preserve">101 &lt;Enter&gt; </w:t>
      </w:r>
      <w:r>
        <w:t xml:space="preserve"> PROTOCOL    (1710 entries)</w:t>
      </w:r>
    </w:p>
    <w:p w:rsidR="009D0874" w:rsidRDefault="009D0874" w:rsidP="009D0874">
      <w:pPr>
        <w:pStyle w:val="BodyText"/>
      </w:pPr>
      <w:r>
        <w:t xml:space="preserve">EDIT WHICH FIELD: ALL// </w:t>
      </w:r>
      <w:r>
        <w:rPr>
          <w:b/>
        </w:rPr>
        <w:t>SENDING APPLICATION &lt;Enter&gt;</w:t>
      </w:r>
    </w:p>
    <w:p w:rsidR="009D0874" w:rsidRDefault="009D0874" w:rsidP="009D0874">
      <w:pPr>
        <w:pStyle w:val="BodyText"/>
      </w:pPr>
      <w:r>
        <w:t>THEN EDIT FIELD:</w:t>
      </w:r>
    </w:p>
    <w:p w:rsidR="009D0874" w:rsidRDefault="009D0874" w:rsidP="009D0874">
      <w:pPr>
        <w:pStyle w:val="BodyText"/>
      </w:pPr>
    </w:p>
    <w:p w:rsidR="009D0874" w:rsidRDefault="009D0874" w:rsidP="009D0874">
      <w:pPr>
        <w:pStyle w:val="BodyText"/>
      </w:pPr>
      <w:r>
        <w:t xml:space="preserve">Select PROTOCOL NAME: </w:t>
      </w:r>
      <w:r>
        <w:rPr>
          <w:b/>
        </w:rPr>
        <w:t>RA REG 2.4 &lt;Enter&gt;</w:t>
      </w:r>
      <w:r>
        <w:t xml:space="preserve">       Rad/</w:t>
      </w:r>
      <w:proofErr w:type="spellStart"/>
      <w:r>
        <w:t>Nuc</w:t>
      </w:r>
      <w:proofErr w:type="spellEnd"/>
      <w:r>
        <w:t xml:space="preserve"> Med exam registered</w:t>
      </w:r>
    </w:p>
    <w:p w:rsidR="009D0874" w:rsidRDefault="009D0874" w:rsidP="009D0874">
      <w:pPr>
        <w:pStyle w:val="BodyText"/>
      </w:pPr>
      <w:r>
        <w:t xml:space="preserve">SENDING APPLICATION: </w:t>
      </w:r>
      <w:r>
        <w:rPr>
          <w:b/>
        </w:rPr>
        <w:t>RA-SERVER-IMG &lt;Enter&gt;</w:t>
      </w:r>
    </w:p>
    <w:p w:rsidR="009D0874" w:rsidRDefault="009D0874" w:rsidP="009D0874"/>
    <w:p w:rsidR="002F40DA" w:rsidRDefault="009D0874" w:rsidP="002F40DA">
      <w:r>
        <w:t xml:space="preserve">Once this step is complete, entries should start populating file 772 and file 2006.5 (global variable </w:t>
      </w:r>
      <w:r>
        <w:rPr>
          <w:rFonts w:ascii="Courier New" w:hAnsi="Courier New"/>
        </w:rPr>
        <w:t>^MAGDHL7</w:t>
      </w:r>
      <w:r>
        <w:t>).  You can test by using the Radiology options to register an exam.  For each exam case registered, an entry will be set in file 2006.5.</w:t>
      </w:r>
      <w:r w:rsidR="002F40DA">
        <w:t xml:space="preserve"> </w:t>
      </w:r>
    </w:p>
    <w:p w:rsidR="002F40DA" w:rsidRDefault="002F40DA" w:rsidP="004631D4">
      <w:pPr>
        <w:pStyle w:val="Heading3"/>
      </w:pPr>
      <w:bookmarkStart w:id="1492" w:name="_Toc89057558"/>
      <w:bookmarkStart w:id="1493" w:name="_Toc356301048"/>
      <w:r>
        <w:t>Step 4</w:t>
      </w:r>
      <w:bookmarkEnd w:id="1492"/>
      <w:bookmarkEnd w:id="1493"/>
    </w:p>
    <w:p w:rsidR="00CD03F3" w:rsidRDefault="00CD03F3" w:rsidP="00CD03F3">
      <w:r>
        <w:t xml:space="preserve">Select the </w:t>
      </w:r>
      <w:r>
        <w:rPr>
          <w:b/>
        </w:rPr>
        <w:t>EXAMINATION STATUS</w:t>
      </w:r>
      <w:r>
        <w:t xml:space="preserve"> for each Imaging type that should trigger the “examined” HL7 message.  The HL7 will only be triggered once for an exam – when the exam has been upgraded to the status with the </w:t>
      </w:r>
      <w:r>
        <w:rPr>
          <w:b/>
        </w:rPr>
        <w:t>GENERATE EXAMINED HL7 MESSAGE</w:t>
      </w:r>
      <w:r>
        <w:t xml:space="preserve"> field set to </w:t>
      </w:r>
      <w:r>
        <w:rPr>
          <w:b/>
        </w:rPr>
        <w:t>Yes</w:t>
      </w:r>
      <w:r>
        <w:t>. (Examination Status file #72).</w:t>
      </w:r>
    </w:p>
    <w:p w:rsidR="00CD03F3" w:rsidRPr="00103141" w:rsidRDefault="00CD03F3" w:rsidP="00CD03F3">
      <w:pPr>
        <w:rPr>
          <w:b/>
        </w:rPr>
      </w:pPr>
      <w:r w:rsidRPr="00103141">
        <w:rPr>
          <w:b/>
        </w:rPr>
        <w:t>Example:</w:t>
      </w:r>
    </w:p>
    <w:p w:rsidR="00CD03F3" w:rsidRDefault="00CD03F3" w:rsidP="00CD03F3">
      <w:pPr>
        <w:pStyle w:val="BodyText"/>
        <w:spacing w:before="120"/>
        <w:rPr>
          <w:b/>
        </w:rPr>
      </w:pPr>
      <w:r>
        <w:t>&gt;</w:t>
      </w:r>
      <w:r>
        <w:rPr>
          <w:b/>
        </w:rPr>
        <w:t>D P^DII &lt;Enter&gt;</w:t>
      </w:r>
    </w:p>
    <w:p w:rsidR="00CD03F3" w:rsidRDefault="00CD03F3" w:rsidP="00CD03F3">
      <w:pPr>
        <w:pStyle w:val="BodyText"/>
        <w:rPr>
          <w:sz w:val="24"/>
        </w:rPr>
      </w:pPr>
    </w:p>
    <w:p w:rsidR="00CD03F3" w:rsidRDefault="00CD03F3" w:rsidP="00CD03F3">
      <w:pPr>
        <w:pStyle w:val="BodyText"/>
      </w:pPr>
      <w:r>
        <w:t xml:space="preserve">VA </w:t>
      </w:r>
      <w:proofErr w:type="spellStart"/>
      <w:r>
        <w:t>FileMan</w:t>
      </w:r>
      <w:proofErr w:type="spellEnd"/>
      <w:r>
        <w:t xml:space="preserve"> 22.0</w:t>
      </w:r>
    </w:p>
    <w:p w:rsidR="00CD03F3" w:rsidRDefault="00CD03F3" w:rsidP="00CD03F3">
      <w:pPr>
        <w:pStyle w:val="BodyText"/>
      </w:pPr>
    </w:p>
    <w:p w:rsidR="00CD03F3" w:rsidRDefault="00CD03F3" w:rsidP="00CD03F3">
      <w:pPr>
        <w:pStyle w:val="BodyText"/>
      </w:pPr>
      <w:r>
        <w:t xml:space="preserve">Select OPTION: </w:t>
      </w:r>
      <w:r>
        <w:rPr>
          <w:b/>
        </w:rPr>
        <w:t>ENT &lt;Enter&gt;</w:t>
      </w:r>
      <w:r>
        <w:t>ER OR EDIT FILE ENTRIES</w:t>
      </w:r>
    </w:p>
    <w:p w:rsidR="00CD03F3" w:rsidRDefault="00CD03F3" w:rsidP="00CD03F3">
      <w:pPr>
        <w:pStyle w:val="BodyText"/>
      </w:pPr>
      <w:r>
        <w:t xml:space="preserve">  </w:t>
      </w:r>
    </w:p>
    <w:p w:rsidR="00CD03F3" w:rsidRDefault="00CD03F3" w:rsidP="00CD03F3">
      <w:pPr>
        <w:pStyle w:val="BodyText"/>
      </w:pPr>
      <w:r>
        <w:t xml:space="preserve">INPUT TO WHAT FILE: PROTOCOL// </w:t>
      </w:r>
      <w:r>
        <w:rPr>
          <w:b/>
        </w:rPr>
        <w:t>72 &lt;Enter&gt;</w:t>
      </w:r>
      <w:r>
        <w:t xml:space="preserve">  EXAMINATION STATUS</w:t>
      </w:r>
    </w:p>
    <w:p w:rsidR="00CD03F3" w:rsidRDefault="00CD03F3" w:rsidP="00CD03F3">
      <w:pPr>
        <w:pStyle w:val="BodyText"/>
      </w:pPr>
      <w:r>
        <w:t xml:space="preserve">                                          (55 entries)</w:t>
      </w:r>
    </w:p>
    <w:p w:rsidR="00CD03F3" w:rsidRDefault="00CD03F3" w:rsidP="00CD03F3">
      <w:pPr>
        <w:pStyle w:val="BodyText"/>
      </w:pPr>
      <w:r>
        <w:t xml:space="preserve">EDIT WHICH FIELD: ALL// </w:t>
      </w:r>
      <w:r>
        <w:rPr>
          <w:b/>
        </w:rPr>
        <w:t>8 &lt;Enter&gt;</w:t>
      </w:r>
      <w:r>
        <w:t xml:space="preserve">  GENERATE EXAMINED HL7 MESSAGE</w:t>
      </w:r>
    </w:p>
    <w:p w:rsidR="00CD03F3" w:rsidRDefault="00CD03F3" w:rsidP="00CD03F3">
      <w:pPr>
        <w:pStyle w:val="BodyText"/>
      </w:pPr>
      <w:r>
        <w:t>THEN EDIT FIELD: &lt;Enter</w:t>
      </w:r>
      <w:r>
        <w:rPr>
          <w:b/>
        </w:rPr>
        <w:t>&gt;</w:t>
      </w:r>
    </w:p>
    <w:p w:rsidR="00CD03F3" w:rsidRDefault="00CD03F3" w:rsidP="00CD03F3">
      <w:pPr>
        <w:pStyle w:val="BodyText"/>
      </w:pPr>
      <w:r>
        <w:t xml:space="preserve">  </w:t>
      </w:r>
    </w:p>
    <w:p w:rsidR="00CD03F3" w:rsidRDefault="00CD03F3" w:rsidP="00CD03F3">
      <w:pPr>
        <w:pStyle w:val="BodyText"/>
      </w:pPr>
      <w:r>
        <w:t xml:space="preserve">Select EXAMINATION STATUS: </w:t>
      </w:r>
      <w:r>
        <w:rPr>
          <w:b/>
        </w:rPr>
        <w:t>EXAMINED &lt;Enter&gt;</w:t>
      </w:r>
    </w:p>
    <w:p w:rsidR="00CD03F3" w:rsidRDefault="00CD03F3" w:rsidP="00CD03F3">
      <w:pPr>
        <w:pStyle w:val="BodyText"/>
      </w:pPr>
      <w:r>
        <w:t xml:space="preserve">     1   EXAMINED          GENERAL RADIOLOGY</w:t>
      </w:r>
    </w:p>
    <w:p w:rsidR="00CD03F3" w:rsidRDefault="00CD03F3" w:rsidP="00CD03F3">
      <w:pPr>
        <w:pStyle w:val="BodyText"/>
      </w:pPr>
      <w:r>
        <w:t xml:space="preserve">     2   EXAMINED          ULTRASOUND</w:t>
      </w:r>
    </w:p>
    <w:p w:rsidR="00CD03F3" w:rsidRDefault="00CD03F3" w:rsidP="00CD03F3">
      <w:pPr>
        <w:pStyle w:val="BodyText"/>
      </w:pPr>
      <w:r>
        <w:t xml:space="preserve">     3   EXAMINED          MAGNETIC RESONANCE IMAGING</w:t>
      </w:r>
    </w:p>
    <w:p w:rsidR="00CD03F3" w:rsidRDefault="00CD03F3" w:rsidP="00CD03F3">
      <w:pPr>
        <w:pStyle w:val="BodyText"/>
      </w:pPr>
      <w:r>
        <w:t xml:space="preserve">     4   EXAMINED          NUCLEAR MEDICINE</w:t>
      </w:r>
    </w:p>
    <w:p w:rsidR="00CD03F3" w:rsidRDefault="00CD03F3" w:rsidP="00CD03F3">
      <w:pPr>
        <w:pStyle w:val="BodyText"/>
      </w:pPr>
      <w:r>
        <w:t xml:space="preserve">     5   EXAMINED          CARDIOLOGY STUDIES (NUC MED)</w:t>
      </w:r>
    </w:p>
    <w:p w:rsidR="00CD03F3" w:rsidRDefault="00CD03F3" w:rsidP="00CD03F3">
      <w:pPr>
        <w:pStyle w:val="BodyText"/>
      </w:pPr>
      <w:r>
        <w:t>Press &lt;RETURN&gt; to see more, '^' to exit this list, OR</w:t>
      </w:r>
    </w:p>
    <w:p w:rsidR="00CD03F3" w:rsidRDefault="00CD03F3" w:rsidP="00CD03F3">
      <w:pPr>
        <w:pStyle w:val="BodyText"/>
      </w:pPr>
      <w:r>
        <w:t xml:space="preserve">CHOOSE 1-5: </w:t>
      </w:r>
      <w:r>
        <w:rPr>
          <w:b/>
        </w:rPr>
        <w:t>1 &lt;Enter&gt;</w:t>
      </w:r>
      <w:r>
        <w:t xml:space="preserve">  EXAMINED        GENERAL RADIOLOGY</w:t>
      </w:r>
    </w:p>
    <w:p w:rsidR="00CD03F3" w:rsidRDefault="00CD03F3" w:rsidP="00CD03F3">
      <w:pPr>
        <w:pStyle w:val="BodyText"/>
      </w:pPr>
      <w:r>
        <w:t>GENERATE EXAMINED HL7 MESSAGE: YES// &lt;Enter</w:t>
      </w:r>
      <w:r>
        <w:rPr>
          <w:b/>
        </w:rPr>
        <w:t>&gt;</w:t>
      </w:r>
    </w:p>
    <w:p w:rsidR="002F40DA" w:rsidRDefault="002F40DA" w:rsidP="002F40DA"/>
    <w:p w:rsidR="002F40DA" w:rsidRDefault="002F40DA" w:rsidP="004631D4">
      <w:pPr>
        <w:pStyle w:val="Heading3"/>
      </w:pPr>
      <w:bookmarkStart w:id="1494" w:name="_Toc89057559"/>
      <w:bookmarkStart w:id="1495" w:name="_Toc356301049"/>
      <w:r>
        <w:t>Step 5</w:t>
      </w:r>
      <w:bookmarkEnd w:id="1494"/>
      <w:bookmarkEnd w:id="1495"/>
    </w:p>
    <w:p w:rsidR="000A0501" w:rsidRDefault="000A0501" w:rsidP="000A0501">
      <w:bookmarkStart w:id="1496" w:name="_Toc164669059"/>
      <w:bookmarkStart w:id="1497" w:name="_Toc170260287"/>
      <w:bookmarkStart w:id="1498" w:name="_Toc170260725"/>
      <w:bookmarkStart w:id="1499" w:name="_Toc170261161"/>
      <w:bookmarkStart w:id="1500" w:name="_Toc170261597"/>
      <w:bookmarkStart w:id="1501" w:name="_Toc89057560"/>
      <w:bookmarkEnd w:id="1496"/>
      <w:bookmarkEnd w:id="1497"/>
      <w:bookmarkEnd w:id="1498"/>
      <w:bookmarkEnd w:id="1499"/>
      <w:bookmarkEnd w:id="1500"/>
      <w:r>
        <w:t>Follow step 3, and apply to protocol RA EXAMINED 2.4 instead of RA REG 2.4.</w:t>
      </w:r>
    </w:p>
    <w:p w:rsidR="000A0501" w:rsidRDefault="000A0501" w:rsidP="000A0501">
      <w:pPr>
        <w:pStyle w:val="BodyText"/>
      </w:pPr>
      <w:r>
        <w:t xml:space="preserve">Select OPTION: </w:t>
      </w:r>
      <w:r>
        <w:rPr>
          <w:b/>
        </w:rPr>
        <w:t>EN &lt;Enter&gt;</w:t>
      </w:r>
      <w:r>
        <w:t>TER OR EDIT FILE ENTRIES</w:t>
      </w:r>
    </w:p>
    <w:p w:rsidR="000A0501" w:rsidRDefault="000A0501" w:rsidP="000A0501">
      <w:pPr>
        <w:pStyle w:val="BodyText"/>
      </w:pPr>
      <w:r>
        <w:t xml:space="preserve">INPUT TO WHAT FILE:  </w:t>
      </w:r>
      <w:r>
        <w:rPr>
          <w:b/>
        </w:rPr>
        <w:t>101 &lt;Enter&gt;</w:t>
      </w:r>
      <w:r>
        <w:t xml:space="preserve">  PROTOCOL</w:t>
      </w:r>
    </w:p>
    <w:p w:rsidR="000A0501" w:rsidRDefault="000A0501" w:rsidP="000A0501">
      <w:pPr>
        <w:pStyle w:val="BodyText"/>
      </w:pPr>
      <w:r>
        <w:t xml:space="preserve">EDIT WHICH FIELD: </w:t>
      </w:r>
      <w:r>
        <w:rPr>
          <w:b/>
        </w:rPr>
        <w:t>SENDING APPLICATION &lt;Enter&gt;</w:t>
      </w:r>
    </w:p>
    <w:p w:rsidR="000A0501" w:rsidRDefault="000A0501" w:rsidP="000A0501">
      <w:pPr>
        <w:pStyle w:val="BodyText"/>
      </w:pPr>
    </w:p>
    <w:p w:rsidR="000A0501" w:rsidRDefault="000A0501" w:rsidP="000A0501">
      <w:pPr>
        <w:pStyle w:val="BodyText"/>
        <w:rPr>
          <w:b/>
        </w:rPr>
      </w:pPr>
      <w:r>
        <w:t xml:space="preserve">Select PROTOCOL NAME:  </w:t>
      </w:r>
      <w:r>
        <w:rPr>
          <w:b/>
        </w:rPr>
        <w:t>RA EXAMINED 2.4 &lt;Enter&gt;</w:t>
      </w:r>
    </w:p>
    <w:p w:rsidR="000A0501" w:rsidRDefault="000A0501" w:rsidP="000A0501">
      <w:pPr>
        <w:pStyle w:val="BodyText"/>
      </w:pPr>
      <w:r>
        <w:t xml:space="preserve">SENDING APPLICATION:  </w:t>
      </w:r>
      <w:r>
        <w:rPr>
          <w:b/>
        </w:rPr>
        <w:t>RA-SERVER-IMG &lt;Enter&gt;</w:t>
      </w:r>
    </w:p>
    <w:p w:rsidR="000A0501" w:rsidRDefault="000A0501" w:rsidP="000A0501"/>
    <w:p w:rsidR="000A0501" w:rsidRDefault="000A0501" w:rsidP="000A0501">
      <w:r>
        <w:lastRenderedPageBreak/>
        <w:t>Once this step is complete, entries should start populating file 772 and file 2006.5 (MAGDHL7 global). You can test by using the Radiology options to edit an exam. For each exam case edited that is upgraded to the status with the GENERATE EXAMINED HL7 MESSAGE field set to yes, an entry will be set in file 2006.5 (Usually this for all cases that has been upgraded to examined).</w:t>
      </w:r>
    </w:p>
    <w:p w:rsidR="002F40DA" w:rsidRDefault="002F40DA" w:rsidP="004631D4">
      <w:pPr>
        <w:pStyle w:val="Heading3"/>
      </w:pPr>
      <w:bookmarkStart w:id="1502" w:name="_Toc356301050"/>
      <w:r>
        <w:t>Step 6</w:t>
      </w:r>
      <w:bookmarkEnd w:id="1501"/>
      <w:bookmarkEnd w:id="1502"/>
    </w:p>
    <w:p w:rsidR="002F40DA" w:rsidRDefault="002F40DA" w:rsidP="002F40DA">
      <w:r>
        <w:t xml:space="preserve">Apply the step outlined for steps3 for the RA CANCEL </w:t>
      </w:r>
      <w:r w:rsidR="000A0501">
        <w:t xml:space="preserve">2,4 </w:t>
      </w:r>
      <w:r>
        <w:t>protocol.</w:t>
      </w:r>
    </w:p>
    <w:p w:rsidR="002F40DA" w:rsidRDefault="002F40DA" w:rsidP="002F40DA"/>
    <w:p w:rsidR="000A0501" w:rsidRDefault="000A0501" w:rsidP="000A0501">
      <w:pPr>
        <w:pStyle w:val="BodyText"/>
      </w:pPr>
      <w:r>
        <w:t>INPUT TO WHAT FILE</w:t>
      </w:r>
      <w:r>
        <w:rPr>
          <w:b/>
        </w:rPr>
        <w:t>:  101 &lt;Enter&gt;</w:t>
      </w:r>
      <w:r>
        <w:t xml:space="preserve">  PROTOCOL</w:t>
      </w:r>
    </w:p>
    <w:p w:rsidR="000A0501" w:rsidRDefault="000A0501" w:rsidP="000A0501">
      <w:pPr>
        <w:pStyle w:val="BodyText"/>
      </w:pPr>
      <w:r>
        <w:t xml:space="preserve">EDIT WHICH FIELD: </w:t>
      </w:r>
      <w:r>
        <w:rPr>
          <w:b/>
        </w:rPr>
        <w:t>SENDING APPLICATION &lt;Enter&gt;</w:t>
      </w:r>
    </w:p>
    <w:p w:rsidR="000A0501" w:rsidRDefault="000A0501" w:rsidP="000A0501">
      <w:pPr>
        <w:pStyle w:val="BodyText"/>
      </w:pPr>
    </w:p>
    <w:p w:rsidR="000A0501" w:rsidRDefault="000A0501" w:rsidP="000A0501">
      <w:pPr>
        <w:pStyle w:val="BodyText"/>
        <w:rPr>
          <w:b/>
        </w:rPr>
      </w:pPr>
      <w:r>
        <w:t xml:space="preserve">Select PROTOCOL NAME:  </w:t>
      </w:r>
      <w:r>
        <w:rPr>
          <w:b/>
        </w:rPr>
        <w:t>RA CANCEL 2.4 &lt;Enter&gt;</w:t>
      </w:r>
    </w:p>
    <w:p w:rsidR="000A0501" w:rsidRDefault="000A0501" w:rsidP="000A0501">
      <w:pPr>
        <w:pStyle w:val="BodyText"/>
        <w:rPr>
          <w:b/>
        </w:rPr>
      </w:pPr>
      <w:r>
        <w:t xml:space="preserve">SENDING APPLICATION:  </w:t>
      </w:r>
      <w:r>
        <w:rPr>
          <w:b/>
        </w:rPr>
        <w:t>RA-SERVER-IMG &lt;Enter&gt;</w:t>
      </w:r>
    </w:p>
    <w:p w:rsidR="002F40DA" w:rsidRDefault="002F40DA" w:rsidP="002F40DA"/>
    <w:p w:rsidR="002F40DA" w:rsidRDefault="002F40DA" w:rsidP="002F40DA">
      <w:r>
        <w:t>Use the Radiology option to cancel a radiology case. An entry for each canceled case should be entered into files 772 &amp; 2006.5.</w:t>
      </w:r>
    </w:p>
    <w:p w:rsidR="002F40DA" w:rsidRDefault="002F40DA" w:rsidP="004631D4">
      <w:pPr>
        <w:pStyle w:val="Heading3"/>
      </w:pPr>
      <w:bookmarkStart w:id="1503" w:name="_Toc89057561"/>
      <w:bookmarkStart w:id="1504" w:name="_Toc356301051"/>
      <w:r>
        <w:t>Step 7</w:t>
      </w:r>
      <w:bookmarkEnd w:id="1503"/>
      <w:bookmarkEnd w:id="1504"/>
    </w:p>
    <w:p w:rsidR="002F40DA" w:rsidRDefault="002F40DA" w:rsidP="002F40DA">
      <w:r>
        <w:t xml:space="preserve">Apply step </w:t>
      </w:r>
      <w:r w:rsidR="00F34D0D">
        <w:t>3</w:t>
      </w:r>
      <w:r>
        <w:t xml:space="preserve"> for the </w:t>
      </w:r>
      <w:r>
        <w:rPr>
          <w:b/>
        </w:rPr>
        <w:t>RA RPT</w:t>
      </w:r>
      <w:r>
        <w:t xml:space="preserve"> </w:t>
      </w:r>
      <w:r w:rsidR="00F34D0D">
        <w:t xml:space="preserve">2.4 </w:t>
      </w:r>
      <w:r>
        <w:t>protocol.</w:t>
      </w:r>
    </w:p>
    <w:p w:rsidR="002F40DA" w:rsidRDefault="002F40DA" w:rsidP="002F40DA"/>
    <w:p w:rsidR="00F34D0D" w:rsidRDefault="00F34D0D" w:rsidP="00F34D0D">
      <w:pPr>
        <w:pStyle w:val="BodyText"/>
      </w:pPr>
      <w:r>
        <w:t xml:space="preserve">INPUT TO WHAT FILE:  </w:t>
      </w:r>
      <w:r>
        <w:rPr>
          <w:b/>
        </w:rPr>
        <w:t xml:space="preserve">101 &lt;Enter&gt; </w:t>
      </w:r>
      <w:r>
        <w:t xml:space="preserve"> PROTOCOL</w:t>
      </w:r>
    </w:p>
    <w:p w:rsidR="00F34D0D" w:rsidRDefault="00F34D0D" w:rsidP="00F34D0D">
      <w:pPr>
        <w:pStyle w:val="BodyText"/>
      </w:pPr>
      <w:r>
        <w:t xml:space="preserve">EDIT WHICH FIELD: </w:t>
      </w:r>
      <w:r>
        <w:rPr>
          <w:b/>
        </w:rPr>
        <w:t>SENDING APPLICATION &lt;Enter&gt;</w:t>
      </w:r>
    </w:p>
    <w:p w:rsidR="00F34D0D" w:rsidRDefault="00F34D0D" w:rsidP="00F34D0D">
      <w:pPr>
        <w:pStyle w:val="BodyText"/>
      </w:pPr>
    </w:p>
    <w:p w:rsidR="00F34D0D" w:rsidRDefault="00F34D0D" w:rsidP="00F34D0D">
      <w:pPr>
        <w:pStyle w:val="BodyText"/>
      </w:pPr>
      <w:r>
        <w:t xml:space="preserve">Select PROTOCOL NAME:  </w:t>
      </w:r>
      <w:r>
        <w:rPr>
          <w:b/>
        </w:rPr>
        <w:t>RA RPT 2.4 &lt;Enter&gt;</w:t>
      </w:r>
    </w:p>
    <w:p w:rsidR="002F40DA" w:rsidRDefault="002F40DA" w:rsidP="002F40DA">
      <w:pPr>
        <w:pStyle w:val="BodyText"/>
      </w:pPr>
      <w:r>
        <w:t xml:space="preserve">SENDING APPLICATION:  </w:t>
      </w:r>
      <w:r>
        <w:rPr>
          <w:b/>
        </w:rPr>
        <w:t>RA-SERVER-IMG &lt;Enter&gt;</w:t>
      </w:r>
    </w:p>
    <w:p w:rsidR="002F40DA" w:rsidRDefault="002F40DA" w:rsidP="002F40DA"/>
    <w:p w:rsidR="002F40DA" w:rsidRDefault="002F40DA" w:rsidP="002F40DA">
      <w:r>
        <w:t>Use the Radiology option to produce a verified report</w:t>
      </w:r>
      <w:r w:rsidR="007C78ED">
        <w:t xml:space="preserve">. </w:t>
      </w:r>
      <w:r>
        <w:t>Only verified reports will create entries in files 772 and 2006.5.</w:t>
      </w:r>
    </w:p>
    <w:p w:rsidR="002F40DA" w:rsidRDefault="002F40DA" w:rsidP="002F40DA"/>
    <w:p w:rsidR="002F40DA" w:rsidRDefault="002F40DA" w:rsidP="002F40DA">
      <w:r>
        <w:rPr>
          <w:b/>
        </w:rPr>
        <w:t>Reminder</w:t>
      </w:r>
      <w:r>
        <w:t>:  If any errors occur, the DHCP-PACS Radiology interface can be stopped by taking the following steps:</w:t>
      </w:r>
    </w:p>
    <w:p w:rsidR="002F40DA" w:rsidRDefault="002F40DA" w:rsidP="002F40DA"/>
    <w:p w:rsidR="002F40DA" w:rsidRDefault="002F40DA" w:rsidP="002F40DA">
      <w:pPr>
        <w:numPr>
          <w:ilvl w:val="0"/>
          <w:numId w:val="12"/>
        </w:numPr>
        <w:tabs>
          <w:tab w:val="clear" w:pos="720"/>
          <w:tab w:val="num" w:pos="360"/>
        </w:tabs>
        <w:spacing w:after="120"/>
        <w:ind w:left="360"/>
      </w:pPr>
      <w:r>
        <w:t>Removing the SENDING APPLICATION and SUBSCRIBERS entries from the protocol causing the error.</w:t>
      </w:r>
    </w:p>
    <w:p w:rsidR="002F40DA" w:rsidRDefault="00A3502F" w:rsidP="002F40DA">
      <w:pPr>
        <w:numPr>
          <w:ilvl w:val="0"/>
          <w:numId w:val="12"/>
        </w:numPr>
        <w:tabs>
          <w:tab w:val="clear" w:pos="720"/>
          <w:tab w:val="num" w:pos="360"/>
        </w:tabs>
        <w:spacing w:after="120"/>
        <w:ind w:left="360"/>
      </w:pPr>
      <w:r w:rsidRPr="00A3502F">
        <w:t xml:space="preserve">Log a Remedy ticket or contact </w:t>
      </w:r>
      <w:r>
        <w:t xml:space="preserve">the </w:t>
      </w:r>
      <w:r w:rsidRPr="00A3502F">
        <w:t>VA support group</w:t>
      </w:r>
      <w:r w:rsidR="007C78ED">
        <w:t xml:space="preserve">. </w:t>
      </w:r>
      <w:r w:rsidRPr="00A3502F">
        <w:t>Include a copy of the error trap with the ticket.</w:t>
      </w:r>
      <w:r w:rsidR="002F40DA">
        <w:t xml:space="preserve"> </w:t>
      </w:r>
    </w:p>
    <w:p w:rsidR="002F40DA" w:rsidRPr="00A3502F" w:rsidRDefault="002F40DA" w:rsidP="00A3502F">
      <w:pPr>
        <w:pStyle w:val="Heading2"/>
        <w:ind w:left="360"/>
      </w:pPr>
      <w:bookmarkStart w:id="1505" w:name="_Toc164669062"/>
      <w:bookmarkStart w:id="1506" w:name="_Toc170260290"/>
      <w:bookmarkStart w:id="1507" w:name="_Toc170260728"/>
      <w:bookmarkStart w:id="1508" w:name="_Toc170261164"/>
      <w:bookmarkStart w:id="1509" w:name="_Toc170261600"/>
      <w:bookmarkStart w:id="1510" w:name="_Toc89057562"/>
      <w:bookmarkStart w:id="1511" w:name="_Toc356301052"/>
      <w:bookmarkEnd w:id="1505"/>
      <w:bookmarkEnd w:id="1506"/>
      <w:bookmarkEnd w:id="1507"/>
      <w:bookmarkEnd w:id="1508"/>
      <w:bookmarkEnd w:id="1509"/>
      <w:smartTag w:uri="urn:schemas-microsoft-com:office:smarttags" w:element="place">
        <w:r>
          <w:t>VistA</w:t>
        </w:r>
      </w:smartTag>
      <w:r>
        <w:t xml:space="preserve"> -PACS ADT Interface Setup Instructions</w:t>
      </w:r>
      <w:bookmarkEnd w:id="1510"/>
      <w:bookmarkEnd w:id="1511"/>
    </w:p>
    <w:p w:rsidR="002F40DA" w:rsidRDefault="002F40DA" w:rsidP="002F40DA">
      <w:pPr>
        <w:rPr>
          <w:b/>
        </w:rPr>
      </w:pPr>
      <w:r w:rsidRPr="00FD62CB">
        <w:rPr>
          <w:b/>
          <w:bCs/>
        </w:rPr>
        <w:t>Note</w:t>
      </w:r>
      <w:r w:rsidR="00F34D0D">
        <w:rPr>
          <w:b/>
        </w:rPr>
        <w:t>: T</w:t>
      </w:r>
      <w:r w:rsidRPr="00FD62CB">
        <w:rPr>
          <w:b/>
        </w:rPr>
        <w:t xml:space="preserve">his section </w:t>
      </w:r>
      <w:r w:rsidR="00F34D0D">
        <w:rPr>
          <w:b/>
        </w:rPr>
        <w:t xml:space="preserve">is relevant for sites </w:t>
      </w:r>
      <w:r w:rsidRPr="00FD62CB">
        <w:rPr>
          <w:b/>
        </w:rPr>
        <w:t xml:space="preserve">interfacing to a Commercial PACS system. </w:t>
      </w:r>
    </w:p>
    <w:p w:rsidR="002F40DA" w:rsidRPr="00FD62CB" w:rsidRDefault="002F40DA" w:rsidP="002F40DA"/>
    <w:p w:rsidR="002F40DA" w:rsidRDefault="002F40DA" w:rsidP="002F40DA">
      <w:r>
        <w:t>The following are the instructions for establishing the interface to provide a mechanism for notifying the PACS system regarding changes in ADT events</w:t>
      </w:r>
      <w:r w:rsidR="007C78ED">
        <w:t xml:space="preserve">. </w:t>
      </w:r>
    </w:p>
    <w:p w:rsidR="002F40DA" w:rsidRDefault="002F40DA" w:rsidP="004631D4">
      <w:pPr>
        <w:pStyle w:val="Heading3"/>
      </w:pPr>
      <w:bookmarkStart w:id="1512" w:name="_Toc89057563"/>
      <w:bookmarkStart w:id="1513" w:name="_Toc356301053"/>
      <w:r>
        <w:lastRenderedPageBreak/>
        <w:t>Step 1</w:t>
      </w:r>
      <w:bookmarkEnd w:id="1512"/>
      <w:bookmarkEnd w:id="1513"/>
    </w:p>
    <w:p w:rsidR="002F40DA" w:rsidRDefault="002F40DA" w:rsidP="00186B68">
      <w:pPr>
        <w:keepNext/>
      </w:pPr>
      <w:r>
        <w:t xml:space="preserve">Use </w:t>
      </w:r>
      <w:proofErr w:type="spellStart"/>
      <w:r>
        <w:t>FileMan</w:t>
      </w:r>
      <w:proofErr w:type="spellEnd"/>
      <w:r>
        <w:t xml:space="preserve"> to set the field PACS INTERFACE SWITCH to ON in the IMAGING SITE PARAMETERS file (#2006.1).</w:t>
      </w:r>
    </w:p>
    <w:p w:rsidR="002F40DA" w:rsidRDefault="002F40DA" w:rsidP="00186B68">
      <w:pPr>
        <w:keepNext/>
      </w:pPr>
    </w:p>
    <w:p w:rsidR="002F40DA" w:rsidRDefault="002F40DA" w:rsidP="00186B68">
      <w:pPr>
        <w:pStyle w:val="Body"/>
        <w:keepNext/>
        <w:spacing w:after="0"/>
        <w:rPr>
          <w:rFonts w:ascii="Courier New" w:hAnsi="Courier New" w:cs="Courier New"/>
          <w:b/>
          <w:sz w:val="18"/>
        </w:rPr>
      </w:pPr>
      <w:r>
        <w:rPr>
          <w:rFonts w:ascii="Courier New" w:hAnsi="Courier New" w:cs="Courier New"/>
          <w:color w:val="0000FF"/>
          <w:sz w:val="18"/>
        </w:rPr>
        <w:t xml:space="preserve">&gt; </w:t>
      </w:r>
      <w:r>
        <w:rPr>
          <w:rFonts w:ascii="Courier New" w:hAnsi="Courier New" w:cs="Courier New"/>
          <w:b/>
          <w:sz w:val="18"/>
        </w:rPr>
        <w:t>Do P^DII &lt;Enter&gt;</w:t>
      </w:r>
    </w:p>
    <w:p w:rsidR="002F40DA" w:rsidRDefault="002F40DA" w:rsidP="00186B68">
      <w:pPr>
        <w:pStyle w:val="Body"/>
        <w:keepNext/>
        <w:spacing w:after="0"/>
        <w:rPr>
          <w:rFonts w:ascii="Courier New" w:hAnsi="Courier New" w:cs="Courier New"/>
          <w:color w:val="0000FF"/>
          <w:sz w:val="18"/>
        </w:rPr>
      </w:pPr>
    </w:p>
    <w:p w:rsidR="002F40DA" w:rsidRDefault="002F40DA" w:rsidP="00186B68">
      <w:pPr>
        <w:pStyle w:val="Body"/>
        <w:keepNext/>
        <w:spacing w:after="0"/>
        <w:rPr>
          <w:rFonts w:ascii="Courier New" w:hAnsi="Courier New" w:cs="Courier New"/>
          <w:color w:val="0000FF"/>
          <w:sz w:val="18"/>
        </w:rPr>
      </w:pPr>
      <w:r>
        <w:rPr>
          <w:rFonts w:ascii="Courier New" w:hAnsi="Courier New" w:cs="Courier New"/>
          <w:color w:val="0000FF"/>
          <w:sz w:val="18"/>
        </w:rPr>
        <w:t xml:space="preserve">VA </w:t>
      </w:r>
      <w:proofErr w:type="spellStart"/>
      <w:r>
        <w:rPr>
          <w:rFonts w:ascii="Courier New" w:hAnsi="Courier New" w:cs="Courier New"/>
          <w:color w:val="0000FF"/>
          <w:sz w:val="18"/>
        </w:rPr>
        <w:t>FileMan</w:t>
      </w:r>
      <w:proofErr w:type="spellEnd"/>
      <w:r>
        <w:rPr>
          <w:rFonts w:ascii="Courier New" w:hAnsi="Courier New" w:cs="Courier New"/>
          <w:color w:val="0000FF"/>
          <w:sz w:val="18"/>
        </w:rPr>
        <w:t xml:space="preserve"> 22.0</w:t>
      </w:r>
    </w:p>
    <w:p w:rsidR="002F40DA" w:rsidRDefault="002F40DA" w:rsidP="00186B68">
      <w:pPr>
        <w:pStyle w:val="Body"/>
        <w:keepNext/>
        <w:spacing w:after="0"/>
        <w:rPr>
          <w:rFonts w:ascii="Courier New" w:hAnsi="Courier New" w:cs="Courier New"/>
          <w:color w:val="0000FF"/>
          <w:sz w:val="18"/>
        </w:rPr>
      </w:pPr>
    </w:p>
    <w:p w:rsidR="002F40DA" w:rsidRDefault="002F40DA" w:rsidP="00186B68">
      <w:pPr>
        <w:pStyle w:val="Body"/>
        <w:keepNext/>
        <w:spacing w:after="0"/>
        <w:rPr>
          <w:rFonts w:ascii="Courier New" w:hAnsi="Courier New" w:cs="Courier New"/>
          <w:color w:val="0000FF"/>
          <w:sz w:val="18"/>
        </w:rPr>
      </w:pPr>
      <w:r>
        <w:rPr>
          <w:rFonts w:ascii="Courier New" w:hAnsi="Courier New" w:cs="Courier New"/>
          <w:color w:val="0000FF"/>
          <w:sz w:val="18"/>
        </w:rPr>
        <w:t xml:space="preserve">Select OPTION: </w:t>
      </w:r>
      <w:r>
        <w:rPr>
          <w:rFonts w:ascii="Courier New" w:hAnsi="Courier New" w:cs="Courier New"/>
          <w:b/>
          <w:sz w:val="18"/>
        </w:rPr>
        <w:t>EN &lt;Enter&gt;</w:t>
      </w:r>
      <w:r>
        <w:rPr>
          <w:rFonts w:ascii="Courier New" w:hAnsi="Courier New" w:cs="Courier New"/>
          <w:b/>
          <w:color w:val="0000FF"/>
          <w:sz w:val="18"/>
        </w:rPr>
        <w:t xml:space="preserve"> </w:t>
      </w:r>
      <w:r>
        <w:rPr>
          <w:rFonts w:ascii="Courier New" w:hAnsi="Courier New" w:cs="Courier New"/>
          <w:color w:val="0000FF"/>
          <w:sz w:val="18"/>
        </w:rPr>
        <w:t>TER OR EDIT FILE ENTRIES</w:t>
      </w:r>
    </w:p>
    <w:p w:rsidR="002F40DA" w:rsidRDefault="002F40DA" w:rsidP="00186B68">
      <w:pPr>
        <w:pStyle w:val="Body"/>
        <w:keepNext/>
        <w:spacing w:after="0"/>
        <w:rPr>
          <w:rFonts w:ascii="Courier New" w:hAnsi="Courier New" w:cs="Courier New"/>
          <w:color w:val="0000FF"/>
          <w:sz w:val="18"/>
        </w:rPr>
      </w:pPr>
    </w:p>
    <w:p w:rsidR="002F40DA" w:rsidRDefault="002F40DA" w:rsidP="00186B68">
      <w:pPr>
        <w:pStyle w:val="Body"/>
        <w:keepNext/>
        <w:spacing w:after="0"/>
        <w:rPr>
          <w:rFonts w:ascii="Courier New" w:hAnsi="Courier New" w:cs="Courier New"/>
          <w:b/>
          <w:color w:val="0000FF"/>
          <w:sz w:val="18"/>
        </w:rPr>
      </w:pPr>
      <w:r>
        <w:rPr>
          <w:rFonts w:ascii="Courier New" w:hAnsi="Courier New" w:cs="Courier New"/>
          <w:color w:val="0000FF"/>
          <w:sz w:val="18"/>
        </w:rPr>
        <w:t xml:space="preserve">INPUT TO WHAT FILE: IMAGING SITE PARAMETERS// </w:t>
      </w:r>
      <w:r>
        <w:rPr>
          <w:rFonts w:ascii="Courier New" w:hAnsi="Courier New" w:cs="Courier New"/>
          <w:b/>
          <w:sz w:val="18"/>
        </w:rPr>
        <w:t>2006.1 &lt;Enter&gt;</w:t>
      </w:r>
    </w:p>
    <w:p w:rsidR="002F40DA" w:rsidRDefault="002F40DA" w:rsidP="00186B68">
      <w:pPr>
        <w:pStyle w:val="Body"/>
        <w:keepNext/>
        <w:spacing w:after="0"/>
        <w:rPr>
          <w:rFonts w:ascii="Courier New" w:hAnsi="Courier New" w:cs="Courier New"/>
          <w:color w:val="0000FF"/>
          <w:sz w:val="18"/>
        </w:rPr>
      </w:pPr>
      <w:r>
        <w:rPr>
          <w:rFonts w:ascii="Courier New" w:hAnsi="Courier New" w:cs="Courier New"/>
          <w:b/>
          <w:color w:val="0000FF"/>
          <w:sz w:val="18"/>
        </w:rPr>
        <w:t xml:space="preserve">        </w:t>
      </w:r>
      <w:r>
        <w:rPr>
          <w:rFonts w:ascii="Courier New" w:hAnsi="Courier New" w:cs="Courier New"/>
          <w:color w:val="0000FF"/>
          <w:sz w:val="18"/>
        </w:rPr>
        <w:t xml:space="preserve">  IMAGING SITE PARAMETER   (1 entry)</w:t>
      </w:r>
    </w:p>
    <w:p w:rsidR="002F40DA" w:rsidRDefault="002F40DA" w:rsidP="00186B68">
      <w:pPr>
        <w:pStyle w:val="Body"/>
        <w:keepNext/>
        <w:spacing w:after="0"/>
        <w:rPr>
          <w:rFonts w:ascii="Courier New" w:hAnsi="Courier New" w:cs="Courier New"/>
          <w:color w:val="0000FF"/>
          <w:sz w:val="18"/>
        </w:rPr>
      </w:pPr>
      <w:r>
        <w:rPr>
          <w:rFonts w:ascii="Courier New" w:hAnsi="Courier New" w:cs="Courier New"/>
          <w:color w:val="0000FF"/>
          <w:sz w:val="18"/>
        </w:rPr>
        <w:t xml:space="preserve">EDIT WHICH FIELD: ALL// </w:t>
      </w:r>
      <w:r>
        <w:rPr>
          <w:rFonts w:ascii="Courier New" w:hAnsi="Courier New" w:cs="Courier New"/>
          <w:b/>
          <w:sz w:val="18"/>
        </w:rPr>
        <w:t>PACS INTERFACE SWITCH &lt;Enter&gt;</w:t>
      </w:r>
    </w:p>
    <w:p w:rsidR="002F40DA" w:rsidRDefault="002F40DA" w:rsidP="00186B68">
      <w:pPr>
        <w:pStyle w:val="Body"/>
        <w:keepNext/>
        <w:spacing w:after="0"/>
      </w:pPr>
      <w:r>
        <w:rPr>
          <w:rFonts w:ascii="Courier New" w:hAnsi="Courier New" w:cs="Courier New"/>
          <w:color w:val="0000FF"/>
          <w:sz w:val="18"/>
        </w:rPr>
        <w:t xml:space="preserve">THEN EDIT FIELD: </w:t>
      </w:r>
      <w:r>
        <w:rPr>
          <w:rFonts w:ascii="Courier New" w:hAnsi="Courier New" w:cs="Courier New"/>
          <w:b/>
          <w:bCs/>
          <w:sz w:val="18"/>
        </w:rPr>
        <w:t>&lt;Enter&gt;</w:t>
      </w:r>
    </w:p>
    <w:p w:rsidR="002F40DA" w:rsidRDefault="002F40DA" w:rsidP="00186B68">
      <w:pPr>
        <w:pStyle w:val="Body"/>
        <w:keepNext/>
        <w:spacing w:after="0"/>
        <w:rPr>
          <w:rFonts w:ascii="Courier New" w:hAnsi="Courier New" w:cs="Courier New"/>
          <w:color w:val="0000FF"/>
          <w:sz w:val="18"/>
        </w:rPr>
      </w:pPr>
    </w:p>
    <w:p w:rsidR="002F40DA" w:rsidRDefault="002F40DA" w:rsidP="00186B68">
      <w:pPr>
        <w:pStyle w:val="Body"/>
        <w:keepNext/>
        <w:spacing w:after="0"/>
        <w:rPr>
          <w:rFonts w:ascii="Courier New" w:hAnsi="Courier New" w:cs="Courier New"/>
          <w:color w:val="0000FF"/>
          <w:sz w:val="18"/>
        </w:rPr>
      </w:pPr>
      <w:r>
        <w:rPr>
          <w:rFonts w:ascii="Courier New" w:hAnsi="Courier New" w:cs="Courier New"/>
          <w:bCs/>
          <w:color w:val="0000FF"/>
          <w:sz w:val="18"/>
        </w:rPr>
        <w:t>Select IMAGING SITE PARAMETERS NAME:</w:t>
      </w:r>
      <w:r>
        <w:rPr>
          <w:rFonts w:ascii="Courier New" w:hAnsi="Courier New" w:cs="Courier New"/>
          <w:b/>
          <w:color w:val="0000FF"/>
          <w:sz w:val="18"/>
        </w:rPr>
        <w:t xml:space="preserve"> </w:t>
      </w:r>
      <w:r>
        <w:rPr>
          <w:rFonts w:ascii="Courier New" w:hAnsi="Courier New" w:cs="Courier New"/>
          <w:b/>
          <w:sz w:val="18"/>
        </w:rPr>
        <w:t>your</w:t>
      </w:r>
      <w:r>
        <w:rPr>
          <w:rFonts w:ascii="Courier New" w:hAnsi="Courier New" w:cs="Courier New"/>
          <w:sz w:val="18"/>
        </w:rPr>
        <w:t xml:space="preserve"> </w:t>
      </w:r>
      <w:r>
        <w:rPr>
          <w:rFonts w:ascii="Courier New" w:hAnsi="Courier New" w:cs="Courier New"/>
          <w:b/>
          <w:sz w:val="18"/>
        </w:rPr>
        <w:t>site name &lt;Enter&gt;</w:t>
      </w:r>
    </w:p>
    <w:p w:rsidR="002F40DA" w:rsidRDefault="002F40DA" w:rsidP="00186B68">
      <w:pPr>
        <w:pStyle w:val="Body"/>
        <w:keepNext/>
        <w:spacing w:after="0"/>
        <w:rPr>
          <w:rFonts w:ascii="Courier New" w:hAnsi="Courier New" w:cs="Courier New"/>
          <w:color w:val="0000FF"/>
          <w:sz w:val="18"/>
        </w:rPr>
      </w:pPr>
      <w:r>
        <w:rPr>
          <w:rFonts w:ascii="Courier New" w:hAnsi="Courier New" w:cs="Courier New"/>
          <w:color w:val="0000FF"/>
          <w:sz w:val="18"/>
        </w:rPr>
        <w:t xml:space="preserve">PACS INTERFACE SWITCH: </w:t>
      </w:r>
      <w:r>
        <w:rPr>
          <w:rFonts w:ascii="Courier New" w:hAnsi="Courier New" w:cs="Courier New"/>
          <w:b/>
          <w:sz w:val="18"/>
        </w:rPr>
        <w:t>1 &lt;Enter&gt;</w:t>
      </w:r>
      <w:r>
        <w:rPr>
          <w:rFonts w:ascii="Courier New" w:hAnsi="Courier New" w:cs="Courier New"/>
          <w:color w:val="0000FF"/>
          <w:sz w:val="18"/>
        </w:rPr>
        <w:t xml:space="preserve">        ON PACS INTERFACE</w:t>
      </w:r>
    </w:p>
    <w:p w:rsidR="002F40DA" w:rsidRDefault="002F40DA" w:rsidP="00186B68">
      <w:pPr>
        <w:pStyle w:val="Body"/>
        <w:keepNext/>
        <w:spacing w:after="0"/>
        <w:rPr>
          <w:rFonts w:ascii="Courier New" w:hAnsi="Courier New" w:cs="Courier New"/>
          <w:color w:val="0000FF"/>
          <w:sz w:val="18"/>
        </w:rPr>
      </w:pPr>
    </w:p>
    <w:p w:rsidR="002F40DA" w:rsidRDefault="002F40DA" w:rsidP="00186B68">
      <w:pPr>
        <w:pStyle w:val="Body"/>
        <w:keepNext/>
        <w:spacing w:after="0"/>
        <w:rPr>
          <w:rFonts w:ascii="Courier New" w:hAnsi="Courier New" w:cs="Courier New"/>
          <w:bCs/>
          <w:color w:val="0000FF"/>
          <w:sz w:val="18"/>
        </w:rPr>
      </w:pPr>
      <w:r>
        <w:rPr>
          <w:rFonts w:ascii="Courier New" w:hAnsi="Courier New" w:cs="Courier New"/>
          <w:bCs/>
          <w:color w:val="0000FF"/>
          <w:sz w:val="18"/>
        </w:rPr>
        <w:t xml:space="preserve">Select IMAGING SITE PARAMETERS NAME: </w:t>
      </w:r>
      <w:r>
        <w:rPr>
          <w:rFonts w:ascii="Courier New" w:hAnsi="Courier New" w:cs="Courier New"/>
          <w:b/>
          <w:sz w:val="18"/>
        </w:rPr>
        <w:t>&lt;Enter&gt;</w:t>
      </w:r>
    </w:p>
    <w:p w:rsidR="002F40DA" w:rsidRDefault="002F40DA" w:rsidP="00186B68">
      <w:pPr>
        <w:pStyle w:val="Body"/>
        <w:keepNext/>
        <w:spacing w:after="0"/>
        <w:rPr>
          <w:rFonts w:ascii="Courier New" w:hAnsi="Courier New" w:cs="Courier New"/>
          <w:bCs/>
          <w:color w:val="0000FF"/>
          <w:sz w:val="18"/>
        </w:rPr>
      </w:pPr>
    </w:p>
    <w:p w:rsidR="002F40DA" w:rsidRDefault="002F40DA" w:rsidP="00186B68">
      <w:pPr>
        <w:pStyle w:val="Body"/>
        <w:keepNext/>
        <w:spacing w:after="0"/>
        <w:rPr>
          <w:rFonts w:ascii="Courier New" w:hAnsi="Courier New" w:cs="Courier New"/>
          <w:color w:val="0000FF"/>
          <w:sz w:val="18"/>
        </w:rPr>
      </w:pPr>
      <w:r>
        <w:rPr>
          <w:rFonts w:ascii="Courier New" w:hAnsi="Courier New" w:cs="Courier New"/>
          <w:color w:val="0000FF"/>
          <w:sz w:val="18"/>
        </w:rPr>
        <w:t xml:space="preserve">Select OPTION: </w:t>
      </w:r>
      <w:r>
        <w:rPr>
          <w:rFonts w:ascii="Courier New" w:hAnsi="Courier New" w:cs="Courier New"/>
          <w:b/>
          <w:bCs/>
          <w:sz w:val="18"/>
        </w:rPr>
        <w:t>&lt;Enter&gt;</w:t>
      </w:r>
    </w:p>
    <w:p w:rsidR="002F40DA" w:rsidRDefault="002F40DA" w:rsidP="002F40DA">
      <w:pPr>
        <w:pStyle w:val="Body"/>
      </w:pPr>
      <w:r>
        <w:rPr>
          <w:rFonts w:ascii="Courier New" w:hAnsi="Courier New" w:cs="Courier New"/>
          <w:color w:val="0000FF"/>
          <w:sz w:val="18"/>
        </w:rPr>
        <w:t>&gt;</w:t>
      </w:r>
    </w:p>
    <w:p w:rsidR="002F40DA" w:rsidRDefault="002F40DA" w:rsidP="004631D4">
      <w:pPr>
        <w:pStyle w:val="Heading3"/>
      </w:pPr>
      <w:bookmarkStart w:id="1514" w:name="_Toc164669066"/>
      <w:bookmarkStart w:id="1515" w:name="_Toc170260294"/>
      <w:bookmarkStart w:id="1516" w:name="_Toc170260732"/>
      <w:bookmarkStart w:id="1517" w:name="_Toc170261168"/>
      <w:bookmarkStart w:id="1518" w:name="_Toc170261604"/>
      <w:bookmarkStart w:id="1519" w:name="_Toc164669068"/>
      <w:bookmarkStart w:id="1520" w:name="_Toc170260296"/>
      <w:bookmarkStart w:id="1521" w:name="_Toc170260734"/>
      <w:bookmarkStart w:id="1522" w:name="_Toc170261170"/>
      <w:bookmarkStart w:id="1523" w:name="_Toc170261606"/>
      <w:bookmarkStart w:id="1524" w:name="_Toc164669071"/>
      <w:bookmarkStart w:id="1525" w:name="_Toc170260299"/>
      <w:bookmarkStart w:id="1526" w:name="_Toc170260737"/>
      <w:bookmarkStart w:id="1527" w:name="_Toc170261173"/>
      <w:bookmarkStart w:id="1528" w:name="_Toc170261609"/>
      <w:bookmarkStart w:id="1529" w:name="_Toc164669072"/>
      <w:bookmarkStart w:id="1530" w:name="_Toc170260300"/>
      <w:bookmarkStart w:id="1531" w:name="_Toc170260738"/>
      <w:bookmarkStart w:id="1532" w:name="_Toc170261174"/>
      <w:bookmarkStart w:id="1533" w:name="_Toc170261610"/>
      <w:bookmarkStart w:id="1534" w:name="_Toc164669073"/>
      <w:bookmarkStart w:id="1535" w:name="_Toc170260301"/>
      <w:bookmarkStart w:id="1536" w:name="_Toc170260739"/>
      <w:bookmarkStart w:id="1537" w:name="_Toc170261175"/>
      <w:bookmarkStart w:id="1538" w:name="_Toc170261611"/>
      <w:bookmarkStart w:id="1539" w:name="_Toc164669074"/>
      <w:bookmarkStart w:id="1540" w:name="_Toc170260302"/>
      <w:bookmarkStart w:id="1541" w:name="_Toc170260740"/>
      <w:bookmarkStart w:id="1542" w:name="_Toc170261176"/>
      <w:bookmarkStart w:id="1543" w:name="_Toc170261612"/>
      <w:bookmarkStart w:id="1544" w:name="_Toc164669076"/>
      <w:bookmarkStart w:id="1545" w:name="_Toc170260304"/>
      <w:bookmarkStart w:id="1546" w:name="_Toc170260742"/>
      <w:bookmarkStart w:id="1547" w:name="_Toc170261178"/>
      <w:bookmarkStart w:id="1548" w:name="_Toc170261614"/>
      <w:bookmarkStart w:id="1549" w:name="_Toc89057564"/>
      <w:bookmarkStart w:id="1550" w:name="_Toc356301054"/>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r>
        <w:t>Step 2</w:t>
      </w:r>
      <w:bookmarkEnd w:id="1549"/>
      <w:bookmarkEnd w:id="1550"/>
    </w:p>
    <w:p w:rsidR="002F40DA" w:rsidRDefault="002F40DA" w:rsidP="002F40DA">
      <w:r w:rsidRPr="005471B8">
        <w:t xml:space="preserve">Routine </w:t>
      </w:r>
      <w:r w:rsidRPr="005471B8">
        <w:rPr>
          <w:rFonts w:ascii="Courier New" w:hAnsi="Courier New" w:cs="Courier New"/>
        </w:rPr>
        <w:t>^MAGDHLE</w:t>
      </w:r>
      <w:r w:rsidRPr="005471B8">
        <w:t xml:space="preserve"> invokes </w:t>
      </w:r>
      <w:r w:rsidRPr="005471B8">
        <w:rPr>
          <w:rFonts w:ascii="Courier New" w:hAnsi="Courier New" w:cs="Courier New"/>
        </w:rPr>
        <w:t>INIT^HLTRANS</w:t>
      </w:r>
      <w:r w:rsidRPr="005471B8">
        <w:t xml:space="preserve"> which checks for the existence of “PACS GATEWAY” entry in the NON-DHCP APPLICATION PARAMETER file (#770). </w:t>
      </w:r>
    </w:p>
    <w:p w:rsidR="002F40DA" w:rsidRPr="005471B8" w:rsidRDefault="002F40DA" w:rsidP="002F40DA"/>
    <w:p w:rsidR="002F40DA" w:rsidRDefault="002F40DA" w:rsidP="002F40DA">
      <w:r w:rsidRPr="005471B8">
        <w:t>First, the following entry needs to be established in the HL7 APPLICATION PARAMETER file (#771):</w:t>
      </w:r>
    </w:p>
    <w:p w:rsidR="002F40DA" w:rsidRPr="005471B8" w:rsidRDefault="002F40DA" w:rsidP="002F40DA"/>
    <w:p w:rsidR="002F40DA" w:rsidRPr="005471B8" w:rsidRDefault="002F40DA" w:rsidP="002F40DA">
      <w:pPr>
        <w:pStyle w:val="Body"/>
        <w:spacing w:after="0"/>
        <w:ind w:left="720"/>
        <w:rPr>
          <w:sz w:val="24"/>
        </w:rPr>
      </w:pPr>
      <w:r w:rsidRPr="005471B8">
        <w:rPr>
          <w:sz w:val="24"/>
        </w:rPr>
        <w:t>NAME</w:t>
      </w:r>
      <w:r w:rsidRPr="005471B8">
        <w:rPr>
          <w:b/>
          <w:sz w:val="24"/>
        </w:rPr>
        <w:t>: PAC</w:t>
      </w:r>
      <w:r w:rsidRPr="005471B8">
        <w:rPr>
          <w:sz w:val="24"/>
        </w:rPr>
        <w:t xml:space="preserve"> </w:t>
      </w:r>
      <w:r w:rsidRPr="005471B8">
        <w:rPr>
          <w:b/>
          <w:sz w:val="24"/>
        </w:rPr>
        <w:t>GATEWAY</w:t>
      </w:r>
    </w:p>
    <w:p w:rsidR="002F40DA" w:rsidRPr="005471B8" w:rsidRDefault="002F40DA" w:rsidP="002F40DA">
      <w:pPr>
        <w:pStyle w:val="Body"/>
        <w:ind w:left="720"/>
        <w:rPr>
          <w:sz w:val="24"/>
        </w:rPr>
      </w:pPr>
      <w:r w:rsidRPr="005471B8">
        <w:rPr>
          <w:sz w:val="24"/>
        </w:rPr>
        <w:t xml:space="preserve">ACTIVE/INACTIVE: </w:t>
      </w:r>
      <w:r w:rsidRPr="005471B8">
        <w:rPr>
          <w:b/>
          <w:sz w:val="24"/>
        </w:rPr>
        <w:t>ACTIVE</w:t>
      </w:r>
    </w:p>
    <w:p w:rsidR="002F40DA" w:rsidRDefault="002F40DA" w:rsidP="002F40DA">
      <w:r w:rsidRPr="005471B8">
        <w:t>Then the following entry must be created in the NON-DHCP APPLICATION PARAMETER file (#770):</w:t>
      </w:r>
    </w:p>
    <w:p w:rsidR="002F40DA" w:rsidRPr="005471B8" w:rsidRDefault="002F40DA" w:rsidP="002F40DA">
      <w:pPr>
        <w:rPr>
          <w:b/>
        </w:rPr>
      </w:pPr>
    </w:p>
    <w:p w:rsidR="002F40DA" w:rsidRPr="005471B8" w:rsidRDefault="002F40DA" w:rsidP="002F40DA">
      <w:pPr>
        <w:pStyle w:val="Body"/>
        <w:spacing w:after="0"/>
        <w:ind w:left="720"/>
        <w:rPr>
          <w:sz w:val="24"/>
        </w:rPr>
      </w:pPr>
      <w:r w:rsidRPr="005471B8">
        <w:rPr>
          <w:sz w:val="24"/>
        </w:rPr>
        <w:t>NAME</w:t>
      </w:r>
      <w:r w:rsidRPr="005471B8">
        <w:rPr>
          <w:b/>
          <w:sz w:val="24"/>
        </w:rPr>
        <w:t>: PACS</w:t>
      </w:r>
      <w:r w:rsidRPr="005471B8">
        <w:rPr>
          <w:sz w:val="24"/>
        </w:rPr>
        <w:t xml:space="preserve"> </w:t>
      </w:r>
      <w:r w:rsidRPr="005471B8">
        <w:rPr>
          <w:b/>
          <w:sz w:val="24"/>
        </w:rPr>
        <w:t>GATEWAY</w:t>
      </w:r>
    </w:p>
    <w:p w:rsidR="002F40DA" w:rsidRPr="005471B8" w:rsidRDefault="002F40DA" w:rsidP="002F40DA">
      <w:pPr>
        <w:pStyle w:val="Body"/>
        <w:spacing w:after="0"/>
        <w:ind w:left="720"/>
        <w:rPr>
          <w:sz w:val="24"/>
        </w:rPr>
      </w:pPr>
      <w:r w:rsidRPr="005471B8">
        <w:rPr>
          <w:sz w:val="24"/>
        </w:rPr>
        <w:t xml:space="preserve">NON-DHCP FACILITY NAME:  </w:t>
      </w:r>
      <w:r w:rsidRPr="005471B8">
        <w:rPr>
          <w:i/>
          <w:sz w:val="24"/>
        </w:rPr>
        <w:t>your facility name</w:t>
      </w:r>
    </w:p>
    <w:p w:rsidR="002F40DA" w:rsidRPr="005471B8" w:rsidRDefault="002F40DA" w:rsidP="002F40DA">
      <w:pPr>
        <w:pStyle w:val="Body"/>
        <w:spacing w:after="0"/>
        <w:ind w:left="720"/>
        <w:rPr>
          <w:sz w:val="24"/>
        </w:rPr>
      </w:pPr>
      <w:r w:rsidRPr="005471B8">
        <w:rPr>
          <w:sz w:val="24"/>
        </w:rPr>
        <w:t xml:space="preserve">DHCP STATION NUMBER:  </w:t>
      </w:r>
      <w:r w:rsidRPr="005471B8">
        <w:rPr>
          <w:i/>
          <w:sz w:val="24"/>
        </w:rPr>
        <w:t>your facility number</w:t>
      </w:r>
    </w:p>
    <w:p w:rsidR="002F40DA" w:rsidRPr="005471B8" w:rsidRDefault="002F40DA" w:rsidP="002F40DA">
      <w:pPr>
        <w:pStyle w:val="Body"/>
        <w:ind w:left="720"/>
        <w:rPr>
          <w:sz w:val="24"/>
        </w:rPr>
      </w:pPr>
      <w:r w:rsidRPr="005471B8">
        <w:rPr>
          <w:sz w:val="24"/>
        </w:rPr>
        <w:t xml:space="preserve">DHCP APPLICATION: </w:t>
      </w:r>
      <w:r w:rsidRPr="005471B8">
        <w:rPr>
          <w:b/>
          <w:sz w:val="24"/>
        </w:rPr>
        <w:t>PAC GATEWAY</w:t>
      </w:r>
      <w:r w:rsidRPr="005471B8">
        <w:rPr>
          <w:sz w:val="24"/>
        </w:rPr>
        <w:t xml:space="preserve">        </w:t>
      </w:r>
      <w:r w:rsidRPr="005471B8">
        <w:rPr>
          <w:rFonts w:ascii="Century Schoolbook" w:hAnsi="Century Schoolbook"/>
          <w:color w:val="000000"/>
          <w:sz w:val="24"/>
        </w:rPr>
        <w:t>&lt;&lt;Pointer to file 771.</w:t>
      </w:r>
    </w:p>
    <w:p w:rsidR="002F40DA" w:rsidRDefault="002F40DA" w:rsidP="002F40DA">
      <w:r w:rsidRPr="005471B8">
        <w:t>And then the entry for PAC GATEWAY entry in file 771 can be renamed to PACS GATEWAY.</w:t>
      </w:r>
    </w:p>
    <w:p w:rsidR="002F40DA" w:rsidRPr="005471B8" w:rsidRDefault="002F40DA" w:rsidP="002F40DA"/>
    <w:p w:rsidR="002F40DA" w:rsidRDefault="002F40DA" w:rsidP="002F40DA">
      <w:r w:rsidRPr="005471B8">
        <w:t xml:space="preserve">Use </w:t>
      </w:r>
      <w:proofErr w:type="spellStart"/>
      <w:r w:rsidRPr="005471B8">
        <w:t>FileMan</w:t>
      </w:r>
      <w:proofErr w:type="spellEnd"/>
      <w:r w:rsidRPr="005471B8">
        <w:t xml:space="preserve"> to perform this set-up:</w:t>
      </w:r>
    </w:p>
    <w:p w:rsidR="002F40DA" w:rsidRPr="005471B8" w:rsidRDefault="002F40DA" w:rsidP="002F40DA"/>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&gt; </w:t>
      </w:r>
      <w:r>
        <w:rPr>
          <w:rFonts w:ascii="Courier New" w:hAnsi="Courier New" w:cs="Courier New"/>
          <w:b/>
          <w:bCs/>
          <w:sz w:val="18"/>
        </w:rPr>
        <w:t>Do P^DII</w:t>
      </w:r>
      <w:r>
        <w:rPr>
          <w:rFonts w:ascii="Courier New" w:hAnsi="Courier New" w:cs="Courier New"/>
          <w:color w:val="0000FF"/>
          <w:sz w:val="18"/>
        </w:rPr>
        <w:t xml:space="preserve"> </w:t>
      </w:r>
      <w:r>
        <w:rPr>
          <w:rFonts w:ascii="Courier New" w:hAnsi="Courier New" w:cs="Courier New"/>
          <w:b/>
          <w:bCs/>
          <w:sz w:val="18"/>
        </w:rPr>
        <w:t>&lt;Enter&gt;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VA </w:t>
      </w:r>
      <w:proofErr w:type="spellStart"/>
      <w:r>
        <w:rPr>
          <w:rFonts w:ascii="Courier New" w:hAnsi="Courier New" w:cs="Courier New"/>
          <w:color w:val="0000FF"/>
          <w:sz w:val="18"/>
        </w:rPr>
        <w:t>FileMan</w:t>
      </w:r>
      <w:proofErr w:type="spellEnd"/>
      <w:r>
        <w:rPr>
          <w:rFonts w:ascii="Courier New" w:hAnsi="Courier New" w:cs="Courier New"/>
          <w:color w:val="0000FF"/>
          <w:sz w:val="18"/>
        </w:rPr>
        <w:t xml:space="preserve"> 22.0</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OPTION: </w:t>
      </w:r>
      <w:r>
        <w:rPr>
          <w:rFonts w:ascii="Courier New" w:hAnsi="Courier New" w:cs="Courier New"/>
          <w:b/>
          <w:bCs/>
          <w:sz w:val="18"/>
        </w:rPr>
        <w:t>en &lt;Enter&gt;</w:t>
      </w:r>
      <w:r>
        <w:rPr>
          <w:rFonts w:ascii="Courier New" w:hAnsi="Courier New" w:cs="Courier New"/>
          <w:color w:val="0000FF"/>
          <w:sz w:val="18"/>
        </w:rPr>
        <w:t xml:space="preserve"> TER OR EDIT FILE ENTRIES</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INPUT TO WHAT FILE: </w:t>
      </w:r>
      <w:r>
        <w:rPr>
          <w:rFonts w:ascii="Courier New" w:hAnsi="Courier New" w:cs="Courier New"/>
          <w:b/>
          <w:bCs/>
          <w:sz w:val="18"/>
        </w:rPr>
        <w:t>771 &lt;Enter&gt;</w:t>
      </w:r>
      <w:r>
        <w:rPr>
          <w:rFonts w:ascii="Courier New" w:hAnsi="Courier New" w:cs="Courier New"/>
          <w:color w:val="0000FF"/>
          <w:sz w:val="18"/>
        </w:rPr>
        <w:t xml:space="preserve">   HL7 APPLICATION PARAMETER (139 entries)</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EDIT WHICH FIELD: ALL//  &lt;Enter&gt;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HL7 APPLICATION PARAMETER NAME: </w:t>
      </w:r>
      <w:r>
        <w:rPr>
          <w:rFonts w:ascii="Courier New" w:hAnsi="Courier New" w:cs="Courier New"/>
          <w:b/>
          <w:bCs/>
          <w:sz w:val="18"/>
        </w:rPr>
        <w:t>PAC GATEWAY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Are you adding 'PAC GATEWAY' as</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a new HL7 APPLICATION PARAMETER (the 140TH)? No// </w:t>
      </w:r>
      <w:r>
        <w:rPr>
          <w:rFonts w:ascii="Courier New" w:hAnsi="Courier New" w:cs="Courier New"/>
          <w:b/>
          <w:bCs/>
          <w:sz w:val="18"/>
        </w:rPr>
        <w:t>Y &lt;Enter&gt;</w:t>
      </w:r>
      <w:r>
        <w:rPr>
          <w:rFonts w:ascii="Courier New" w:hAnsi="Courier New" w:cs="Courier New"/>
          <w:color w:val="0000FF"/>
          <w:sz w:val="18"/>
        </w:rPr>
        <w:t xml:space="preserve">   (Yes)</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ACTIVE/INACTIVE: </w:t>
      </w:r>
      <w:r>
        <w:rPr>
          <w:rFonts w:ascii="Courier New" w:hAnsi="Courier New" w:cs="Courier New"/>
          <w:b/>
          <w:bCs/>
          <w:sz w:val="18"/>
        </w:rPr>
        <w:t>AC &lt;Enter&gt;</w:t>
      </w:r>
      <w:r>
        <w:rPr>
          <w:rFonts w:ascii="Courier New" w:hAnsi="Courier New" w:cs="Courier New"/>
          <w:color w:val="0000FF"/>
          <w:sz w:val="18"/>
        </w:rPr>
        <w:t xml:space="preserve">   ACTIVE</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FACILITY NAME: </w:t>
      </w:r>
      <w:r>
        <w:rPr>
          <w:rFonts w:ascii="Courier New" w:hAnsi="Courier New" w:cs="Courier New"/>
          <w:b/>
          <w:bCs/>
          <w:sz w:val="18"/>
        </w:rPr>
        <w:t>^ &lt;Enter&gt;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HL7 APPLICATION PARAMETER NAME:  </w:t>
      </w:r>
      <w:r>
        <w:rPr>
          <w:rFonts w:ascii="Courier New" w:hAnsi="Courier New" w:cs="Courier New"/>
          <w:b/>
          <w:bCs/>
          <w:sz w:val="18"/>
        </w:rPr>
        <w:t>&lt;Enter&gt;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OPTION: </w:t>
      </w:r>
      <w:r>
        <w:rPr>
          <w:rFonts w:ascii="Courier New" w:hAnsi="Courier New" w:cs="Courier New"/>
          <w:b/>
          <w:bCs/>
          <w:sz w:val="18"/>
        </w:rPr>
        <w:t>en &lt;Enter&gt;</w:t>
      </w:r>
      <w:r>
        <w:rPr>
          <w:rFonts w:ascii="Courier New" w:hAnsi="Courier New" w:cs="Courier New"/>
          <w:color w:val="0000FF"/>
          <w:sz w:val="18"/>
        </w:rPr>
        <w:t xml:space="preserve"> TER OR EDIT FILE ENTRIES</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INPUT TO WHAT FILE: HL7 APPLICATION PARAMETER// </w:t>
      </w:r>
      <w:r>
        <w:rPr>
          <w:rFonts w:ascii="Courier New" w:hAnsi="Courier New" w:cs="Courier New"/>
          <w:b/>
          <w:bCs/>
          <w:sz w:val="18"/>
        </w:rPr>
        <w:t>770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HL7 NON-DHCP APPLICATION PARAMETER (2 entries)</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EDIT WHICH FIELD: ALL//  </w:t>
      </w:r>
      <w:r>
        <w:rPr>
          <w:rFonts w:ascii="Courier New" w:hAnsi="Courier New" w:cs="Courier New"/>
          <w:b/>
          <w:bCs/>
          <w:sz w:val="18"/>
        </w:rPr>
        <w:t>&lt;Enter&gt;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HL7 NON-DHCP APPLICATION PARAMETER NAME: </w:t>
      </w:r>
      <w:r>
        <w:rPr>
          <w:rFonts w:ascii="Courier New" w:hAnsi="Courier New" w:cs="Courier New"/>
          <w:b/>
          <w:bCs/>
          <w:sz w:val="18"/>
        </w:rPr>
        <w:t>PACS GATEWAY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Are you adding 'PACS GATEWAY' as</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a new HL7 NON-DHCP APPLICATION PARAMETER (the 3RD)? No// </w:t>
      </w:r>
      <w:r>
        <w:rPr>
          <w:rFonts w:ascii="Courier New" w:hAnsi="Courier New" w:cs="Courier New"/>
          <w:b/>
          <w:bCs/>
          <w:sz w:val="18"/>
        </w:rPr>
        <w:t>Y &lt;Enter&gt;</w:t>
      </w:r>
      <w:r>
        <w:rPr>
          <w:rFonts w:ascii="Courier New" w:hAnsi="Courier New" w:cs="Courier New"/>
          <w:color w:val="0000FF"/>
          <w:sz w:val="18"/>
        </w:rPr>
        <w:t xml:space="preserve">   (Yes)</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HL7 NON-DHCP APPLICATION PARAMETER DHCP STATION NUMBER: </w:t>
      </w:r>
      <w:r>
        <w:rPr>
          <w:rFonts w:ascii="Courier New" w:hAnsi="Courier New" w:cs="Courier New"/>
          <w:b/>
          <w:bCs/>
          <w:sz w:val="18"/>
        </w:rPr>
        <w:t>&lt;</w:t>
      </w:r>
      <w:r>
        <w:rPr>
          <w:b/>
          <w:bCs/>
          <w:i/>
          <w:iCs/>
          <w:sz w:val="18"/>
        </w:rPr>
        <w:t>your station number</w:t>
      </w:r>
      <w:r>
        <w:rPr>
          <w:rFonts w:ascii="Courier New" w:hAnsi="Courier New" w:cs="Courier New"/>
          <w:b/>
          <w:bCs/>
          <w:sz w:val="18"/>
        </w:rPr>
        <w:t>&gt;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HL7 NON-DHCP APPLICATION PARAMETER NON-DHCP FACILITY NAME: </w:t>
      </w:r>
      <w:r>
        <w:rPr>
          <w:rFonts w:ascii="Courier New" w:hAnsi="Courier New" w:cs="Courier New"/>
          <w:b/>
          <w:bCs/>
          <w:sz w:val="18"/>
        </w:rPr>
        <w:t>&lt;</w:t>
      </w:r>
      <w:r>
        <w:rPr>
          <w:b/>
          <w:bCs/>
          <w:i/>
          <w:iCs/>
          <w:sz w:val="18"/>
        </w:rPr>
        <w:t>your facility name</w:t>
      </w:r>
      <w:r>
        <w:rPr>
          <w:rFonts w:ascii="Courier New" w:hAnsi="Courier New" w:cs="Courier New"/>
          <w:b/>
          <w:bCs/>
          <w:sz w:val="18"/>
        </w:rPr>
        <w:t>&gt;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HL7 NON-DHCP APPLICATION PARAMETER DHCP APPLICATION: </w:t>
      </w:r>
      <w:r>
        <w:rPr>
          <w:rFonts w:ascii="Courier New" w:hAnsi="Courier New" w:cs="Courier New"/>
          <w:b/>
          <w:bCs/>
          <w:sz w:val="18"/>
        </w:rPr>
        <w:t>PAC GATEWAY &lt;Enter&gt;</w:t>
      </w:r>
      <w:r>
        <w:rPr>
          <w:rFonts w:ascii="Courier New" w:hAnsi="Courier New" w:cs="Courier New"/>
          <w:color w:val="0000FF"/>
          <w:sz w:val="18"/>
        </w:rPr>
        <w:t xml:space="preserve">   ACTIVE</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DHCP STATION NUMBER: </w:t>
      </w:r>
      <w:r>
        <w:rPr>
          <w:rFonts w:ascii="Courier New" w:hAnsi="Courier New" w:cs="Courier New"/>
          <w:b/>
          <w:bCs/>
          <w:color w:val="0000FF"/>
          <w:sz w:val="18"/>
        </w:rPr>
        <w:t>&lt;</w:t>
      </w:r>
      <w:r>
        <w:rPr>
          <w:b/>
          <w:bCs/>
          <w:i/>
          <w:iCs/>
          <w:color w:val="0000FF"/>
          <w:sz w:val="18"/>
        </w:rPr>
        <w:t>your facility number</w:t>
      </w:r>
      <w:r>
        <w:rPr>
          <w:rFonts w:ascii="Courier New" w:hAnsi="Courier New" w:cs="Courier New"/>
          <w:b/>
          <w:bCs/>
          <w:color w:val="0000FF"/>
          <w:sz w:val="18"/>
        </w:rPr>
        <w:t>&gt;</w:t>
      </w:r>
      <w:r>
        <w:rPr>
          <w:rFonts w:ascii="Courier New" w:hAnsi="Courier New" w:cs="Courier New"/>
          <w:b/>
          <w:bCs/>
          <w:sz w:val="18"/>
        </w:rPr>
        <w:t xml:space="preserve"> </w:t>
      </w:r>
      <w:r>
        <w:rPr>
          <w:rFonts w:ascii="Courier New" w:hAnsi="Courier New" w:cs="Courier New"/>
          <w:color w:val="0000FF"/>
          <w:sz w:val="18"/>
        </w:rPr>
        <w:t xml:space="preserve">//  </w:t>
      </w:r>
      <w:r>
        <w:rPr>
          <w:rFonts w:ascii="Courier New" w:hAnsi="Courier New" w:cs="Courier New"/>
          <w:b/>
          <w:bCs/>
          <w:sz w:val="18"/>
        </w:rPr>
        <w:t>&lt;Enter&gt;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NON-DHCP FACILITY NAME: </w:t>
      </w:r>
      <w:r>
        <w:rPr>
          <w:rFonts w:ascii="Courier New" w:hAnsi="Courier New" w:cs="Courier New"/>
          <w:b/>
          <w:bCs/>
          <w:color w:val="0000FF"/>
          <w:sz w:val="18"/>
        </w:rPr>
        <w:t>&lt;</w:t>
      </w:r>
      <w:r>
        <w:rPr>
          <w:b/>
          <w:bCs/>
          <w:i/>
          <w:iCs/>
          <w:color w:val="0000FF"/>
          <w:sz w:val="18"/>
        </w:rPr>
        <w:t>your facility name</w:t>
      </w:r>
      <w:r>
        <w:rPr>
          <w:rFonts w:ascii="Courier New" w:hAnsi="Courier New" w:cs="Courier New"/>
          <w:b/>
          <w:bCs/>
          <w:color w:val="0000FF"/>
          <w:sz w:val="18"/>
        </w:rPr>
        <w:t>&gt;</w:t>
      </w:r>
      <w:r>
        <w:rPr>
          <w:rFonts w:ascii="Courier New" w:hAnsi="Courier New" w:cs="Courier New"/>
          <w:b/>
          <w:bCs/>
          <w:sz w:val="18"/>
        </w:rPr>
        <w:t xml:space="preserve"> </w:t>
      </w:r>
      <w:r>
        <w:rPr>
          <w:rFonts w:ascii="Courier New" w:hAnsi="Courier New" w:cs="Courier New"/>
          <w:color w:val="0000FF"/>
          <w:sz w:val="18"/>
        </w:rPr>
        <w:t xml:space="preserve">//  </w:t>
      </w:r>
      <w:r>
        <w:rPr>
          <w:rFonts w:ascii="Courier New" w:hAnsi="Courier New" w:cs="Courier New"/>
          <w:b/>
          <w:bCs/>
          <w:sz w:val="18"/>
        </w:rPr>
        <w:t>&lt;Enter&gt;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MAXIMUM BLOCK SIZE: </w:t>
      </w:r>
      <w:r>
        <w:rPr>
          <w:rFonts w:ascii="Courier New" w:hAnsi="Courier New" w:cs="Courier New"/>
          <w:b/>
          <w:bCs/>
          <w:sz w:val="18"/>
        </w:rPr>
        <w:t>^ &lt;Enter&gt;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HL7 NON-DHCP APPLICATION PARAMETER NAME:  </w:t>
      </w:r>
      <w:r>
        <w:rPr>
          <w:rFonts w:ascii="Courier New" w:hAnsi="Courier New" w:cs="Courier New"/>
          <w:b/>
          <w:bCs/>
          <w:sz w:val="18"/>
        </w:rPr>
        <w:t>&lt;Enter&gt;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OPTION: </w:t>
      </w:r>
      <w:r>
        <w:rPr>
          <w:rFonts w:ascii="Courier New" w:hAnsi="Courier New" w:cs="Courier New"/>
          <w:b/>
          <w:bCs/>
          <w:sz w:val="18"/>
        </w:rPr>
        <w:t>en &lt;Enter&gt;</w:t>
      </w:r>
      <w:r>
        <w:rPr>
          <w:rFonts w:ascii="Courier New" w:hAnsi="Courier New" w:cs="Courier New"/>
          <w:color w:val="0000FF"/>
          <w:sz w:val="18"/>
        </w:rPr>
        <w:t xml:space="preserve"> TER OR EDIT FILE ENTRIES</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INPUT TO WHAT FILE: HL7 NON-DHCP APPLICATION PARAMETER// </w:t>
      </w:r>
      <w:r>
        <w:rPr>
          <w:rFonts w:ascii="Courier New" w:hAnsi="Courier New" w:cs="Courier New"/>
          <w:b/>
          <w:bCs/>
          <w:sz w:val="18"/>
        </w:rPr>
        <w:t>771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HL7 APPLICATION PARAMETER (140 entries)</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EDIT WHICH FIELD: ALL// </w:t>
      </w:r>
      <w:r>
        <w:rPr>
          <w:rFonts w:ascii="Courier New" w:hAnsi="Courier New" w:cs="Courier New"/>
          <w:b/>
          <w:bCs/>
          <w:sz w:val="18"/>
        </w:rPr>
        <w:t xml:space="preserve">.01 &lt;Enter&gt;   </w:t>
      </w:r>
      <w:r>
        <w:rPr>
          <w:rFonts w:ascii="Courier New" w:hAnsi="Courier New" w:cs="Courier New"/>
          <w:color w:val="0000FF"/>
          <w:sz w:val="18"/>
        </w:rPr>
        <w:t>NAME</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THEN EDIT FIELD:  </w:t>
      </w:r>
      <w:r>
        <w:rPr>
          <w:rFonts w:ascii="Courier New" w:hAnsi="Courier New" w:cs="Courier New"/>
          <w:b/>
          <w:bCs/>
          <w:sz w:val="18"/>
        </w:rPr>
        <w:t>&lt;Enter&gt;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HL7 APPLICATION PARAMETER NAME: </w:t>
      </w:r>
      <w:r>
        <w:rPr>
          <w:rFonts w:ascii="Courier New" w:hAnsi="Courier New" w:cs="Courier New"/>
          <w:b/>
          <w:bCs/>
          <w:sz w:val="18"/>
        </w:rPr>
        <w:t>PAC GATEWAY &lt;Enter&gt;</w:t>
      </w:r>
      <w:r>
        <w:rPr>
          <w:rFonts w:ascii="Courier New" w:hAnsi="Courier New" w:cs="Courier New"/>
          <w:color w:val="0000FF"/>
          <w:sz w:val="18"/>
        </w:rPr>
        <w:t xml:space="preserve">        ACTIVE</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NAME: PAC GATEWAY// </w:t>
      </w:r>
      <w:r>
        <w:rPr>
          <w:rFonts w:ascii="Courier New" w:hAnsi="Courier New" w:cs="Courier New"/>
          <w:b/>
          <w:bCs/>
          <w:sz w:val="18"/>
        </w:rPr>
        <w:t>PACS GATEWAY &lt;Enter&gt;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HL7 APPLICATION PARAMETER NAME: </w:t>
      </w:r>
      <w:r>
        <w:rPr>
          <w:rFonts w:ascii="Courier New" w:hAnsi="Courier New" w:cs="Courier New"/>
          <w:b/>
          <w:bCs/>
          <w:sz w:val="18"/>
        </w:rPr>
        <w:t xml:space="preserve"> &lt;Enter&gt;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OPTION:  </w:t>
      </w:r>
      <w:r>
        <w:rPr>
          <w:rFonts w:ascii="Courier New" w:hAnsi="Courier New" w:cs="Courier New"/>
          <w:b/>
          <w:bCs/>
          <w:sz w:val="18"/>
        </w:rPr>
        <w:t>&lt;Enter&gt;</w:t>
      </w:r>
    </w:p>
    <w:p w:rsidR="002F40DA" w:rsidRDefault="002F40DA" w:rsidP="004631D4">
      <w:pPr>
        <w:pStyle w:val="Heading3"/>
      </w:pPr>
      <w:bookmarkStart w:id="1551" w:name="_Toc164669079"/>
      <w:bookmarkStart w:id="1552" w:name="_Toc170260307"/>
      <w:bookmarkStart w:id="1553" w:name="_Toc170260745"/>
      <w:bookmarkStart w:id="1554" w:name="_Toc170261181"/>
      <w:bookmarkStart w:id="1555" w:name="_Toc170261617"/>
      <w:bookmarkStart w:id="1556" w:name="_Toc164669081"/>
      <w:bookmarkStart w:id="1557" w:name="_Toc170260309"/>
      <w:bookmarkStart w:id="1558" w:name="_Toc170260747"/>
      <w:bookmarkStart w:id="1559" w:name="_Toc170261183"/>
      <w:bookmarkStart w:id="1560" w:name="_Toc170261619"/>
      <w:bookmarkStart w:id="1561" w:name="_Toc164669082"/>
      <w:bookmarkStart w:id="1562" w:name="_Toc170260310"/>
      <w:bookmarkStart w:id="1563" w:name="_Toc170260748"/>
      <w:bookmarkStart w:id="1564" w:name="_Toc170261184"/>
      <w:bookmarkStart w:id="1565" w:name="_Toc170261620"/>
      <w:bookmarkStart w:id="1566" w:name="_Toc164669083"/>
      <w:bookmarkStart w:id="1567" w:name="_Toc170260311"/>
      <w:bookmarkStart w:id="1568" w:name="_Toc170260749"/>
      <w:bookmarkStart w:id="1569" w:name="_Toc170261185"/>
      <w:bookmarkStart w:id="1570" w:name="_Toc170261621"/>
      <w:bookmarkStart w:id="1571" w:name="_Toc164669084"/>
      <w:bookmarkStart w:id="1572" w:name="_Toc170260312"/>
      <w:bookmarkStart w:id="1573" w:name="_Toc170260750"/>
      <w:bookmarkStart w:id="1574" w:name="_Toc170261186"/>
      <w:bookmarkStart w:id="1575" w:name="_Toc170261622"/>
      <w:bookmarkStart w:id="1576" w:name="_Toc164669086"/>
      <w:bookmarkStart w:id="1577" w:name="_Toc170260314"/>
      <w:bookmarkStart w:id="1578" w:name="_Toc170260752"/>
      <w:bookmarkStart w:id="1579" w:name="_Toc170261188"/>
      <w:bookmarkStart w:id="1580" w:name="_Toc170261624"/>
      <w:bookmarkStart w:id="1581" w:name="_Toc164669087"/>
      <w:bookmarkStart w:id="1582" w:name="_Toc170260315"/>
      <w:bookmarkStart w:id="1583" w:name="_Toc170260753"/>
      <w:bookmarkStart w:id="1584" w:name="_Toc170261189"/>
      <w:bookmarkStart w:id="1585" w:name="_Toc170261625"/>
      <w:bookmarkStart w:id="1586" w:name="_Toc164669088"/>
      <w:bookmarkStart w:id="1587" w:name="_Toc170260316"/>
      <w:bookmarkStart w:id="1588" w:name="_Toc170260754"/>
      <w:bookmarkStart w:id="1589" w:name="_Toc170261190"/>
      <w:bookmarkStart w:id="1590" w:name="_Toc170261626"/>
      <w:bookmarkStart w:id="1591" w:name="_Toc164669089"/>
      <w:bookmarkStart w:id="1592" w:name="_Toc170260317"/>
      <w:bookmarkStart w:id="1593" w:name="_Toc170260755"/>
      <w:bookmarkStart w:id="1594" w:name="_Toc170261191"/>
      <w:bookmarkStart w:id="1595" w:name="_Toc170261627"/>
      <w:bookmarkStart w:id="1596" w:name="_Toc164669090"/>
      <w:bookmarkStart w:id="1597" w:name="_Toc170260318"/>
      <w:bookmarkStart w:id="1598" w:name="_Toc170260756"/>
      <w:bookmarkStart w:id="1599" w:name="_Toc170261192"/>
      <w:bookmarkStart w:id="1600" w:name="_Toc170261628"/>
      <w:bookmarkStart w:id="1601" w:name="_Toc164669091"/>
      <w:bookmarkStart w:id="1602" w:name="_Toc170260319"/>
      <w:bookmarkStart w:id="1603" w:name="_Toc170260757"/>
      <w:bookmarkStart w:id="1604" w:name="_Toc170261193"/>
      <w:bookmarkStart w:id="1605" w:name="_Toc170261629"/>
      <w:bookmarkStart w:id="1606" w:name="_Toc164669093"/>
      <w:bookmarkStart w:id="1607" w:name="_Toc170260321"/>
      <w:bookmarkStart w:id="1608" w:name="_Toc170260759"/>
      <w:bookmarkStart w:id="1609" w:name="_Toc170261195"/>
      <w:bookmarkStart w:id="1610" w:name="_Toc170261631"/>
      <w:bookmarkStart w:id="1611" w:name="_Toc164669094"/>
      <w:bookmarkStart w:id="1612" w:name="_Toc170260322"/>
      <w:bookmarkStart w:id="1613" w:name="_Toc170260760"/>
      <w:bookmarkStart w:id="1614" w:name="_Toc170261196"/>
      <w:bookmarkStart w:id="1615" w:name="_Toc170261632"/>
      <w:bookmarkStart w:id="1616" w:name="_Toc164669096"/>
      <w:bookmarkStart w:id="1617" w:name="_Toc170260324"/>
      <w:bookmarkStart w:id="1618" w:name="_Toc170260762"/>
      <w:bookmarkStart w:id="1619" w:name="_Toc170261198"/>
      <w:bookmarkStart w:id="1620" w:name="_Toc170261634"/>
      <w:bookmarkStart w:id="1621" w:name="_Toc164669097"/>
      <w:bookmarkStart w:id="1622" w:name="_Toc170260325"/>
      <w:bookmarkStart w:id="1623" w:name="_Toc170260763"/>
      <w:bookmarkStart w:id="1624" w:name="_Toc170261199"/>
      <w:bookmarkStart w:id="1625" w:name="_Toc170261635"/>
      <w:bookmarkStart w:id="1626" w:name="_Toc164669100"/>
      <w:bookmarkStart w:id="1627" w:name="_Toc170260328"/>
      <w:bookmarkStart w:id="1628" w:name="_Toc170260766"/>
      <w:bookmarkStart w:id="1629" w:name="_Toc170261202"/>
      <w:bookmarkStart w:id="1630" w:name="_Toc170261638"/>
      <w:bookmarkStart w:id="1631" w:name="_Toc164669102"/>
      <w:bookmarkStart w:id="1632" w:name="_Toc170260330"/>
      <w:bookmarkStart w:id="1633" w:name="_Toc170260768"/>
      <w:bookmarkStart w:id="1634" w:name="_Toc170261204"/>
      <w:bookmarkStart w:id="1635" w:name="_Toc170261640"/>
      <w:bookmarkStart w:id="1636" w:name="_Toc164669104"/>
      <w:bookmarkStart w:id="1637" w:name="_Toc170260332"/>
      <w:bookmarkStart w:id="1638" w:name="_Toc170260770"/>
      <w:bookmarkStart w:id="1639" w:name="_Toc170261206"/>
      <w:bookmarkStart w:id="1640" w:name="_Toc170261642"/>
      <w:bookmarkStart w:id="1641" w:name="_Toc164669105"/>
      <w:bookmarkStart w:id="1642" w:name="_Toc170260333"/>
      <w:bookmarkStart w:id="1643" w:name="_Toc170260771"/>
      <w:bookmarkStart w:id="1644" w:name="_Toc170261207"/>
      <w:bookmarkStart w:id="1645" w:name="_Toc170261643"/>
      <w:bookmarkStart w:id="1646" w:name="_Toc89057565"/>
      <w:bookmarkStart w:id="1647" w:name="_Toc356301055"/>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r>
        <w:t>Step 3</w:t>
      </w:r>
      <w:bookmarkEnd w:id="1646"/>
      <w:bookmarkEnd w:id="1647"/>
    </w:p>
    <w:p w:rsidR="002F40DA" w:rsidRDefault="002F40DA" w:rsidP="002F40DA">
      <w:r w:rsidRPr="00D66470">
        <w:t>The ADT changes are trigged by a protocol running off the MAS Event driver. You must add the MAGD DHCP-PACS ADT EVENTS protocol to the DGPM Movements Events protocol.</w:t>
      </w:r>
    </w:p>
    <w:p w:rsidR="002F40DA" w:rsidRPr="00D66470" w:rsidRDefault="002F40DA" w:rsidP="002F40DA"/>
    <w:p w:rsidR="002F40DA" w:rsidRDefault="002F40DA" w:rsidP="002F40DA">
      <w:pPr>
        <w:pStyle w:val="Body"/>
        <w:spacing w:after="0"/>
        <w:rPr>
          <w:rFonts w:ascii="Courier New" w:hAnsi="Courier New" w:cs="Courier New"/>
          <w:b/>
          <w:color w:val="0000FF"/>
          <w:sz w:val="18"/>
        </w:rPr>
      </w:pPr>
      <w:r>
        <w:rPr>
          <w:rFonts w:ascii="Courier New" w:hAnsi="Courier New" w:cs="Courier New"/>
          <w:color w:val="0000FF"/>
          <w:sz w:val="18"/>
        </w:rPr>
        <w:t xml:space="preserve">&gt; </w:t>
      </w:r>
      <w:r>
        <w:rPr>
          <w:rFonts w:ascii="Courier New" w:hAnsi="Courier New" w:cs="Courier New"/>
          <w:b/>
          <w:sz w:val="18"/>
        </w:rPr>
        <w:t>Do P^DII &lt;Enter&gt;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VA </w:t>
      </w:r>
      <w:proofErr w:type="spellStart"/>
      <w:r>
        <w:rPr>
          <w:rFonts w:ascii="Courier New" w:hAnsi="Courier New" w:cs="Courier New"/>
          <w:color w:val="0000FF"/>
          <w:sz w:val="18"/>
        </w:rPr>
        <w:t>Fileman</w:t>
      </w:r>
      <w:proofErr w:type="spellEnd"/>
      <w:r>
        <w:rPr>
          <w:rFonts w:ascii="Courier New" w:hAnsi="Courier New" w:cs="Courier New"/>
          <w:color w:val="0000FF"/>
          <w:sz w:val="18"/>
        </w:rPr>
        <w:t xml:space="preserve"> 22.0</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OPTION: </w:t>
      </w:r>
      <w:r>
        <w:rPr>
          <w:rFonts w:ascii="Courier New" w:hAnsi="Courier New" w:cs="Courier New"/>
          <w:b/>
          <w:sz w:val="18"/>
        </w:rPr>
        <w:t>en &lt;Enter&gt;</w:t>
      </w:r>
      <w:r>
        <w:rPr>
          <w:rFonts w:ascii="Courier New" w:hAnsi="Courier New" w:cs="Courier New"/>
          <w:b/>
          <w:color w:val="0000FF"/>
          <w:sz w:val="18"/>
        </w:rPr>
        <w:t xml:space="preserve"> </w:t>
      </w:r>
      <w:r>
        <w:rPr>
          <w:rFonts w:ascii="Courier New" w:hAnsi="Courier New" w:cs="Courier New"/>
          <w:bCs/>
          <w:color w:val="0000FF"/>
          <w:sz w:val="18"/>
        </w:rPr>
        <w:t>TER OR EDIT FILE ENTRIES</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INPUT TO WHAT FILE: IMAGING WORKSTATIONS//  </w:t>
      </w:r>
      <w:r>
        <w:rPr>
          <w:rFonts w:ascii="Courier New" w:hAnsi="Courier New" w:cs="Courier New"/>
          <w:b/>
          <w:sz w:val="18"/>
        </w:rPr>
        <w:t>101 &lt;Enter&gt;</w:t>
      </w:r>
      <w:r>
        <w:rPr>
          <w:rFonts w:ascii="Courier New" w:hAnsi="Courier New" w:cs="Courier New"/>
          <w:b/>
          <w:color w:val="0000FF"/>
          <w:sz w:val="18"/>
        </w:rPr>
        <w:t xml:space="preserve"> </w:t>
      </w:r>
      <w:r>
        <w:rPr>
          <w:rFonts w:ascii="Courier New" w:hAnsi="Courier New" w:cs="Courier New"/>
          <w:color w:val="0000FF"/>
          <w:sz w:val="18"/>
        </w:rPr>
        <w:t xml:space="preserve">     PROTOCOL</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EDIT WHICH FIELD: ALL// </w:t>
      </w:r>
      <w:r>
        <w:rPr>
          <w:rFonts w:ascii="Courier New" w:hAnsi="Courier New" w:cs="Courier New"/>
          <w:b/>
          <w:sz w:val="18"/>
        </w:rPr>
        <w:t>ITEM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1   ITEM      (multiple)</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2   ITEM TEXT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CHOOSE 1-2: </w:t>
      </w:r>
      <w:r>
        <w:rPr>
          <w:rFonts w:ascii="Courier New" w:hAnsi="Courier New" w:cs="Courier New"/>
          <w:b/>
          <w:sz w:val="18"/>
        </w:rPr>
        <w:t>1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EDIT WHICH </w:t>
      </w:r>
      <w:smartTag w:uri="urn:schemas-microsoft-com:office:smarttags" w:element="place">
        <w:smartTag w:uri="urn:schemas-microsoft-com:office:smarttags" w:element="PlaceName">
          <w:r>
            <w:rPr>
              <w:rFonts w:ascii="Courier New" w:hAnsi="Courier New" w:cs="Courier New"/>
              <w:color w:val="0000FF"/>
              <w:sz w:val="18"/>
            </w:rPr>
            <w:t>ITEM</w:t>
          </w:r>
        </w:smartTag>
        <w:r>
          <w:rPr>
            <w:rFonts w:ascii="Courier New" w:hAnsi="Courier New" w:cs="Courier New"/>
            <w:color w:val="0000FF"/>
            <w:sz w:val="18"/>
          </w:rPr>
          <w:t xml:space="preserve"> </w:t>
        </w:r>
        <w:smartTag w:uri="urn:schemas-microsoft-com:office:smarttags" w:element="PlaceType">
          <w:r>
            <w:rPr>
              <w:rFonts w:ascii="Courier New" w:hAnsi="Courier New" w:cs="Courier New"/>
              <w:color w:val="0000FF"/>
              <w:sz w:val="18"/>
            </w:rPr>
            <w:t>SUB-FIELD</w:t>
          </w:r>
        </w:smartTag>
      </w:smartTag>
      <w:r>
        <w:rPr>
          <w:rFonts w:ascii="Courier New" w:hAnsi="Courier New" w:cs="Courier New"/>
          <w:color w:val="0000FF"/>
          <w:sz w:val="18"/>
        </w:rPr>
        <w:t xml:space="preserve">: ALL// </w:t>
      </w:r>
      <w:r>
        <w:rPr>
          <w:rFonts w:ascii="Courier New" w:hAnsi="Courier New" w:cs="Courier New"/>
          <w:b/>
          <w:sz w:val="18"/>
        </w:rPr>
        <w:t>&lt;Enter&gt;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THEN EDIT FIELD: </w:t>
      </w:r>
      <w:r>
        <w:rPr>
          <w:rFonts w:ascii="Courier New" w:hAnsi="Courier New" w:cs="Courier New"/>
          <w:b/>
          <w:sz w:val="18"/>
        </w:rPr>
        <w:t>&lt;Enter&gt;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w:t>
      </w:r>
    </w:p>
    <w:p w:rsidR="002F40DA" w:rsidRDefault="002F40DA" w:rsidP="002F40DA">
      <w:pPr>
        <w:pStyle w:val="Body"/>
        <w:spacing w:after="0"/>
        <w:rPr>
          <w:rFonts w:ascii="Courier New" w:hAnsi="Courier New" w:cs="Courier New"/>
          <w:b/>
          <w:color w:val="0000FF"/>
          <w:sz w:val="18"/>
        </w:rPr>
      </w:pPr>
      <w:r>
        <w:rPr>
          <w:rFonts w:ascii="Courier New" w:hAnsi="Courier New" w:cs="Courier New"/>
          <w:color w:val="0000FF"/>
          <w:sz w:val="18"/>
        </w:rPr>
        <w:t xml:space="preserve">Select PROTOCOL NAME: </w:t>
      </w:r>
      <w:r>
        <w:rPr>
          <w:rFonts w:ascii="Courier New" w:hAnsi="Courier New" w:cs="Courier New"/>
          <w:b/>
          <w:sz w:val="18"/>
        </w:rPr>
        <w:t>DGPM MOVEMENT EVENTS &lt;Enter&gt;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b/>
          <w:color w:val="0000FF"/>
          <w:sz w:val="18"/>
        </w:rPr>
      </w:pPr>
      <w:r>
        <w:rPr>
          <w:rFonts w:ascii="Courier New" w:hAnsi="Courier New" w:cs="Courier New"/>
          <w:color w:val="0000FF"/>
          <w:sz w:val="18"/>
        </w:rPr>
        <w:lastRenderedPageBreak/>
        <w:t xml:space="preserve">Select ITEM: IB CATEGORY C BILLING// </w:t>
      </w:r>
      <w:r>
        <w:rPr>
          <w:rFonts w:ascii="Courier New" w:hAnsi="Courier New" w:cs="Courier New"/>
          <w:b/>
          <w:sz w:val="18"/>
        </w:rPr>
        <w:t>MAGD DHCP-PACS ADT EVENTS &lt;Enter&gt;</w:t>
      </w: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     NOTIFICATION DHCP-PACS ADT EVENT</w:t>
      </w:r>
    </w:p>
    <w:p w:rsidR="002F40DA" w:rsidRDefault="002F40DA" w:rsidP="002F40DA">
      <w:pPr>
        <w:pStyle w:val="Body"/>
        <w:spacing w:after="0"/>
        <w:rPr>
          <w:rFonts w:ascii="Courier New" w:hAnsi="Courier New" w:cs="Courier New"/>
          <w:b/>
          <w:color w:val="0000FF"/>
          <w:sz w:val="18"/>
        </w:rPr>
      </w:pPr>
      <w:r>
        <w:rPr>
          <w:rFonts w:ascii="Courier New" w:hAnsi="Courier New" w:cs="Courier New"/>
          <w:color w:val="0000FF"/>
          <w:sz w:val="18"/>
        </w:rPr>
        <w:t xml:space="preserve">  MNEMONIC: </w:t>
      </w:r>
      <w:r>
        <w:rPr>
          <w:rFonts w:ascii="Courier New" w:hAnsi="Courier New" w:cs="Courier New"/>
          <w:sz w:val="18"/>
        </w:rPr>
        <w:t xml:space="preserve">^ </w:t>
      </w:r>
      <w:r>
        <w:rPr>
          <w:rFonts w:ascii="Courier New" w:hAnsi="Courier New" w:cs="Courier New"/>
          <w:b/>
          <w:sz w:val="18"/>
        </w:rPr>
        <w:t>&lt;Enter&gt;</w:t>
      </w:r>
    </w:p>
    <w:p w:rsidR="002F40DA" w:rsidRDefault="002F40DA" w:rsidP="002F40DA">
      <w:pPr>
        <w:pStyle w:val="Body"/>
        <w:spacing w:after="0"/>
        <w:rPr>
          <w:rFonts w:ascii="Courier New" w:hAnsi="Courier New" w:cs="Courier New"/>
          <w:b/>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PROTOCOL NAME: </w:t>
      </w:r>
      <w:r>
        <w:rPr>
          <w:rFonts w:ascii="Courier New" w:hAnsi="Courier New" w:cs="Courier New"/>
          <w:b/>
          <w:sz w:val="18"/>
        </w:rPr>
        <w:t>&lt;Enter&gt;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spacing w:after="0"/>
        <w:rPr>
          <w:rFonts w:ascii="Courier New" w:hAnsi="Courier New" w:cs="Courier New"/>
          <w:color w:val="0000FF"/>
          <w:sz w:val="18"/>
        </w:rPr>
      </w:pPr>
      <w:r>
        <w:rPr>
          <w:rFonts w:ascii="Courier New" w:hAnsi="Courier New" w:cs="Courier New"/>
          <w:color w:val="0000FF"/>
          <w:sz w:val="18"/>
        </w:rPr>
        <w:t xml:space="preserve">Select OPTION: </w:t>
      </w:r>
      <w:r>
        <w:rPr>
          <w:rFonts w:ascii="Courier New" w:hAnsi="Courier New" w:cs="Courier New"/>
          <w:b/>
          <w:sz w:val="18"/>
        </w:rPr>
        <w:t>&lt;Enter&gt;</w:t>
      </w:r>
    </w:p>
    <w:p w:rsidR="002F40DA" w:rsidRDefault="002F40DA" w:rsidP="002F40DA">
      <w:pPr>
        <w:pStyle w:val="Body"/>
        <w:spacing w:after="0"/>
        <w:rPr>
          <w:rFonts w:ascii="Courier New" w:hAnsi="Courier New" w:cs="Courier New"/>
          <w:color w:val="0000FF"/>
          <w:sz w:val="18"/>
        </w:rPr>
      </w:pPr>
    </w:p>
    <w:p w:rsidR="002F40DA" w:rsidRDefault="002F40DA" w:rsidP="002F40DA">
      <w:pPr>
        <w:pStyle w:val="Body"/>
        <w:rPr>
          <w:rFonts w:ascii="Courier New" w:hAnsi="Courier New" w:cs="Courier New"/>
          <w:color w:val="0000FF"/>
          <w:sz w:val="18"/>
        </w:rPr>
      </w:pPr>
      <w:r>
        <w:rPr>
          <w:rFonts w:ascii="Courier New" w:hAnsi="Courier New" w:cs="Courier New"/>
          <w:color w:val="0000FF"/>
          <w:sz w:val="18"/>
        </w:rPr>
        <w:t>&gt;</w:t>
      </w:r>
    </w:p>
    <w:p w:rsidR="002F40DA" w:rsidRDefault="002F40DA" w:rsidP="002F40DA">
      <w:r w:rsidRPr="00D66470">
        <w:t>This completes the creation of the items necessary for the PACS ADT interface. Use the PIMMS option to Admit, Transfer and Discharge a patient to test the cross-reference setting. During the update processing, on any of these three transactions, the system will spawn off a background task that will execute the cross-reference routine and display the following on the screen:</w:t>
      </w:r>
    </w:p>
    <w:p w:rsidR="002F40DA" w:rsidRPr="00D66470" w:rsidRDefault="002F40DA" w:rsidP="002F40DA"/>
    <w:p w:rsidR="002F40DA" w:rsidRDefault="002F40DA" w:rsidP="002F40DA">
      <w:pPr>
        <w:pStyle w:val="Body"/>
        <w:jc w:val="center"/>
        <w:rPr>
          <w:rFonts w:ascii="Courier New" w:hAnsi="Courier New" w:cs="Courier New"/>
          <w:color w:val="0000FF"/>
          <w:sz w:val="18"/>
        </w:rPr>
      </w:pPr>
      <w:r>
        <w:rPr>
          <w:rFonts w:ascii="Courier New" w:hAnsi="Courier New" w:cs="Courier New"/>
          <w:color w:val="0000FF"/>
          <w:sz w:val="18"/>
        </w:rPr>
        <w:t>*** HL7 TASK FOR PACS ***</w:t>
      </w:r>
    </w:p>
    <w:p w:rsidR="002F40DA" w:rsidRDefault="002F40DA" w:rsidP="002F40DA">
      <w:r w:rsidRPr="00D66470">
        <w:t xml:space="preserve">If successful, the HL7 messages for the events will be recorded in the PACS MESSAGES file (#2006.5). </w:t>
      </w:r>
    </w:p>
    <w:p w:rsidR="00F34D0D" w:rsidRDefault="00F34D0D" w:rsidP="002F40DA"/>
    <w:p w:rsidR="00F34D0D" w:rsidRDefault="00F34D0D" w:rsidP="00F34D0D">
      <w:pPr>
        <w:pStyle w:val="Heading2"/>
      </w:pPr>
      <w:bookmarkStart w:id="1648" w:name="_Ref302563982"/>
      <w:bookmarkStart w:id="1649" w:name="_Toc356301056"/>
      <w:r w:rsidRPr="002B5488">
        <w:t>Change Subscribers</w:t>
      </w:r>
      <w:bookmarkEnd w:id="1648"/>
      <w:bookmarkEnd w:id="1649"/>
    </w:p>
    <w:p w:rsidR="00F34D0D" w:rsidRDefault="00F34D0D" w:rsidP="00F34D0D">
      <w:pPr>
        <w:pStyle w:val="aNormal0"/>
        <w:keepNext/>
        <w:spacing w:before="0" w:after="180"/>
        <w:rPr>
          <w:rFonts w:eastAsia="MS Mincho"/>
        </w:rPr>
      </w:pPr>
      <w:r w:rsidRPr="00521019">
        <w:rPr>
          <w:rFonts w:eastAsia="MS Mincho"/>
        </w:rPr>
        <w:t>A</w:t>
      </w:r>
      <w:r>
        <w:rPr>
          <w:rFonts w:eastAsia="MS Mincho"/>
        </w:rPr>
        <w:t xml:space="preserve">s referenced from Section 5.1, </w:t>
      </w:r>
      <w:r w:rsidRPr="00521019">
        <w:rPr>
          <w:rFonts w:eastAsia="MS Mincho"/>
        </w:rPr>
        <w:t>use the instructions in this section to update subscribe the HL7 Radiology Imaging Subscriber Protocols to the Radiology version  2.4 event driver protocols.  (As explained in</w:t>
      </w:r>
      <w:r>
        <w:rPr>
          <w:rFonts w:eastAsia="MS Mincho"/>
        </w:rPr>
        <w:t xml:space="preserve"> the NOTE in the screen dialog box</w:t>
      </w:r>
      <w:r w:rsidRPr="00521019">
        <w:rPr>
          <w:rFonts w:eastAsia="MS Mincho"/>
        </w:rPr>
        <w:t>, these instructions could also be used to subscribe to the Radiology version 2.1 event driver protocols if for some reason it were deemed necessary not to use HL7 2.4.)</w:t>
      </w:r>
    </w:p>
    <w:p w:rsidR="00F34D0D" w:rsidRPr="00132939" w:rsidRDefault="00F34D0D" w:rsidP="00905AF2">
      <w:pPr>
        <w:pStyle w:val="aNormal0"/>
        <w:numPr>
          <w:ilvl w:val="0"/>
          <w:numId w:val="60"/>
        </w:numPr>
        <w:spacing w:before="0" w:after="180"/>
        <w:rPr>
          <w:rFonts w:eastAsia="MS Mincho"/>
        </w:rPr>
      </w:pPr>
      <w:r>
        <w:t xml:space="preserve">Use the Imaging System Manager (MAG SYS MENU) </w:t>
      </w:r>
      <w:r w:rsidRPr="000A24BF">
        <w:t>setup</w:t>
      </w:r>
      <w:r>
        <w:t xml:space="preserve"> options. Type the </w:t>
      </w:r>
      <w:r w:rsidR="00186B68">
        <w:t>bolded</w:t>
      </w:r>
      <w:r>
        <w:t xml:space="preserve"> responses.</w:t>
      </w:r>
    </w:p>
    <w:p w:rsidR="00F34D0D" w:rsidRDefault="00F34D0D" w:rsidP="00F34D0D">
      <w:pPr>
        <w:pStyle w:val="Screen2"/>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DVA&gt;</w:t>
      </w:r>
      <w:r w:rsidRPr="00186B68">
        <w:rPr>
          <w:b/>
        </w:rPr>
        <w:t>D ^XUP</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Setting up programmer environment</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This is a TEST account.</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Terminal Type set to: C-VT320 48 LINE</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Select OPTION NAME: </w:t>
      </w:r>
      <w:r w:rsidRPr="00186B68">
        <w:rPr>
          <w:b/>
        </w:rPr>
        <w:t>MAG SYS MENU</w:t>
      </w:r>
      <w:r>
        <w:t xml:space="preserve">       Imaging System Manager Menu</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HL7    Imaging HL7 Messaging Maintenance ...</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IX     Image Index Conversion Menu ...</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LS     Edit Network Location STATUS</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TR     Telereader Menu ...</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Ad hoc Enterprise Site Report</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Delete Image Group</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Enter/edit Reason</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Imaging Database Integrity Checker Menu ...</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Imaging Site Reports ...</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Select Imaging System Manager Menu Option: </w:t>
      </w:r>
      <w:r w:rsidRPr="00186B68">
        <w:rPr>
          <w:b/>
        </w:rPr>
        <w:t>HL7</w:t>
      </w:r>
      <w:r>
        <w:t xml:space="preserve">  Imaging HL7 Messaging Maintenance</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RHL7   Maintain Subscriptions to Radiology HL7 Drivers</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IHE    Configure IHE-Based HL7 Interface to PACS</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lastRenderedPageBreak/>
        <w:t xml:space="preserve">Select Imaging HL7 Messaging Maintenance Option: </w:t>
      </w:r>
      <w:r w:rsidRPr="00186B68">
        <w:rPr>
          <w:b/>
        </w:rPr>
        <w:t>R</w:t>
      </w:r>
      <w:r>
        <w:t>HL7  Maintain Subscriptions to</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Radiology HL7 Drivers</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MAGD SEND ORM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MAGD SEND ORU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RA CANCEL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RA EXAMINED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RA REG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RA RPT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RA CANCEL 2.4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RA EXAMINED 2.4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RA REG 2.4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RA RPT 2.4 protocol found...</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Enter the desired version of HL7: </w:t>
      </w:r>
      <w:r w:rsidRPr="00186B68">
        <w:rPr>
          <w:b/>
        </w:rPr>
        <w:t>2.4</w:t>
      </w:r>
      <w:r>
        <w:t xml:space="preserve">  HL7 Version 2.4</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Pr="00521019" w:rsidRDefault="00F34D0D" w:rsidP="00F34D0D">
      <w:pPr>
        <w:pStyle w:val="Screen2"/>
        <w:keepLines/>
        <w:pBdr>
          <w:top w:val="single" w:sz="8" w:space="1" w:color="auto"/>
          <w:left w:val="single" w:sz="8" w:space="1" w:color="auto"/>
          <w:bottom w:val="single" w:sz="8" w:space="1" w:color="auto"/>
          <w:right w:val="single" w:sz="8" w:space="1" w:color="auto"/>
        </w:pBdr>
        <w:rPr>
          <w:rFonts w:ascii="Times New Roman" w:hAnsi="Times New Roman"/>
          <w:i/>
          <w:sz w:val="22"/>
          <w:szCs w:val="22"/>
        </w:rPr>
      </w:pPr>
      <w:r w:rsidRPr="00521019">
        <w:rPr>
          <w:rFonts w:ascii="Times New Roman" w:hAnsi="Times New Roman"/>
          <w:i/>
          <w:sz w:val="22"/>
          <w:szCs w:val="22"/>
        </w:rPr>
        <w:t>[NOTE:  Enter 2.1 instead of 2.4 above if you wish to subscribe to the Version 2.1 protocols.]</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Subscribing to HL7 version 2.4 protocols...</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Protocol RA CANCEL has been unsubscribed from...</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Protocol RA EXAMINED has been unsubscribed from...</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Protocol RA REG has been unsubscribed from...</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Protocol RA RPT has been unsubscribed from...</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Protocol RA CANCEL 2.4 has been subscribed to...</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Protocol RA EXAMINED 2.4 has been subscribed to...</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Protocol RA REG 2.4 has been subscribed to...</w:t>
      </w:r>
    </w:p>
    <w:p w:rsidR="00F34D0D" w:rsidRDefault="00F34D0D" w:rsidP="00F34D0D">
      <w:pPr>
        <w:pStyle w:val="Screen2"/>
        <w:keepLines/>
        <w:pBdr>
          <w:top w:val="single" w:sz="8" w:space="1" w:color="auto"/>
          <w:left w:val="single" w:sz="8" w:space="1" w:color="auto"/>
          <w:bottom w:val="single" w:sz="8" w:space="1" w:color="auto"/>
          <w:right w:val="single" w:sz="8" w:space="1" w:color="auto"/>
        </w:pBdr>
      </w:pPr>
      <w:r>
        <w:t xml:space="preserve">   Protocol RA RPT 2.4 has been subscribed to...</w:t>
      </w:r>
    </w:p>
    <w:p w:rsidR="00F34D0D" w:rsidRPr="00132939"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p>
    <w:p w:rsidR="00F34D0D" w:rsidRPr="00F151B7" w:rsidRDefault="00F34D0D" w:rsidP="00F34D0D">
      <w:pPr>
        <w:pStyle w:val="aNormal0"/>
        <w:rPr>
          <w:rFonts w:ascii="Courier New" w:eastAsia="MS Mincho" w:hAnsi="Courier New" w:cs="Courier New"/>
          <w:sz w:val="16"/>
          <w:szCs w:val="16"/>
        </w:rPr>
      </w:pPr>
    </w:p>
    <w:p w:rsidR="00F34D0D" w:rsidRPr="00691C76" w:rsidRDefault="00F34D0D" w:rsidP="00905AF2">
      <w:pPr>
        <w:pStyle w:val="aNormal0"/>
        <w:numPr>
          <w:ilvl w:val="0"/>
          <w:numId w:val="60"/>
        </w:numPr>
        <w:spacing w:before="0" w:after="180"/>
        <w:rPr>
          <w:rFonts w:eastAsia="MS Mincho"/>
        </w:rPr>
      </w:pPr>
      <w:r>
        <w:t xml:space="preserve">Select option </w:t>
      </w:r>
      <w:r w:rsidRPr="00691C76">
        <w:rPr>
          <w:b/>
        </w:rPr>
        <w:t>IHE</w:t>
      </w:r>
      <w:r w:rsidRPr="00691C76">
        <w:t xml:space="preserve"> to enter name and address information for the HL7 PACS interface</w:t>
      </w:r>
      <w:r>
        <w:t xml:space="preserve"> (if you are using a commercial PACS), and to turn on HL7 version 2.4 messaging to the VistA DICOM Gateway</w:t>
      </w:r>
      <w:r w:rsidRPr="00691C76">
        <w:t>.</w:t>
      </w:r>
    </w:p>
    <w:p w:rsidR="00F34D0D" w:rsidRDefault="00F34D0D" w:rsidP="00905AF2">
      <w:pPr>
        <w:pStyle w:val="aNormal0"/>
        <w:numPr>
          <w:ilvl w:val="1"/>
          <w:numId w:val="60"/>
        </w:numPr>
        <w:spacing w:before="0" w:after="180"/>
        <w:rPr>
          <w:rFonts w:eastAsia="MS Mincho"/>
        </w:rPr>
      </w:pPr>
      <w:r w:rsidRPr="00691C76">
        <w:rPr>
          <w:rFonts w:eastAsia="MS Mincho"/>
        </w:rPr>
        <w:t xml:space="preserve">You </w:t>
      </w:r>
      <w:r>
        <w:rPr>
          <w:rFonts w:eastAsia="MS Mincho"/>
        </w:rPr>
        <w:t>are</w:t>
      </w:r>
      <w:r w:rsidRPr="00691C76">
        <w:rPr>
          <w:rFonts w:eastAsia="MS Mincho"/>
        </w:rPr>
        <w:t xml:space="preserve"> </w:t>
      </w:r>
      <w:r>
        <w:rPr>
          <w:rFonts w:eastAsia="MS Mincho"/>
        </w:rPr>
        <w:t>presented with</w:t>
      </w:r>
      <w:r w:rsidRPr="00691C76">
        <w:rPr>
          <w:rFonts w:eastAsia="MS Mincho"/>
        </w:rPr>
        <w:t xml:space="preserve"> the sending application name and receiving application name. These are the names that will be sent in the MSH Segment of the HL7 messages that are transmitted to PACS</w:t>
      </w:r>
      <w:r>
        <w:rPr>
          <w:rFonts w:eastAsia="MS Mincho"/>
        </w:rPr>
        <w:t xml:space="preserve"> (if used) and to the VistA DICOM Gateway</w:t>
      </w:r>
      <w:r w:rsidRPr="00691C76">
        <w:rPr>
          <w:rFonts w:eastAsia="MS Mincho"/>
        </w:rPr>
        <w:t xml:space="preserve">. (See also </w:t>
      </w:r>
      <w:r>
        <w:rPr>
          <w:rFonts w:eastAsia="MS Mincho"/>
        </w:rPr>
        <w:t xml:space="preserve">the </w:t>
      </w:r>
      <w:r w:rsidRPr="00FB3DF3">
        <w:rPr>
          <w:rFonts w:eastAsia="MS Mincho"/>
          <w:i/>
        </w:rPr>
        <w:t>PACS CONFIGURATION NOTES</w:t>
      </w:r>
      <w:r w:rsidRPr="00691C76">
        <w:rPr>
          <w:rFonts w:eastAsia="MS Mincho"/>
        </w:rPr>
        <w:t xml:space="preserve"> </w:t>
      </w:r>
      <w:r>
        <w:rPr>
          <w:rFonts w:eastAsia="MS Mincho"/>
        </w:rPr>
        <w:t xml:space="preserve">following.) </w:t>
      </w:r>
    </w:p>
    <w:p w:rsidR="00F34D0D" w:rsidRDefault="00F34D0D" w:rsidP="00905AF2">
      <w:pPr>
        <w:pStyle w:val="aNormal0"/>
        <w:numPr>
          <w:ilvl w:val="0"/>
          <w:numId w:val="61"/>
        </w:numPr>
        <w:spacing w:before="0" w:after="180"/>
        <w:rPr>
          <w:rFonts w:eastAsia="MS Mincho"/>
        </w:rPr>
      </w:pPr>
      <w:r w:rsidRPr="00691C76">
        <w:rPr>
          <w:rFonts w:eastAsia="MS Mincho"/>
        </w:rPr>
        <w:t>Ordinarily, you will not wish to change either of these names and will enter NO</w:t>
      </w:r>
      <w:r>
        <w:rPr>
          <w:rFonts w:eastAsia="MS Mincho"/>
        </w:rPr>
        <w:t xml:space="preserve"> when prompted to change them. </w:t>
      </w:r>
    </w:p>
    <w:p w:rsidR="00F34D0D" w:rsidRPr="00691C76" w:rsidRDefault="00F34D0D" w:rsidP="00905AF2">
      <w:pPr>
        <w:pStyle w:val="aNormal0"/>
        <w:numPr>
          <w:ilvl w:val="0"/>
          <w:numId w:val="61"/>
        </w:numPr>
        <w:spacing w:before="0" w:after="180"/>
        <w:rPr>
          <w:rFonts w:eastAsia="MS Mincho"/>
        </w:rPr>
      </w:pPr>
      <w:r w:rsidRPr="00691C76">
        <w:rPr>
          <w:rFonts w:eastAsia="MS Mincho"/>
        </w:rPr>
        <w:t xml:space="preserve">If you wish to change either of these names, enter </w:t>
      </w:r>
      <w:r w:rsidRPr="00186B68">
        <w:rPr>
          <w:rFonts w:eastAsia="MS Mincho"/>
          <w:b/>
        </w:rPr>
        <w:t>YES</w:t>
      </w:r>
      <w:r>
        <w:rPr>
          <w:rFonts w:eastAsia="MS Mincho"/>
        </w:rPr>
        <w:t xml:space="preserve"> when prompted</w:t>
      </w:r>
      <w:r w:rsidRPr="00691C76">
        <w:rPr>
          <w:rFonts w:eastAsia="MS Mincho"/>
        </w:rPr>
        <w:t>.</w:t>
      </w:r>
    </w:p>
    <w:p w:rsidR="00F34D0D" w:rsidRPr="00691C76" w:rsidRDefault="00F34D0D" w:rsidP="00905AF2">
      <w:pPr>
        <w:pStyle w:val="aNormal0"/>
        <w:numPr>
          <w:ilvl w:val="1"/>
          <w:numId w:val="60"/>
        </w:numPr>
        <w:spacing w:before="0" w:after="180"/>
        <w:rPr>
          <w:rFonts w:eastAsia="MS Mincho"/>
        </w:rPr>
      </w:pPr>
      <w:r w:rsidRPr="00691C76">
        <w:rPr>
          <w:rFonts w:eastAsia="MS Mincho"/>
        </w:rPr>
        <w:t xml:space="preserve">You </w:t>
      </w:r>
      <w:r>
        <w:rPr>
          <w:rFonts w:eastAsia="MS Mincho"/>
        </w:rPr>
        <w:t>are then</w:t>
      </w:r>
      <w:r w:rsidRPr="00691C76">
        <w:rPr>
          <w:rFonts w:eastAsia="MS Mincho"/>
        </w:rPr>
        <w:t xml:space="preserve"> asked to enter the TCP/IP address and port number for the logical link. This information defines where VistA HL7 will send the ADT messages.</w:t>
      </w:r>
      <w:r>
        <w:rPr>
          <w:rFonts w:eastAsia="MS Mincho"/>
        </w:rPr>
        <w:t xml:space="preserve"> If you are not using a commercial PACS, leave the TCP/IP address and port number blank. </w:t>
      </w:r>
      <w:r w:rsidRPr="00691C76">
        <w:rPr>
          <w:rFonts w:eastAsia="MS Mincho"/>
        </w:rPr>
        <w:t>If you need help finding the correct values to enter at these prompts, please consult your site’s PACS Administrator or HL7 Specialist.</w:t>
      </w:r>
    </w:p>
    <w:p w:rsidR="00F34D0D" w:rsidRDefault="00F34D0D" w:rsidP="00905AF2">
      <w:pPr>
        <w:pStyle w:val="aNormal0"/>
        <w:numPr>
          <w:ilvl w:val="1"/>
          <w:numId w:val="60"/>
        </w:numPr>
        <w:spacing w:before="0" w:after="180"/>
        <w:rPr>
          <w:rFonts w:eastAsia="MS Mincho"/>
        </w:rPr>
      </w:pPr>
      <w:r w:rsidRPr="00691C76">
        <w:rPr>
          <w:rFonts w:eastAsia="MS Mincho"/>
        </w:rPr>
        <w:t xml:space="preserve">Finally, you will be asked whether you want to turn on the IHE-based interface. You must answer </w:t>
      </w:r>
      <w:r w:rsidRPr="00186B68">
        <w:rPr>
          <w:rFonts w:eastAsia="MS Mincho"/>
          <w:b/>
        </w:rPr>
        <w:t>YES</w:t>
      </w:r>
      <w:r w:rsidRPr="00691C76">
        <w:rPr>
          <w:rFonts w:eastAsia="MS Mincho"/>
        </w:rPr>
        <w:t xml:space="preserve"> if you wish </w:t>
      </w:r>
      <w:r>
        <w:rPr>
          <w:rFonts w:eastAsia="MS Mincho"/>
        </w:rPr>
        <w:t xml:space="preserve">HL7 version 2.4 </w:t>
      </w:r>
      <w:r w:rsidRPr="00691C76">
        <w:rPr>
          <w:rFonts w:eastAsia="MS Mincho"/>
        </w:rPr>
        <w:t xml:space="preserve">messages to be sent from </w:t>
      </w:r>
      <w:smartTag w:uri="urn:schemas-microsoft-com:office:smarttags" w:element="place">
        <w:r w:rsidRPr="00691C76">
          <w:rPr>
            <w:rFonts w:eastAsia="MS Mincho"/>
          </w:rPr>
          <w:t>VistA</w:t>
        </w:r>
      </w:smartTag>
      <w:r w:rsidRPr="00691C76">
        <w:rPr>
          <w:rFonts w:eastAsia="MS Mincho"/>
        </w:rPr>
        <w:t xml:space="preserve"> to PACS</w:t>
      </w:r>
      <w:r>
        <w:rPr>
          <w:rFonts w:eastAsia="MS Mincho"/>
        </w:rPr>
        <w:t xml:space="preserve"> (if used) and to the DICOM Gateway</w:t>
      </w:r>
      <w:r w:rsidRPr="00691C76">
        <w:rPr>
          <w:rFonts w:eastAsia="MS Mincho"/>
        </w:rPr>
        <w:t xml:space="preserve">. If you do not wish </w:t>
      </w:r>
      <w:r w:rsidRPr="008E7FF5">
        <w:rPr>
          <w:rFonts w:eastAsia="MS Mincho"/>
        </w:rPr>
        <w:t>HL7 version 2.4</w:t>
      </w:r>
      <w:r>
        <w:rPr>
          <w:rFonts w:eastAsia="MS Mincho"/>
        </w:rPr>
        <w:t xml:space="preserve"> </w:t>
      </w:r>
      <w:r w:rsidRPr="00691C76">
        <w:rPr>
          <w:rFonts w:eastAsia="MS Mincho"/>
        </w:rPr>
        <w:t xml:space="preserve">messages to be sent from </w:t>
      </w:r>
      <w:smartTag w:uri="urn:schemas-microsoft-com:office:smarttags" w:element="place">
        <w:r w:rsidRPr="00691C76">
          <w:rPr>
            <w:rFonts w:eastAsia="MS Mincho"/>
          </w:rPr>
          <w:t>VistA</w:t>
        </w:r>
      </w:smartTag>
      <w:r w:rsidRPr="00691C76">
        <w:rPr>
          <w:rFonts w:eastAsia="MS Mincho"/>
        </w:rPr>
        <w:t xml:space="preserve"> to PACS</w:t>
      </w:r>
      <w:r>
        <w:rPr>
          <w:rFonts w:eastAsia="MS Mincho"/>
        </w:rPr>
        <w:t xml:space="preserve"> </w:t>
      </w:r>
      <w:r w:rsidRPr="008E7FF5">
        <w:rPr>
          <w:rFonts w:eastAsia="MS Mincho"/>
        </w:rPr>
        <w:t>(if used)</w:t>
      </w:r>
      <w:r>
        <w:rPr>
          <w:rFonts w:eastAsia="MS Mincho"/>
        </w:rPr>
        <w:t xml:space="preserve"> </w:t>
      </w:r>
      <w:r w:rsidRPr="008E7FF5">
        <w:rPr>
          <w:rFonts w:eastAsia="MS Mincho"/>
        </w:rPr>
        <w:t>and to the DICOM Gateway</w:t>
      </w:r>
      <w:r w:rsidRPr="00691C76">
        <w:rPr>
          <w:rFonts w:eastAsia="MS Mincho"/>
        </w:rPr>
        <w:t xml:space="preserve">, enter </w:t>
      </w:r>
      <w:r w:rsidRPr="00186B68">
        <w:rPr>
          <w:rFonts w:eastAsia="MS Mincho"/>
          <w:b/>
        </w:rPr>
        <w:t>NO</w:t>
      </w:r>
      <w:r w:rsidRPr="00691C76">
        <w:rPr>
          <w:rFonts w:eastAsia="MS Mincho"/>
        </w:rPr>
        <w:t>.</w:t>
      </w:r>
    </w:p>
    <w:p w:rsidR="00F34D0D" w:rsidRPr="00132939" w:rsidRDefault="00F34D0D" w:rsidP="00F34D0D">
      <w:pPr>
        <w:pStyle w:val="aNormal0"/>
        <w:ind w:left="288"/>
        <w:rPr>
          <w:rFonts w:eastAsia="MS Mincho"/>
        </w:rPr>
      </w:pPr>
      <w:r>
        <w:rPr>
          <w:rFonts w:eastAsia="MS Mincho"/>
        </w:rPr>
        <w:lastRenderedPageBreak/>
        <w:t xml:space="preserve">The following is a sample of the prompts you will see when you select option </w:t>
      </w:r>
      <w:r w:rsidRPr="00AF4B46">
        <w:rPr>
          <w:rFonts w:eastAsia="MS Mincho"/>
          <w:b/>
          <w:bCs/>
        </w:rPr>
        <w:t>IHE</w:t>
      </w:r>
      <w:r>
        <w:rPr>
          <w:rFonts w:eastAsia="MS Mincho"/>
        </w:rPr>
        <w:t xml:space="preserve">. The </w:t>
      </w:r>
      <w:r w:rsidR="00186B68">
        <w:rPr>
          <w:rFonts w:eastAsia="MS Mincho"/>
        </w:rPr>
        <w:t>bolded</w:t>
      </w:r>
      <w:r>
        <w:rPr>
          <w:rFonts w:eastAsia="MS Mincho"/>
        </w:rPr>
        <w:t xml:space="preserve"> text is what you need to type. Note that the IP address and port number are examples and you should enter the ones that apply to your PACS. If you are not using a commercial PACS, leave the IP address and port number blank. </w:t>
      </w:r>
    </w:p>
    <w:p w:rsidR="00F34D0D" w:rsidRDefault="00F34D0D" w:rsidP="00F34D0D">
      <w:pPr>
        <w:pStyle w:val="Screen2"/>
        <w:pBdr>
          <w:top w:val="single" w:sz="8" w:space="1" w:color="auto"/>
          <w:left w:val="single" w:sz="8" w:space="1" w:color="auto"/>
          <w:bottom w:val="single" w:sz="8" w:space="1" w:color="auto"/>
          <w:right w:val="single" w:sz="8" w:space="0" w:color="auto"/>
        </w:pBdr>
      </w:pP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t>  </w:t>
      </w:r>
      <w:r w:rsidRPr="00096317">
        <w:t>RHL7   Maintain Subscriptions to Radiology HL7 Drivers</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IHE    Configure IHE-Based HL7 Interface to PACS</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Select Imaging HL7 Messaging Maintenance Option: </w:t>
      </w:r>
      <w:r w:rsidRPr="00186B68">
        <w:rPr>
          <w:b/>
        </w:rPr>
        <w:t>IHE</w:t>
      </w:r>
      <w:r w:rsidRPr="00096317">
        <w:t xml:space="preserve">  Configure IHE-Based HL7 Interface to PACS</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HL7 PACS Interface Configuration</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Sending application name:    MAG VISTA IMGNG</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Receiving application name:  MAG COMRCL PACS</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Do you wish to change either of these names? </w:t>
      </w:r>
      <w:r w:rsidRPr="00186B68">
        <w:rPr>
          <w:b/>
        </w:rPr>
        <w:t>NO</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Please enter the TCP/IP address and port number for the logical link.</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TCP/IP ADDRESS: </w:t>
      </w:r>
      <w:r w:rsidRPr="00186B68">
        <w:rPr>
          <w:b/>
        </w:rPr>
        <w:t>www.xxx.yyy.zzz</w:t>
      </w:r>
      <w:r w:rsidRPr="00AF4B46">
        <w:t xml:space="preserve">  &lt;enter the address that applies to your PACS&gt;</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TCP/IP PORT: </w:t>
      </w:r>
      <w:r w:rsidRPr="00186B68">
        <w:rPr>
          <w:b/>
        </w:rPr>
        <w:t>nnnnn</w:t>
      </w:r>
      <w:r w:rsidRPr="00AF4B46">
        <w:t xml:space="preserve">   </w:t>
      </w:r>
      <w:r>
        <w:t xml:space="preserve">       &lt;</w:t>
      </w:r>
      <w:r w:rsidRPr="00AF4B46">
        <w:t>enter the port number that applies to your PACS</w:t>
      </w:r>
      <w:r>
        <w:t>&gt;</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Enter Y or YES below to turn the IHE-based HL7 PACS interface ON;</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enter N or NO to turn the interface OFF.</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 </w:t>
      </w:r>
    </w:p>
    <w:p w:rsidR="00F34D0D" w:rsidRPr="00096317" w:rsidRDefault="00F34D0D" w:rsidP="00F34D0D">
      <w:pPr>
        <w:pStyle w:val="Screen2"/>
        <w:pBdr>
          <w:top w:val="single" w:sz="8" w:space="1" w:color="auto"/>
          <w:left w:val="single" w:sz="8" w:space="1" w:color="auto"/>
          <w:bottom w:val="single" w:sz="8" w:space="1" w:color="auto"/>
          <w:right w:val="single" w:sz="8" w:space="0" w:color="auto"/>
        </w:pBdr>
      </w:pPr>
      <w:r w:rsidRPr="00096317">
        <w:t xml:space="preserve">IHE PACS HL7 INTERFACE ACTIVE: </w:t>
      </w:r>
      <w:r w:rsidRPr="00186B68">
        <w:rPr>
          <w:b/>
        </w:rPr>
        <w:t>Y</w:t>
      </w:r>
      <w:r w:rsidRPr="00096317">
        <w:t xml:space="preserve">  YES</w:t>
      </w:r>
    </w:p>
    <w:p w:rsidR="00F34D0D" w:rsidRDefault="00F34D0D" w:rsidP="00F34D0D">
      <w:pPr>
        <w:pStyle w:val="Screen2"/>
        <w:pBdr>
          <w:top w:val="single" w:sz="8" w:space="1" w:color="auto"/>
          <w:left w:val="single" w:sz="8" w:space="1" w:color="auto"/>
          <w:bottom w:val="single" w:sz="8" w:space="1" w:color="auto"/>
          <w:right w:val="single" w:sz="8" w:space="0" w:color="auto"/>
        </w:pBd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7575"/>
      </w:tblGrid>
      <w:tr w:rsidR="00F34D0D" w:rsidTr="00186B68">
        <w:trPr>
          <w:cantSplit/>
        </w:trPr>
        <w:tc>
          <w:tcPr>
            <w:tcW w:w="1893" w:type="dxa"/>
          </w:tcPr>
          <w:p w:rsidR="00F34D0D" w:rsidRPr="00C37046" w:rsidRDefault="00F34D0D" w:rsidP="00905AF2">
            <w:pPr>
              <w:pStyle w:val="aNormal0"/>
              <w:keepNext/>
              <w:spacing w:before="360"/>
              <w:outlineLvl w:val="1"/>
              <w:rPr>
                <w:rFonts w:ascii="Arial Narrow" w:eastAsia="MS Mincho" w:hAnsi="Arial Narrow"/>
                <w:b/>
                <w:bCs/>
              </w:rPr>
            </w:pPr>
            <w:r w:rsidRPr="00C37046">
              <w:rPr>
                <w:rFonts w:ascii="Arial Narrow" w:eastAsia="MS Mincho" w:hAnsi="Arial Narrow"/>
                <w:b/>
                <w:bCs/>
              </w:rPr>
              <w:t>PACS CONFIGURATION NOTES</w:t>
            </w:r>
          </w:p>
        </w:tc>
        <w:tc>
          <w:tcPr>
            <w:tcW w:w="0" w:type="auto"/>
          </w:tcPr>
          <w:p w:rsidR="00F34D0D" w:rsidRPr="00C37046" w:rsidRDefault="00F34D0D" w:rsidP="00905AF2">
            <w:pPr>
              <w:pStyle w:val="aNormal0"/>
              <w:rPr>
                <w:rFonts w:eastAsia="MS Mincho"/>
              </w:rPr>
            </w:pPr>
            <w:r w:rsidRPr="00C37046">
              <w:rPr>
                <w:rFonts w:eastAsia="MS Mincho"/>
              </w:rPr>
              <w:t xml:space="preserve">PACS </w:t>
            </w:r>
            <w:r>
              <w:rPr>
                <w:rFonts w:eastAsia="MS Mincho"/>
              </w:rPr>
              <w:t>must</w:t>
            </w:r>
            <w:r w:rsidRPr="00C37046">
              <w:rPr>
                <w:rFonts w:eastAsia="MS Mincho"/>
              </w:rPr>
              <w:t xml:space="preserve"> be configured to accept in field </w:t>
            </w:r>
            <w:r w:rsidRPr="00C37046">
              <w:rPr>
                <w:rFonts w:eastAsia="MS Mincho"/>
                <w:i/>
                <w:iCs/>
              </w:rPr>
              <w:t>MSH-3-Sending Application</w:t>
            </w:r>
            <w:r w:rsidRPr="00C37046">
              <w:rPr>
                <w:rFonts w:eastAsia="MS Mincho"/>
              </w:rPr>
              <w:t xml:space="preserve"> the value of “Sending application name:” shown </w:t>
            </w:r>
            <w:r>
              <w:rPr>
                <w:rFonts w:eastAsia="MS Mincho"/>
              </w:rPr>
              <w:t>in</w:t>
            </w:r>
            <w:r w:rsidRPr="00C37046">
              <w:rPr>
                <w:rFonts w:eastAsia="MS Mincho"/>
              </w:rPr>
              <w:t xml:space="preserve"> </w:t>
            </w:r>
            <w:r>
              <w:rPr>
                <w:rFonts w:eastAsia="MS Mincho"/>
              </w:rPr>
              <w:t>the preceding sample</w:t>
            </w:r>
            <w:r w:rsidRPr="00C37046">
              <w:rPr>
                <w:rFonts w:eastAsia="MS Mincho"/>
              </w:rPr>
              <w:t xml:space="preserve">, and to return this value in field </w:t>
            </w:r>
            <w:r w:rsidRPr="00E842E0">
              <w:rPr>
                <w:rFonts w:eastAsia="MS Mincho"/>
                <w:i/>
              </w:rPr>
              <w:t>MSH-5-Receiving Application</w:t>
            </w:r>
            <w:r w:rsidRPr="00C37046">
              <w:rPr>
                <w:rFonts w:eastAsia="MS Mincho"/>
              </w:rPr>
              <w:t xml:space="preserve"> when sending replies.</w:t>
            </w:r>
          </w:p>
          <w:p w:rsidR="00F34D0D" w:rsidRPr="00C37046" w:rsidRDefault="00F34D0D" w:rsidP="00905AF2">
            <w:pPr>
              <w:pStyle w:val="aNormal0"/>
              <w:rPr>
                <w:rFonts w:eastAsia="MS Mincho"/>
              </w:rPr>
            </w:pPr>
            <w:r w:rsidRPr="00C37046">
              <w:rPr>
                <w:rFonts w:eastAsia="MS Mincho"/>
              </w:rPr>
              <w:t xml:space="preserve">PACS </w:t>
            </w:r>
            <w:r>
              <w:rPr>
                <w:rFonts w:eastAsia="MS Mincho"/>
              </w:rPr>
              <w:t>must</w:t>
            </w:r>
            <w:r w:rsidRPr="00C37046">
              <w:rPr>
                <w:rFonts w:eastAsia="MS Mincho"/>
              </w:rPr>
              <w:t xml:space="preserve"> be configured to accept in field </w:t>
            </w:r>
            <w:r w:rsidRPr="00C37046">
              <w:rPr>
                <w:rFonts w:eastAsia="MS Mincho"/>
                <w:i/>
                <w:iCs/>
              </w:rPr>
              <w:t>MSH-5-Receiving Application</w:t>
            </w:r>
            <w:r w:rsidRPr="00C37046">
              <w:rPr>
                <w:rFonts w:eastAsia="MS Mincho"/>
              </w:rPr>
              <w:t xml:space="preserve"> the value of “Receiving application name:” shown </w:t>
            </w:r>
            <w:r>
              <w:rPr>
                <w:rFonts w:eastAsia="MS Mincho"/>
              </w:rPr>
              <w:t>in</w:t>
            </w:r>
            <w:r w:rsidRPr="00C37046">
              <w:rPr>
                <w:rFonts w:eastAsia="MS Mincho"/>
              </w:rPr>
              <w:t xml:space="preserve"> </w:t>
            </w:r>
            <w:r>
              <w:rPr>
                <w:rFonts w:eastAsia="MS Mincho"/>
              </w:rPr>
              <w:t>the preceding sample</w:t>
            </w:r>
            <w:r w:rsidRPr="00C37046">
              <w:rPr>
                <w:rFonts w:eastAsia="MS Mincho"/>
              </w:rPr>
              <w:t xml:space="preserve">, and to return this value in field </w:t>
            </w:r>
            <w:r w:rsidRPr="00E842E0">
              <w:rPr>
                <w:rFonts w:eastAsia="MS Mincho"/>
                <w:i/>
              </w:rPr>
              <w:t>MSH-3-Sending Application</w:t>
            </w:r>
            <w:r w:rsidRPr="00C37046">
              <w:rPr>
                <w:rFonts w:eastAsia="MS Mincho"/>
              </w:rPr>
              <w:t xml:space="preserve"> when sending replies.</w:t>
            </w:r>
          </w:p>
          <w:p w:rsidR="00F34D0D" w:rsidRPr="00C37046" w:rsidRDefault="00F34D0D" w:rsidP="00905AF2">
            <w:pPr>
              <w:pStyle w:val="aNormal0"/>
              <w:rPr>
                <w:rFonts w:eastAsia="MS Mincho"/>
              </w:rPr>
            </w:pPr>
            <w:r w:rsidRPr="00C37046">
              <w:rPr>
                <w:rFonts w:eastAsia="MS Mincho"/>
              </w:rPr>
              <w:t xml:space="preserve">For both these values, follow your PACS manufacturer’s configuration instructions. </w:t>
            </w:r>
          </w:p>
        </w:tc>
      </w:tr>
    </w:tbl>
    <w:p w:rsidR="00F34D0D" w:rsidRPr="00F34D0D" w:rsidRDefault="00F34D0D" w:rsidP="00F34D0D"/>
    <w:p w:rsidR="00F34D0D" w:rsidRDefault="00F34D0D" w:rsidP="00F34D0D">
      <w:pPr>
        <w:pStyle w:val="Heading3"/>
        <w:rPr>
          <w:rFonts w:eastAsia="MS Mincho"/>
        </w:rPr>
      </w:pPr>
      <w:bookmarkStart w:id="1650" w:name="_Toc164669108"/>
      <w:bookmarkStart w:id="1651" w:name="_Toc170260336"/>
      <w:bookmarkStart w:id="1652" w:name="_Toc170260774"/>
      <w:bookmarkStart w:id="1653" w:name="_Toc170261210"/>
      <w:bookmarkStart w:id="1654" w:name="_Toc170261646"/>
      <w:bookmarkStart w:id="1655" w:name="_Toc164669109"/>
      <w:bookmarkStart w:id="1656" w:name="_Toc170260337"/>
      <w:bookmarkStart w:id="1657" w:name="_Toc170260775"/>
      <w:bookmarkStart w:id="1658" w:name="_Toc170261211"/>
      <w:bookmarkStart w:id="1659" w:name="_Toc170261647"/>
      <w:bookmarkStart w:id="1660" w:name="_Toc164669111"/>
      <w:bookmarkStart w:id="1661" w:name="_Toc170260339"/>
      <w:bookmarkStart w:id="1662" w:name="_Toc170260777"/>
      <w:bookmarkStart w:id="1663" w:name="_Toc170261213"/>
      <w:bookmarkStart w:id="1664" w:name="_Toc170261649"/>
      <w:bookmarkStart w:id="1665" w:name="_Toc164669112"/>
      <w:bookmarkStart w:id="1666" w:name="_Toc170260340"/>
      <w:bookmarkStart w:id="1667" w:name="_Toc170260778"/>
      <w:bookmarkStart w:id="1668" w:name="_Toc170261214"/>
      <w:bookmarkStart w:id="1669" w:name="_Toc170261650"/>
      <w:bookmarkStart w:id="1670" w:name="_Toc164669114"/>
      <w:bookmarkStart w:id="1671" w:name="_Toc170260342"/>
      <w:bookmarkStart w:id="1672" w:name="_Toc170260780"/>
      <w:bookmarkStart w:id="1673" w:name="_Toc170261216"/>
      <w:bookmarkStart w:id="1674" w:name="_Toc170261652"/>
      <w:bookmarkStart w:id="1675" w:name="_Toc164669117"/>
      <w:bookmarkStart w:id="1676" w:name="_Toc170260345"/>
      <w:bookmarkStart w:id="1677" w:name="_Toc170260783"/>
      <w:bookmarkStart w:id="1678" w:name="_Toc170261219"/>
      <w:bookmarkStart w:id="1679" w:name="_Toc170261655"/>
      <w:bookmarkStart w:id="1680" w:name="_Toc164669120"/>
      <w:bookmarkStart w:id="1681" w:name="_Toc170260348"/>
      <w:bookmarkStart w:id="1682" w:name="_Toc170260786"/>
      <w:bookmarkStart w:id="1683" w:name="_Toc170261222"/>
      <w:bookmarkStart w:id="1684" w:name="_Toc170261658"/>
      <w:bookmarkStart w:id="1685" w:name="_Toc164669122"/>
      <w:bookmarkStart w:id="1686" w:name="_Toc170260350"/>
      <w:bookmarkStart w:id="1687" w:name="_Toc170260788"/>
      <w:bookmarkStart w:id="1688" w:name="_Toc170261224"/>
      <w:bookmarkStart w:id="1689" w:name="_Toc170261660"/>
      <w:bookmarkStart w:id="1690" w:name="_Toc164669135"/>
      <w:bookmarkStart w:id="1691" w:name="_Toc170260363"/>
      <w:bookmarkStart w:id="1692" w:name="_Toc170260801"/>
      <w:bookmarkStart w:id="1693" w:name="_Toc170261237"/>
      <w:bookmarkStart w:id="1694" w:name="_Toc170261673"/>
      <w:bookmarkStart w:id="1695" w:name="_Toc164669137"/>
      <w:bookmarkStart w:id="1696" w:name="_Toc170260365"/>
      <w:bookmarkStart w:id="1697" w:name="_Toc170260803"/>
      <w:bookmarkStart w:id="1698" w:name="_Toc170261239"/>
      <w:bookmarkStart w:id="1699" w:name="_Toc170261675"/>
      <w:bookmarkStart w:id="1700" w:name="_Toc89057566"/>
      <w:bookmarkStart w:id="1701" w:name="_Toc356301057"/>
      <w:bookmarkEnd w:id="1314"/>
      <w:bookmarkEnd w:id="1315"/>
      <w:bookmarkEnd w:id="1316"/>
      <w:bookmarkEnd w:id="1317"/>
      <w:bookmarkEnd w:id="1318"/>
      <w:bookmarkEnd w:id="1319"/>
      <w:bookmarkEnd w:id="1320"/>
      <w:bookmarkEnd w:id="1321"/>
      <w:bookmarkEnd w:id="1322"/>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r>
        <w:rPr>
          <w:rFonts w:eastAsia="MS Mincho"/>
        </w:rPr>
        <w:t>Radiology HL7 Protocols and Imaging Subscribers</w:t>
      </w:r>
      <w:bookmarkEnd w:id="1701"/>
    </w:p>
    <w:p w:rsidR="00F34D0D" w:rsidRDefault="00E145F1" w:rsidP="00F34D0D">
      <w:pPr>
        <w:rPr>
          <w:rFonts w:eastAsia="MS Mincho"/>
        </w:rPr>
      </w:pPr>
      <w:r>
        <w:rPr>
          <w:rFonts w:eastAsia="MS Mincho"/>
        </w:rPr>
        <w:t>I</w:t>
      </w:r>
      <w:r w:rsidR="00F34D0D">
        <w:rPr>
          <w:rFonts w:eastAsia="MS Mincho"/>
        </w:rPr>
        <w:t>f HL7 Version 2.4 is in use, Imaging subscribers will be attached to Radiology event drivers for HL7 V2.4 messaging as shown below.</w:t>
      </w:r>
    </w:p>
    <w:p w:rsidR="00F34D0D" w:rsidRPr="00451FBF" w:rsidRDefault="00F34D0D" w:rsidP="00F34D0D">
      <w:pPr>
        <w:rPr>
          <w:rFonts w:eastAsia="MS Mincho"/>
        </w:rPr>
      </w:pP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b/>
          <w:bCs/>
        </w:rPr>
      </w:pPr>
      <w:r w:rsidRPr="008F79F2">
        <w:rPr>
          <w:rFonts w:eastAsia="MS Mincho"/>
          <w:b/>
          <w:bCs/>
        </w:rPr>
        <w:t>NAME: RA REG 2.4</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ITEM TEXT: Rad/Nuc Med exam registered (v2.4 HL7)</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TYPE: event driver                    CREATOR: HENDERSON,MIKE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PACKAGE: RADIOLOGY/NUCLEAR MEDICINE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DESCRIPTION:   This protocol is triggered whenever a Radiology/Nuclear</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Medicine exam is registered.  It executes code that creates an HL7 ORM message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consisting of PID, PV1, ORC, OBR, OBX and ZDS segments. The message contains</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all relevant information about the exam, including procedure, time of</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registration, procedure modifiers, CPT modifiers, patient allergies, and</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clinical history.</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lastRenderedPageBreak/>
        <w:t xml:space="preserve"> This protocol is used to trigger v2.4 compliant HL7 messages.</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TIMESTAMP: 61846,30525                SENDING APPLICATION: RA-SERVER-IMG</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TRANSACTION MESSAGE TYPE: ORM         EVENT TYPE: O01</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VERSION ID: 2.4</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RESPONSE PROCESSING ROUTINE: D </w:t>
      </w:r>
      <w:smartTag w:uri="urn:schemas-microsoft-com:office:smarttags" w:element="place">
        <w:r w:rsidRPr="008F79F2">
          <w:rPr>
            <w:rFonts w:eastAsia="MS Mincho"/>
          </w:rPr>
          <w:t>MAIN</w:t>
        </w:r>
      </w:smartTag>
      <w:r w:rsidRPr="008F79F2">
        <w:rPr>
          <w:rFonts w:eastAsia="MS Mincho"/>
        </w:rPr>
        <w:t>^RAHLACK</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SUBSCRIBERS: MAGJ PREFETCH/SEND ORM</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SUBSCRIBERS: MAGD SEND ORM</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b/>
          <w:bCs/>
        </w:rPr>
      </w:pPr>
      <w:r w:rsidRPr="008F79F2">
        <w:rPr>
          <w:rFonts w:eastAsia="MS Mincho"/>
          <w:b/>
          <w:bCs/>
        </w:rPr>
        <w:t>NAME: RA EXAMINED 2.4</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ITEM TEXT: Rad/Nuc Med examined case (v2.4 HL7)</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TYPE: event driver                    CREATOR: HENDERSON,MIKE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PACKAGE: RADIOLOGY/NUCLEAR MEDICINE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DESCRIPTION:   This protocol is triggered whenever a Radiology/Nuclear</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Medicine exam has been edited by the user. It executes code that creates an</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HL7 ORM message consisting of PID, PV1, ORC, OBR, OBX and ZDS segments. This</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message contains all relevant information about the exam, including procedure,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time of registration, procedure modifiers, CPT modifiers, patient allergies,</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and clinical history.</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This protocol is used to trigger v2.4 compliant HL7 messages.</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TIMESTAMP: 61846,30525                SENDING APPLICATION: RA-SERVER-IMG</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TRANSACTION MESSAGE TYPE: ORM         EVENT TYPE: O01</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VERSION ID: 2.4</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RESPONSE PROCESSING ROUTINE: D </w:t>
      </w:r>
      <w:smartTag w:uri="urn:schemas-microsoft-com:office:smarttags" w:element="place">
        <w:r w:rsidRPr="008F79F2">
          <w:rPr>
            <w:rFonts w:eastAsia="MS Mincho"/>
          </w:rPr>
          <w:t>MAIN</w:t>
        </w:r>
      </w:smartTag>
      <w:r w:rsidRPr="008F79F2">
        <w:rPr>
          <w:rFonts w:eastAsia="MS Mincho"/>
        </w:rPr>
        <w:t>^RAHLACK</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SUBSCRIBERS: MAGD SEND ORM</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b/>
          <w:bCs/>
        </w:rPr>
      </w:pPr>
      <w:r w:rsidRPr="008F79F2">
        <w:rPr>
          <w:rFonts w:eastAsia="MS Mincho"/>
          <w:b/>
          <w:bCs/>
        </w:rPr>
        <w:t>NAME: RA CANCEL 2.4</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ITEM TEXT: Rad/Nuc Med exam cancellation (v2.4 HL7)</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TYPE: event driver                    CREATOR: HENDERSON,MIKE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PACKAGE: RADIOLOGY/NUCLEAR MEDICINE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DESCRIPTION:   This protocol is triggered whenever a Radiology/Nuclear</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Medicine exam is cancelled.  It executes code that creates an HL7 ORM message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consisting of PID, PV1, ORC, OBR, OBX and ZDS segments. The message contains</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all relevant information about the exam, including procedure, time of</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cancellation, procedure modifiers, CPT modifiers, patient allergies and</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clinical history.</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This protocol is used to trigger v2.4 compliant HL7 messages.</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TIMESTAMP: 61846,30525                SENDING APPLICATION: RA-SERVER-IMG</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TRANSACTION MESSAGE TYPE: ORM         EVENT TYPE: O01</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VERSION ID: 2.4</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RESPONSE PROCESSING ROUTINE: D </w:t>
      </w:r>
      <w:smartTag w:uri="urn:schemas-microsoft-com:office:smarttags" w:element="place">
        <w:r w:rsidRPr="008F79F2">
          <w:rPr>
            <w:rFonts w:eastAsia="MS Mincho"/>
          </w:rPr>
          <w:t>MAIN</w:t>
        </w:r>
      </w:smartTag>
      <w:r w:rsidRPr="008F79F2">
        <w:rPr>
          <w:rFonts w:eastAsia="MS Mincho"/>
        </w:rPr>
        <w:t>^RAHLACK</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SUBSCRIBERS: MAGD SEND ORM</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b/>
          <w:bCs/>
        </w:rPr>
      </w:pPr>
      <w:r w:rsidRPr="008F79F2">
        <w:rPr>
          <w:rFonts w:eastAsia="MS Mincho"/>
          <w:b/>
          <w:bCs/>
        </w:rPr>
        <w:t>NAME: RA RPT 2.4</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ITEM TEXT: Rad/Nuc Med report released/verified (v2.4 HL7)</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TYPE: event driver                    CREATOR: HENDERSON,MIKE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PACKAGE: RADIOLOGY/NUCLEAR MEDICINE</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DESCRIPTION:   This protocol is triggered whenever a Radiology/Nuclear</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Medicine report enters into a status of Verified or Released/Not Verified.  It</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executes code that creates an HL7 ORU message consisting of PID, OBR and OBX</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segments.  The message contains relevant information about the report,</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including procedure, procedure modifiers, diagnostic code, interpreting</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physician, impression text and report text.</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This protocol is used to trigger v2.4 compliant HL7 messages.</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TIMESTAMP: 61846,30525                SENDING APPLICATION: RA-SERVER-IMG</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TRANSACTION MESSAGE TYPE: ORU         EVENT TYPE: R01</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VERSION ID: 2.4</w:t>
      </w:r>
    </w:p>
    <w:p w:rsidR="00F34D0D"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 xml:space="preserve">  RESPONSE PROCESSING ROUTINE: D </w:t>
      </w:r>
      <w:smartTag w:uri="urn:schemas-microsoft-com:office:smarttags" w:element="place">
        <w:r w:rsidRPr="008F79F2">
          <w:rPr>
            <w:rFonts w:eastAsia="MS Mincho"/>
          </w:rPr>
          <w:t>MAIN</w:t>
        </w:r>
      </w:smartTag>
      <w:r w:rsidRPr="008F79F2">
        <w:rPr>
          <w:rFonts w:eastAsia="MS Mincho"/>
        </w:rPr>
        <w:t>^RAHLACK</w:t>
      </w:r>
    </w:p>
    <w:p w:rsidR="00F34D0D" w:rsidRPr="008F79F2" w:rsidRDefault="00F34D0D" w:rsidP="00F34D0D">
      <w:pPr>
        <w:pStyle w:val="Screen2"/>
        <w:pBdr>
          <w:top w:val="single" w:sz="8" w:space="1" w:color="auto"/>
          <w:left w:val="single" w:sz="8" w:space="1" w:color="auto"/>
          <w:bottom w:val="single" w:sz="8" w:space="1" w:color="auto"/>
          <w:right w:val="single" w:sz="8" w:space="1" w:color="auto"/>
        </w:pBdr>
        <w:rPr>
          <w:rFonts w:eastAsia="MS Mincho"/>
        </w:rPr>
      </w:pPr>
      <w:r w:rsidRPr="008F79F2">
        <w:rPr>
          <w:rFonts w:eastAsia="MS Mincho"/>
        </w:rPr>
        <w:t>SUBSCRIBERS: MAGD SEND ORU</w:t>
      </w:r>
    </w:p>
    <w:p w:rsidR="00F34D0D" w:rsidRDefault="00F34D0D" w:rsidP="00F34D0D">
      <w:pPr>
        <w:rPr>
          <w:rFonts w:eastAsia="MS Mincho"/>
        </w:rPr>
      </w:pPr>
    </w:p>
    <w:p w:rsidR="00F34D0D" w:rsidRDefault="00F34D0D" w:rsidP="002F40DA">
      <w:pPr>
        <w:pStyle w:val="Heading2"/>
        <w:rPr>
          <w:rFonts w:eastAsia="MS Mincho"/>
        </w:rPr>
      </w:pPr>
      <w:bookmarkStart w:id="1702" w:name="_Ref302564022"/>
      <w:bookmarkStart w:id="1703" w:name="_Toc356301058"/>
      <w:r>
        <w:rPr>
          <w:rFonts w:eastAsia="MS Mincho"/>
        </w:rPr>
        <w:lastRenderedPageBreak/>
        <w:t>Entering</w:t>
      </w:r>
      <w:r w:rsidRPr="0062394B">
        <w:rPr>
          <w:rStyle w:val="Heading3Char"/>
          <w:rFonts w:eastAsia="MS Mincho"/>
        </w:rPr>
        <w:t xml:space="preserve"> </w:t>
      </w:r>
      <w:r>
        <w:rPr>
          <w:rFonts w:eastAsia="MS Mincho"/>
        </w:rPr>
        <w:t xml:space="preserve">Facility Names for Sending and Receiving Applications for PACS </w:t>
      </w:r>
      <w:r w:rsidR="00186B68">
        <w:rPr>
          <w:rFonts w:eastAsia="MS Mincho"/>
        </w:rPr>
        <w:t>M</w:t>
      </w:r>
      <w:r>
        <w:rPr>
          <w:rFonts w:eastAsia="MS Mincho"/>
        </w:rPr>
        <w:t>essaging</w:t>
      </w:r>
      <w:bookmarkEnd w:id="1702"/>
      <w:bookmarkEnd w:id="1703"/>
    </w:p>
    <w:p w:rsidR="00E145F1" w:rsidRDefault="00E145F1" w:rsidP="00E145F1">
      <w:pPr>
        <w:pStyle w:val="aNormal0"/>
        <w:keepNext/>
      </w:pPr>
      <w:r>
        <w:t xml:space="preserve">Within the VistA HL7 package, the correct facility names need to be associated with the MAG VISTA IMGNG sending application and with the MAG COMRCL PACS receiving application. </w:t>
      </w:r>
      <w:r w:rsidRPr="009559A4">
        <w:t xml:space="preserve">This section provides </w:t>
      </w:r>
      <w:r>
        <w:t>instructions on how to do this</w:t>
      </w:r>
      <w:r w:rsidRPr="009559A4">
        <w:t>.</w:t>
      </w:r>
    </w:p>
    <w:p w:rsidR="00E145F1" w:rsidRDefault="00E145F1" w:rsidP="00E145F1">
      <w:pPr>
        <w:pStyle w:val="aNormal0"/>
        <w:keepNext/>
      </w:pPr>
      <w:r>
        <w:t>You associate the facility names with the sending and receiving applications using the HL7 menu system. You must have access to the HL7 menus to set</w:t>
      </w:r>
      <w:r w:rsidRPr="009559A4">
        <w:t xml:space="preserve"> the facility names </w:t>
      </w:r>
      <w:r>
        <w:t>for</w:t>
      </w:r>
      <w:r w:rsidRPr="009559A4">
        <w:t xml:space="preserve"> the sending and receiving applications</w:t>
      </w:r>
      <w:r>
        <w:t xml:space="preserve">. </w:t>
      </w:r>
    </w:p>
    <w:p w:rsidR="00E145F1" w:rsidRDefault="00E145F1" w:rsidP="00905AF2">
      <w:pPr>
        <w:pStyle w:val="NumberedList"/>
        <w:numPr>
          <w:ilvl w:val="0"/>
          <w:numId w:val="63"/>
        </w:numPr>
      </w:pPr>
      <w:r>
        <w:t>Assign the correct facility name to the MAG VISTA IMGNG sending application as follows:</w:t>
      </w:r>
    </w:p>
    <w:p w:rsidR="00E145F1" w:rsidRDefault="00E145F1" w:rsidP="00905AF2">
      <w:pPr>
        <w:pStyle w:val="NumberedList2"/>
        <w:numPr>
          <w:ilvl w:val="1"/>
          <w:numId w:val="64"/>
        </w:numPr>
      </w:pPr>
      <w:r>
        <w:t xml:space="preserve">From the main menu, select option </w:t>
      </w:r>
      <w:r w:rsidRPr="00F00558">
        <w:rPr>
          <w:rStyle w:val="Strong"/>
        </w:rPr>
        <w:t>HL7 MAIN MENU</w:t>
      </w:r>
      <w:r>
        <w:t xml:space="preserve"> and enter the underlined values illustrated in the following sample.</w:t>
      </w:r>
    </w:p>
    <w:p w:rsidR="00E145F1" w:rsidRDefault="00E145F1" w:rsidP="00E145F1">
      <w:pPr>
        <w:pStyle w:val="Screen2"/>
        <w:pBdr>
          <w:top w:val="single" w:sz="8" w:space="1" w:color="auto"/>
          <w:left w:val="single" w:sz="8" w:space="1" w:color="auto"/>
          <w:bottom w:val="single" w:sz="8" w:space="1" w:color="auto"/>
          <w:right w:val="single" w:sz="8" w:space="0" w:color="auto"/>
        </w:pBdr>
      </w:pP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Event monitoring menu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Systems Link Monitor</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Filer and Link Management Options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Message Management Options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Interface Developer Options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Site Parameter Edit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HLO    HL7 (Optimized) MAIN MENU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Select HL7 Main Menu Option: </w:t>
      </w:r>
      <w:r w:rsidRPr="009A074E">
        <w:rPr>
          <w:u w:val="single"/>
        </w:rPr>
        <w:t>IN</w:t>
      </w:r>
      <w:r w:rsidRPr="009A074E">
        <w:t>terface Developer Options</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EA     Application Edit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EP     Protocol Edit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EL     Link Edit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VI     Validate Interfaces</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Reports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Select Interface Developer Options Option: </w:t>
      </w:r>
      <w:r w:rsidRPr="009A074E">
        <w:rPr>
          <w:u w:val="single"/>
        </w:rPr>
        <w:t>EA</w:t>
      </w:r>
      <w:r w:rsidRPr="009A074E">
        <w:t xml:space="preserve">  Application Edit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Select HL7 APPLICATION PARAMETER NAME: </w:t>
      </w:r>
      <w:r w:rsidRPr="009A074E">
        <w:rPr>
          <w:u w:val="single"/>
        </w:rPr>
        <w:t xml:space="preserve">MAG </w:t>
      </w:r>
      <w:smartTag w:uri="urn:schemas-microsoft-com:office:smarttags" w:element="place">
        <w:r w:rsidRPr="009A074E">
          <w:rPr>
            <w:u w:val="single"/>
          </w:rPr>
          <w:t>VISTA</w:t>
        </w:r>
      </w:smartTag>
      <w:r w:rsidRPr="009A074E">
        <w:rPr>
          <w:u w:val="single"/>
        </w:rPr>
        <w:t xml:space="preserve"> IMGNG</w:t>
      </w:r>
      <w:r w:rsidRPr="009A074E">
        <w:t xml:space="preserve">       ACTIVE</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p>
    <w:p w:rsidR="00E145F1" w:rsidRDefault="00E145F1" w:rsidP="00E145F1">
      <w:pPr>
        <w:pStyle w:val="aNormal0"/>
        <w:keepNext/>
        <w:spacing w:before="100" w:beforeAutospacing="1"/>
        <w:ind w:left="720"/>
      </w:pPr>
      <w:r>
        <w:t>An entry screen like this one will appear:</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t xml:space="preserve">   </w:t>
      </w:r>
      <w:r w:rsidRPr="009A074E">
        <w:t xml:space="preserve">                     HL7 APPLICATION EDIT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w:t>
      </w:r>
      <w:r>
        <w: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NAME: MAG </w:t>
      </w:r>
      <w:smartTag w:uri="urn:schemas-microsoft-com:office:smarttags" w:element="place">
        <w:r w:rsidRPr="009A074E">
          <w:t>VISTA</w:t>
        </w:r>
      </w:smartTag>
      <w:r w:rsidRPr="009A074E">
        <w:t xml:space="preserve"> IMGNG         ACTIVE/INACTIVE: ACTIVE</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FACILITY NAME: VA-WOIFO                   COUNTRY CODE: </w:t>
      </w:r>
      <w:smartTag w:uri="urn:schemas-microsoft-com:office:smarttags" w:element="place">
        <w:smartTag w:uri="urn:schemas-microsoft-com:office:smarttags" w:element="country-region">
          <w:r w:rsidRPr="009A074E">
            <w:t>USA</w:t>
          </w:r>
        </w:smartTag>
      </w:smartTag>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HL7 FIELD SEPARATOR:                 HL7 ENCODING CHARACTERS:</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MAIL GROUP:</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p>
    <w:p w:rsidR="00E145F1" w:rsidRDefault="00E145F1" w:rsidP="00E145F1">
      <w:pPr>
        <w:pStyle w:val="PlainText"/>
        <w:rPr>
          <w:rFonts w:eastAsia="MS Mincho"/>
        </w:rPr>
      </w:pPr>
    </w:p>
    <w:p w:rsidR="00E145F1" w:rsidRDefault="00E145F1" w:rsidP="00E145F1">
      <w:pPr>
        <w:pStyle w:val="NumberedList2"/>
      </w:pPr>
      <w:r>
        <w:t xml:space="preserve">Change the value of the </w:t>
      </w:r>
      <w:r w:rsidRPr="00EC0EDF">
        <w:rPr>
          <w:rStyle w:val="Strong"/>
        </w:rPr>
        <w:t>FACILITY NAME</w:t>
      </w:r>
      <w:r>
        <w:t xml:space="preserve"> field to indicate the facility in which </w:t>
      </w:r>
      <w:smartTag w:uri="urn:schemas-microsoft-com:office:smarttags" w:element="place">
        <w:r>
          <w:t>VistA</w:t>
        </w:r>
      </w:smartTag>
      <w:r>
        <w:t xml:space="preserve"> is installed. The value you specify will be transmitted to PACS in the field </w:t>
      </w:r>
      <w:r w:rsidRPr="00FB3DF3">
        <w:rPr>
          <w:rStyle w:val="Emphasis"/>
        </w:rPr>
        <w:t>MSH-4-Sending Facility</w:t>
      </w:r>
      <w:r>
        <w:t xml:space="preserve">.  </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8"/>
        <w:gridCol w:w="7320"/>
      </w:tblGrid>
      <w:tr w:rsidR="00E145F1" w:rsidTr="00186B68">
        <w:trPr>
          <w:cantSplit/>
        </w:trPr>
        <w:tc>
          <w:tcPr>
            <w:tcW w:w="1711" w:type="dxa"/>
          </w:tcPr>
          <w:p w:rsidR="00E145F1" w:rsidRPr="00C37046" w:rsidRDefault="00E145F1" w:rsidP="00186B68">
            <w:pPr>
              <w:pStyle w:val="aNormal0"/>
              <w:keepLines/>
              <w:rPr>
                <w:rFonts w:ascii="Arial Narrow" w:eastAsia="MS Mincho" w:hAnsi="Arial Narrow"/>
                <w:b/>
                <w:bCs/>
              </w:rPr>
            </w:pPr>
            <w:r w:rsidRPr="00C37046">
              <w:rPr>
                <w:rFonts w:ascii="Arial Narrow" w:eastAsia="MS Mincho" w:hAnsi="Arial Narrow"/>
                <w:b/>
                <w:bCs/>
              </w:rPr>
              <w:lastRenderedPageBreak/>
              <w:t>PACS CONFIGURATION NOTES</w:t>
            </w:r>
          </w:p>
        </w:tc>
        <w:tc>
          <w:tcPr>
            <w:tcW w:w="0" w:type="auto"/>
          </w:tcPr>
          <w:p w:rsidR="00E145F1" w:rsidRDefault="00E145F1" w:rsidP="00186B68">
            <w:pPr>
              <w:pStyle w:val="aNormal0"/>
              <w:keepLines/>
            </w:pPr>
            <w:r>
              <w:t xml:space="preserve">PACS must be configured to accept the value specified for the FACILITY NAME field in field </w:t>
            </w:r>
            <w:r w:rsidRPr="00FB3DF3">
              <w:rPr>
                <w:rStyle w:val="Emphasis"/>
              </w:rPr>
              <w:t>MSH-4-Sending Facility</w:t>
            </w:r>
            <w:r>
              <w:t xml:space="preserve"> when receiving messages, and to return this value in field </w:t>
            </w:r>
            <w:r w:rsidRPr="00FB3DF3">
              <w:rPr>
                <w:rStyle w:val="Emphasis"/>
              </w:rPr>
              <w:t>MSH-6-Receiving Facility</w:t>
            </w:r>
            <w:r>
              <w:t xml:space="preserve"> when sending replies.  </w:t>
            </w:r>
          </w:p>
          <w:p w:rsidR="00E145F1" w:rsidRPr="00C37046" w:rsidRDefault="00E145F1" w:rsidP="00186B68">
            <w:pPr>
              <w:pStyle w:val="aNormal0"/>
              <w:keepLines/>
              <w:rPr>
                <w:rFonts w:eastAsia="MS Mincho"/>
              </w:rPr>
            </w:pPr>
            <w:r>
              <w:t xml:space="preserve">Follow your PACS manufacturer’s configuration instructions to configure your PACS in this manner. </w:t>
            </w:r>
          </w:p>
        </w:tc>
      </w:tr>
    </w:tbl>
    <w:p w:rsidR="00E145F1" w:rsidRDefault="00E145F1" w:rsidP="00E145F1">
      <w:pPr>
        <w:pStyle w:val="PlainText"/>
      </w:pPr>
    </w:p>
    <w:p w:rsidR="00E145F1" w:rsidRDefault="00E145F1" w:rsidP="00E145F1">
      <w:pPr>
        <w:pStyle w:val="NumberedList2"/>
      </w:pPr>
      <w:r>
        <w:t xml:space="preserve">After changing the </w:t>
      </w:r>
      <w:r w:rsidRPr="00FB3DF3">
        <w:rPr>
          <w:rStyle w:val="Strong"/>
        </w:rPr>
        <w:t>FACILITY NAME</w:t>
      </w:r>
      <w:r>
        <w:t xml:space="preserve"> field, save your changes and exit the form.</w:t>
      </w:r>
    </w:p>
    <w:p w:rsidR="00E145F1" w:rsidRDefault="00E145F1" w:rsidP="00E145F1">
      <w:pPr>
        <w:pStyle w:val="NumberedList"/>
      </w:pPr>
      <w:r>
        <w:t xml:space="preserve">Assign the correct facility name to the </w:t>
      </w:r>
      <w:r w:rsidRPr="0062394B">
        <w:t>MAG COMRCL PACS</w:t>
      </w:r>
      <w:r>
        <w:t xml:space="preserve"> receiving application as follows:  </w:t>
      </w:r>
    </w:p>
    <w:p w:rsidR="00E145F1" w:rsidRDefault="00E145F1" w:rsidP="00905AF2">
      <w:pPr>
        <w:pStyle w:val="NumberedList2"/>
        <w:numPr>
          <w:ilvl w:val="1"/>
          <w:numId w:val="62"/>
        </w:numPr>
      </w:pPr>
      <w:r>
        <w:t>F</w:t>
      </w:r>
      <w:r w:rsidRPr="00707428">
        <w:t xml:space="preserve">rom the HL7 APPLICATION PARAMETER NAME </w:t>
      </w:r>
      <w:r>
        <w:t xml:space="preserve">menu </w:t>
      </w:r>
      <w:r w:rsidRPr="00707428">
        <w:t>option</w:t>
      </w:r>
      <w:r>
        <w:t xml:space="preserve">, select </w:t>
      </w:r>
      <w:r w:rsidRPr="00186B68">
        <w:rPr>
          <w:b/>
        </w:rPr>
        <w:t>MAG COMRCL PACS</w:t>
      </w:r>
      <w:r>
        <w:t>.</w:t>
      </w:r>
    </w:p>
    <w:p w:rsidR="00E145F1" w:rsidRDefault="00E145F1" w:rsidP="00E145F1">
      <w:pPr>
        <w:pStyle w:val="Screen2"/>
        <w:pBdr>
          <w:top w:val="single" w:sz="8" w:space="1" w:color="auto"/>
          <w:left w:val="single" w:sz="8" w:space="1" w:color="auto"/>
          <w:bottom w:val="single" w:sz="8" w:space="1" w:color="auto"/>
          <w:right w:val="single" w:sz="8" w:space="0" w:color="auto"/>
        </w:pBdr>
      </w:pPr>
    </w:p>
    <w:p w:rsidR="00E145F1"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Select HL7 APPLICATION PARAMETER NAME: </w:t>
      </w:r>
      <w:r w:rsidRPr="00186B68">
        <w:rPr>
          <w:b/>
        </w:rPr>
        <w:t>MAG COMRCL PACS</w:t>
      </w:r>
      <w:r w:rsidRPr="009A074E">
        <w:t xml:space="preserve">       ACTIVE</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p>
    <w:p w:rsidR="00E145F1" w:rsidRDefault="00E145F1" w:rsidP="00E145F1">
      <w:pPr>
        <w:pStyle w:val="PlainText"/>
      </w:pPr>
    </w:p>
    <w:p w:rsidR="00E145F1" w:rsidRDefault="00E145F1" w:rsidP="00E145F1">
      <w:pPr>
        <w:pStyle w:val="aNormal0"/>
        <w:ind w:left="360"/>
      </w:pPr>
      <w:r>
        <w:t>An entry screen like this one will appear.</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spacing w:before="100" w:beforeAutospacing="1"/>
      </w:pPr>
      <w:r>
        <w:t xml:space="preserve">   </w:t>
      </w:r>
      <w:r w:rsidRPr="009A074E">
        <w:t xml:space="preserve">                     HL7 APPLICATION EDIT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w:t>
      </w:r>
      <w:r>
        <w:t>--------------------------</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NAME: MAG </w:t>
      </w:r>
      <w:r>
        <w:t>COMRCL PACS</w:t>
      </w:r>
      <w:r w:rsidRPr="009A074E">
        <w:t xml:space="preserve">         ACTIVE/INACTIVE: ACTIVE</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FACILITY NAME: </w:t>
      </w:r>
      <w:r>
        <w:t>CPACS FACILITY</w:t>
      </w:r>
      <w:r w:rsidRPr="009A074E">
        <w:t xml:space="preserve">             COUNTRY CODE: USA</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HL7 FIELD SEPARATOR:                 HL7 ENCODING CHARACTERS:</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r w:rsidRPr="009A074E">
        <w:t xml:space="preserve">         MAIL GROUP:</w:t>
      </w:r>
    </w:p>
    <w:p w:rsidR="00E145F1" w:rsidRPr="009A074E" w:rsidRDefault="00E145F1" w:rsidP="00E145F1">
      <w:pPr>
        <w:pStyle w:val="Screen2"/>
        <w:pBdr>
          <w:top w:val="single" w:sz="8" w:space="1" w:color="auto"/>
          <w:left w:val="single" w:sz="8" w:space="1" w:color="auto"/>
          <w:bottom w:val="single" w:sz="8" w:space="1" w:color="auto"/>
          <w:right w:val="single" w:sz="8" w:space="0" w:color="auto"/>
        </w:pBdr>
      </w:pPr>
    </w:p>
    <w:p w:rsidR="00E145F1" w:rsidRDefault="00E145F1" w:rsidP="00E145F1">
      <w:pPr>
        <w:pStyle w:val="PlainText"/>
        <w:rPr>
          <w:rFonts w:eastAsia="MS Mincho"/>
        </w:rPr>
      </w:pPr>
    </w:p>
    <w:p w:rsidR="00E145F1" w:rsidRDefault="00E145F1" w:rsidP="00E145F1">
      <w:pPr>
        <w:pStyle w:val="NumberedList2"/>
      </w:pPr>
      <w:r>
        <w:t xml:space="preserve">Change the value of the </w:t>
      </w:r>
      <w:r w:rsidRPr="00B638FD">
        <w:rPr>
          <w:rStyle w:val="Strong"/>
        </w:rPr>
        <w:t>FACILITY NAME</w:t>
      </w:r>
      <w:r>
        <w:t xml:space="preserve"> field to indicate the facility in which PACS is installed. This value will be transmitted to PACS in field </w:t>
      </w:r>
      <w:r w:rsidRPr="00B638FD">
        <w:rPr>
          <w:rStyle w:val="Emphasis"/>
        </w:rPr>
        <w:t>MSH-6-Receiving Facility</w:t>
      </w:r>
      <w:r>
        <w:t xml:space="preserve">.  </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8"/>
        <w:gridCol w:w="7320"/>
      </w:tblGrid>
      <w:tr w:rsidR="00E145F1" w:rsidTr="00905AF2">
        <w:tc>
          <w:tcPr>
            <w:tcW w:w="1711" w:type="dxa"/>
          </w:tcPr>
          <w:p w:rsidR="00E145F1" w:rsidRPr="00C37046" w:rsidRDefault="00E145F1" w:rsidP="00905AF2">
            <w:pPr>
              <w:pStyle w:val="aNormal0"/>
              <w:rPr>
                <w:rFonts w:ascii="Arial Narrow" w:eastAsia="MS Mincho" w:hAnsi="Arial Narrow"/>
                <w:b/>
                <w:bCs/>
              </w:rPr>
            </w:pPr>
            <w:r w:rsidRPr="00C37046">
              <w:rPr>
                <w:rFonts w:ascii="Arial Narrow" w:eastAsia="MS Mincho" w:hAnsi="Arial Narrow"/>
                <w:b/>
                <w:bCs/>
              </w:rPr>
              <w:t>PACS CONFIGURATION NOTES</w:t>
            </w:r>
          </w:p>
        </w:tc>
        <w:tc>
          <w:tcPr>
            <w:tcW w:w="0" w:type="auto"/>
          </w:tcPr>
          <w:p w:rsidR="00E145F1" w:rsidRDefault="00E145F1" w:rsidP="00905AF2">
            <w:pPr>
              <w:pStyle w:val="aNormal0"/>
            </w:pPr>
            <w:r>
              <w:t xml:space="preserve">PACS will need to be configured to accept this value in field </w:t>
            </w:r>
            <w:r w:rsidRPr="00B638FD">
              <w:rPr>
                <w:rStyle w:val="Emphasis"/>
              </w:rPr>
              <w:t>MSH-6-Receiving Facility</w:t>
            </w:r>
            <w:r>
              <w:t xml:space="preserve"> when receiving messages, and to return this value in field </w:t>
            </w:r>
            <w:r w:rsidRPr="00B638FD">
              <w:rPr>
                <w:rStyle w:val="Emphasis"/>
              </w:rPr>
              <w:t>MSH-4-Sending Facility</w:t>
            </w:r>
            <w:r>
              <w:t xml:space="preserve"> when sending replies.  </w:t>
            </w:r>
          </w:p>
          <w:p w:rsidR="00E145F1" w:rsidRPr="00F0425C" w:rsidRDefault="00E145F1" w:rsidP="00905AF2">
            <w:pPr>
              <w:pStyle w:val="aNormal0"/>
            </w:pPr>
            <w:r>
              <w:t xml:space="preserve">Follow your PACS manufacturer’s configuration instructions </w:t>
            </w:r>
            <w:r w:rsidRPr="00B638FD">
              <w:t>to configure your PACS in this manner</w:t>
            </w:r>
            <w:r>
              <w:t>.</w:t>
            </w:r>
          </w:p>
        </w:tc>
      </w:tr>
    </w:tbl>
    <w:p w:rsidR="00E145F1" w:rsidRPr="00E145F1" w:rsidRDefault="00E145F1" w:rsidP="00E145F1">
      <w:pPr>
        <w:pStyle w:val="NumberedList2"/>
        <w:spacing w:before="100" w:beforeAutospacing="1"/>
      </w:pPr>
      <w:r>
        <w:t xml:space="preserve">After changing the </w:t>
      </w:r>
      <w:r w:rsidRPr="00B638FD">
        <w:rPr>
          <w:rStyle w:val="Strong"/>
        </w:rPr>
        <w:t>FACILITY NAME</w:t>
      </w:r>
      <w:r>
        <w:t xml:space="preserve"> field, save your changes and exit the form.</w:t>
      </w:r>
    </w:p>
    <w:p w:rsidR="002F40DA" w:rsidRDefault="002F40DA" w:rsidP="002F40DA">
      <w:pPr>
        <w:pStyle w:val="Heading2"/>
      </w:pPr>
      <w:bookmarkStart w:id="1704" w:name="_Toc356301059"/>
      <w:r>
        <w:lastRenderedPageBreak/>
        <w:t>Service Account</w:t>
      </w:r>
      <w:bookmarkEnd w:id="1700"/>
      <w:bookmarkEnd w:id="1704"/>
    </w:p>
    <w:p w:rsidR="002F40DA" w:rsidRDefault="002F40DA" w:rsidP="00DC72DF">
      <w:pPr>
        <w:keepNext/>
        <w:keepLines/>
        <w:autoSpaceDE w:val="0"/>
        <w:autoSpaceDN w:val="0"/>
        <w:adjustRightInd w:val="0"/>
        <w:spacing w:after="180"/>
      </w:pPr>
      <w:r>
        <w:t>Some processes on a DICOM Gateway are executed in typical “user oriented” sessions: the user logs in, performs a task, and logs out</w:t>
      </w:r>
      <w:r w:rsidR="007C78ED">
        <w:t xml:space="preserve">. </w:t>
      </w:r>
      <w:r>
        <w:t>However, the tasks that embody the main purpose of the DICOM Gateway run for a long time, typically weeks or months on end, and are intended to keep functioning without any human interaction.</w:t>
      </w:r>
    </w:p>
    <w:p w:rsidR="002F40DA" w:rsidRDefault="002F40DA" w:rsidP="002F40DA">
      <w:pPr>
        <w:autoSpaceDE w:val="0"/>
        <w:autoSpaceDN w:val="0"/>
        <w:adjustRightInd w:val="0"/>
        <w:spacing w:after="180"/>
      </w:pPr>
      <w:r>
        <w:t>Since these tasks need to be started at some point in time, a (fully privileged) user will log in, and request the menu option that starts the long-running task</w:t>
      </w:r>
      <w:r w:rsidR="007C78ED">
        <w:t xml:space="preserve">. </w:t>
      </w:r>
      <w:r>
        <w:t>From that point on, the task will run and will continue to run until stopped by a system manager.</w:t>
      </w:r>
    </w:p>
    <w:p w:rsidR="002F40DA" w:rsidRDefault="002F40DA" w:rsidP="002F40DA">
      <w:pPr>
        <w:autoSpaceDE w:val="0"/>
        <w:autoSpaceDN w:val="0"/>
        <w:adjustRightInd w:val="0"/>
        <w:spacing w:after="180"/>
      </w:pPr>
      <w:r>
        <w:t>When the network connection between the DICOM Gateway and the VistA Hospital Information System is interrupted, the DICOM Gateway will recover from this situation, and will periodically attempt to reconnect (at 5 minute intervals)</w:t>
      </w:r>
      <w:r w:rsidR="007C78ED">
        <w:t xml:space="preserve">. </w:t>
      </w:r>
      <w:r>
        <w:t>Once the connection is re-established, the DICOM Gateway will continue processing where it left off when the connection was interrupted.</w:t>
      </w:r>
    </w:p>
    <w:p w:rsidR="002F40DA" w:rsidRDefault="002F40DA" w:rsidP="002F40DA">
      <w:pPr>
        <w:autoSpaceDE w:val="0"/>
        <w:autoSpaceDN w:val="0"/>
        <w:adjustRightInd w:val="0"/>
        <w:spacing w:after="180"/>
      </w:pPr>
      <w:r>
        <w:t>The following situation may arise:</w:t>
      </w:r>
    </w:p>
    <w:p w:rsidR="002F40DA" w:rsidRDefault="002F40DA" w:rsidP="00905AF2">
      <w:pPr>
        <w:numPr>
          <w:ilvl w:val="0"/>
          <w:numId w:val="26"/>
        </w:numPr>
        <w:tabs>
          <w:tab w:val="left" w:pos="720"/>
        </w:tabs>
        <w:autoSpaceDE w:val="0"/>
        <w:autoSpaceDN w:val="0"/>
        <w:adjustRightInd w:val="0"/>
        <w:spacing w:after="60"/>
      </w:pPr>
      <w:r>
        <w:t>A user logs in with valid credentials.</w:t>
      </w:r>
    </w:p>
    <w:p w:rsidR="002F40DA" w:rsidRDefault="002F40DA" w:rsidP="00905AF2">
      <w:pPr>
        <w:numPr>
          <w:ilvl w:val="0"/>
          <w:numId w:val="26"/>
        </w:numPr>
        <w:tabs>
          <w:tab w:val="left" w:pos="720"/>
        </w:tabs>
        <w:autoSpaceDE w:val="0"/>
        <w:autoSpaceDN w:val="0"/>
        <w:adjustRightInd w:val="0"/>
        <w:spacing w:after="60"/>
      </w:pPr>
      <w:r>
        <w:t>The user starts a long-running task on a DICOM Gateway.</w:t>
      </w:r>
    </w:p>
    <w:p w:rsidR="002F40DA" w:rsidRDefault="002F40DA" w:rsidP="00905AF2">
      <w:pPr>
        <w:numPr>
          <w:ilvl w:val="0"/>
          <w:numId w:val="26"/>
        </w:numPr>
        <w:tabs>
          <w:tab w:val="left" w:pos="720"/>
        </w:tabs>
        <w:autoSpaceDE w:val="0"/>
        <w:autoSpaceDN w:val="0"/>
        <w:adjustRightInd w:val="0"/>
        <w:spacing w:after="60"/>
      </w:pPr>
      <w:r>
        <w:t xml:space="preserve">Several weeks later, the user change his/her access or verify code on </w:t>
      </w:r>
      <w:smartTag w:uri="urn:schemas-microsoft-com:office:smarttags" w:element="place">
        <w:r>
          <w:t>VistA</w:t>
        </w:r>
      </w:smartTag>
      <w:r>
        <w:t>.</w:t>
      </w:r>
    </w:p>
    <w:p w:rsidR="002F40DA" w:rsidRDefault="002F40DA" w:rsidP="00905AF2">
      <w:pPr>
        <w:numPr>
          <w:ilvl w:val="0"/>
          <w:numId w:val="26"/>
        </w:numPr>
        <w:tabs>
          <w:tab w:val="left" w:pos="720"/>
        </w:tabs>
        <w:autoSpaceDE w:val="0"/>
        <w:autoSpaceDN w:val="0"/>
        <w:adjustRightInd w:val="0"/>
        <w:spacing w:after="60"/>
      </w:pPr>
      <w:proofErr w:type="spellStart"/>
      <w:r>
        <w:t>Some time</w:t>
      </w:r>
      <w:proofErr w:type="spellEnd"/>
      <w:r>
        <w:t xml:space="preserve"> after that, the DICOM Gateway loses its connection with </w:t>
      </w:r>
      <w:smartTag w:uri="urn:schemas-microsoft-com:office:smarttags" w:element="place">
        <w:r>
          <w:t>VistA</w:t>
        </w:r>
      </w:smartTag>
      <w:r>
        <w:t xml:space="preserve"> and starts making attempts to reconnect.</w:t>
      </w:r>
    </w:p>
    <w:p w:rsidR="002F40DA" w:rsidRDefault="002F40DA" w:rsidP="002F40DA">
      <w:pPr>
        <w:autoSpaceDE w:val="0"/>
        <w:autoSpaceDN w:val="0"/>
        <w:adjustRightInd w:val="0"/>
      </w:pPr>
    </w:p>
    <w:p w:rsidR="002F40DA" w:rsidRDefault="002F40DA" w:rsidP="002F40DA">
      <w:pPr>
        <w:autoSpaceDE w:val="0"/>
        <w:autoSpaceDN w:val="0"/>
        <w:adjustRightInd w:val="0"/>
        <w:spacing w:after="180"/>
      </w:pPr>
      <w:r>
        <w:t xml:space="preserve">At this point, the credentials that the user provided to the DICOM Gateway (and that the DICOM Gateway will continue to use when attempting to reconnect to the </w:t>
      </w:r>
      <w:smartTag w:uri="urn:schemas-microsoft-com:office:smarttags" w:element="place">
        <w:r>
          <w:t>VistA</w:t>
        </w:r>
      </w:smartTag>
      <w:r>
        <w:t xml:space="preserve"> system) will no longer be valid, and attempts to reconnect will fail.</w:t>
      </w:r>
    </w:p>
    <w:p w:rsidR="002F40DA" w:rsidRDefault="002F40DA" w:rsidP="002F40DA">
      <w:pPr>
        <w:autoSpaceDE w:val="0"/>
        <w:autoSpaceDN w:val="0"/>
        <w:adjustRightInd w:val="0"/>
        <w:spacing w:after="180"/>
      </w:pPr>
      <w:r>
        <w:t>Since it is essential that the DICOM Gateway be capable of continuing to perform its function, without human interaction, a site can establish a special “service account” for which the access and verify codes will not expire</w:t>
      </w:r>
      <w:r w:rsidR="007C78ED">
        <w:t xml:space="preserve">. </w:t>
      </w:r>
      <w:r>
        <w:t>When a DICOM Gateway cannot reestablish a network connection as a result of the scenario described above, the DICOM Gateway will:</w:t>
      </w:r>
    </w:p>
    <w:p w:rsidR="002F40DA" w:rsidRDefault="002F40DA" w:rsidP="00905AF2">
      <w:pPr>
        <w:numPr>
          <w:ilvl w:val="0"/>
          <w:numId w:val="27"/>
        </w:numPr>
        <w:tabs>
          <w:tab w:val="left" w:pos="720"/>
        </w:tabs>
        <w:autoSpaceDE w:val="0"/>
        <w:autoSpaceDN w:val="0"/>
        <w:adjustRightInd w:val="0"/>
        <w:spacing w:after="60"/>
      </w:pPr>
      <w:r>
        <w:t>Send an e-mail message to a local mail group warning site management that valid credentials need to be re-established.</w:t>
      </w:r>
    </w:p>
    <w:p w:rsidR="002F40DA" w:rsidRDefault="002F40DA" w:rsidP="00905AF2">
      <w:pPr>
        <w:numPr>
          <w:ilvl w:val="0"/>
          <w:numId w:val="27"/>
        </w:numPr>
        <w:autoSpaceDE w:val="0"/>
        <w:autoSpaceDN w:val="0"/>
        <w:adjustRightInd w:val="0"/>
        <w:spacing w:after="60"/>
      </w:pPr>
      <w:r>
        <w:t>Use the “service account” to continue processing, until a human is available to re-establish valid credentials on the DICOM Gateway.</w:t>
      </w:r>
    </w:p>
    <w:p w:rsidR="002F40DA" w:rsidRDefault="002F40DA" w:rsidP="002F40DA">
      <w:pPr>
        <w:autoSpaceDE w:val="0"/>
        <w:autoSpaceDN w:val="0"/>
        <w:adjustRightInd w:val="0"/>
      </w:pPr>
    </w:p>
    <w:p w:rsidR="002F40DA" w:rsidRDefault="002F40DA" w:rsidP="002F40DA">
      <w:pPr>
        <w:autoSpaceDE w:val="0"/>
        <w:autoSpaceDN w:val="0"/>
        <w:adjustRightInd w:val="0"/>
        <w:spacing w:after="180"/>
      </w:pPr>
      <w:r>
        <w:t>If a site wishes to establish such a service account, first use the Kernel Tools to establish the account, then conduct a dialog like the following:</w:t>
      </w:r>
    </w:p>
    <w:p w:rsidR="002F40DA" w:rsidRDefault="002F40DA" w:rsidP="00DC72DF">
      <w:pPr>
        <w:keepNext/>
        <w:keepLines/>
        <w:autoSpaceDE w:val="0"/>
        <w:autoSpaceDN w:val="0"/>
        <w:adjustRightInd w:val="0"/>
        <w:rPr>
          <w:rFonts w:ascii="Courier New" w:hAnsi="Courier New" w:cs="Courier New"/>
          <w:sz w:val="18"/>
          <w:szCs w:val="18"/>
        </w:rPr>
      </w:pPr>
      <w:smartTag w:uri="urn:schemas-microsoft-com:office:smarttags" w:element="place">
        <w:r>
          <w:rPr>
            <w:rFonts w:ascii="Courier New" w:hAnsi="Courier New" w:cs="Courier New"/>
            <w:sz w:val="18"/>
            <w:szCs w:val="18"/>
          </w:rPr>
          <w:lastRenderedPageBreak/>
          <w:t>VISTA</w:t>
        </w:r>
      </w:smartTag>
      <w:r>
        <w:rPr>
          <w:rFonts w:ascii="Courier New" w:hAnsi="Courier New" w:cs="Courier New"/>
          <w:sz w:val="18"/>
          <w:szCs w:val="18"/>
        </w:rPr>
        <w:t>&gt;</w:t>
      </w:r>
      <w:r>
        <w:rPr>
          <w:rFonts w:ascii="Courier New" w:hAnsi="Courier New" w:cs="Courier New"/>
          <w:b/>
          <w:bCs/>
          <w:sz w:val="18"/>
          <w:szCs w:val="18"/>
        </w:rPr>
        <w:t>d P^DII &lt;Enter&gt;</w:t>
      </w:r>
    </w:p>
    <w:p w:rsidR="002F40DA" w:rsidRDefault="002F40DA" w:rsidP="00DC72DF">
      <w:pPr>
        <w:keepNext/>
        <w:keepLines/>
        <w:autoSpaceDE w:val="0"/>
        <w:autoSpaceDN w:val="0"/>
        <w:adjustRightInd w:val="0"/>
        <w:rPr>
          <w:rFonts w:ascii="Courier New" w:hAnsi="Courier New" w:cs="Courier New"/>
          <w:sz w:val="18"/>
          <w:szCs w:val="18"/>
        </w:rPr>
      </w:pPr>
    </w:p>
    <w:p w:rsidR="002F40DA" w:rsidRDefault="002F40DA" w:rsidP="00DC72DF">
      <w:pPr>
        <w:keepNext/>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VA </w:t>
      </w:r>
      <w:proofErr w:type="spellStart"/>
      <w:r>
        <w:rPr>
          <w:rFonts w:ascii="Courier New" w:hAnsi="Courier New" w:cs="Courier New"/>
          <w:sz w:val="18"/>
          <w:szCs w:val="18"/>
        </w:rPr>
        <w:t>FileMan</w:t>
      </w:r>
      <w:proofErr w:type="spellEnd"/>
      <w:r>
        <w:rPr>
          <w:rFonts w:ascii="Courier New" w:hAnsi="Courier New" w:cs="Courier New"/>
          <w:sz w:val="18"/>
          <w:szCs w:val="18"/>
        </w:rPr>
        <w:t xml:space="preserve"> 22.0</w:t>
      </w:r>
    </w:p>
    <w:p w:rsidR="002F40DA" w:rsidRDefault="002F40DA" w:rsidP="00DC72DF">
      <w:pPr>
        <w:keepNext/>
        <w:keepLines/>
        <w:autoSpaceDE w:val="0"/>
        <w:autoSpaceDN w:val="0"/>
        <w:adjustRightInd w:val="0"/>
        <w:rPr>
          <w:rFonts w:ascii="Courier New" w:hAnsi="Courier New" w:cs="Courier New"/>
          <w:sz w:val="18"/>
          <w:szCs w:val="18"/>
        </w:rPr>
      </w:pPr>
    </w:p>
    <w:p w:rsidR="002F40DA" w:rsidRDefault="002F40DA" w:rsidP="00DC72DF">
      <w:pPr>
        <w:keepNext/>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Select OPTION: </w:t>
      </w:r>
      <w:r>
        <w:rPr>
          <w:rFonts w:ascii="Courier New" w:hAnsi="Courier New" w:cs="Courier New"/>
          <w:b/>
          <w:bCs/>
          <w:sz w:val="18"/>
          <w:szCs w:val="18"/>
        </w:rPr>
        <w:t>en &lt;Enter&gt;</w:t>
      </w:r>
      <w:r>
        <w:rPr>
          <w:rFonts w:ascii="Courier New" w:hAnsi="Courier New" w:cs="Courier New"/>
          <w:sz w:val="18"/>
          <w:szCs w:val="18"/>
        </w:rPr>
        <w:t xml:space="preserve"> TER OR EDIT FILE ENTRIES  </w:t>
      </w:r>
    </w:p>
    <w:p w:rsidR="002F40DA" w:rsidRDefault="002F40DA" w:rsidP="00DC72DF">
      <w:pPr>
        <w:keepNext/>
        <w:keepLines/>
        <w:autoSpaceDE w:val="0"/>
        <w:autoSpaceDN w:val="0"/>
        <w:adjustRightInd w:val="0"/>
        <w:rPr>
          <w:rFonts w:ascii="Courier New" w:hAnsi="Courier New" w:cs="Courier New"/>
          <w:sz w:val="18"/>
          <w:szCs w:val="18"/>
        </w:rPr>
      </w:pPr>
    </w:p>
    <w:p w:rsidR="002F40DA" w:rsidRDefault="002F40DA" w:rsidP="00DC72DF">
      <w:pPr>
        <w:keepNext/>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INPUT TO WHAT FILE: // </w:t>
      </w:r>
      <w:r>
        <w:rPr>
          <w:rFonts w:ascii="Courier New" w:hAnsi="Courier New" w:cs="Courier New"/>
          <w:b/>
          <w:bCs/>
          <w:sz w:val="18"/>
          <w:szCs w:val="18"/>
        </w:rPr>
        <w:t>2006.1 &lt;Enter&gt;</w:t>
      </w:r>
      <w:r>
        <w:rPr>
          <w:rFonts w:ascii="Courier New" w:hAnsi="Courier New" w:cs="Courier New"/>
          <w:sz w:val="18"/>
          <w:szCs w:val="18"/>
        </w:rPr>
        <w:t xml:space="preserve">  IMAGING SITE PARAMETERS</w:t>
      </w:r>
    </w:p>
    <w:p w:rsidR="002F40DA" w:rsidRDefault="002F40DA" w:rsidP="00DC72DF">
      <w:pPr>
        <w:keepNext/>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                                          (2 entries)</w:t>
      </w:r>
    </w:p>
    <w:p w:rsidR="002F40DA" w:rsidRDefault="002F40DA" w:rsidP="00DC72DF">
      <w:pPr>
        <w:keepNext/>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EDIT WHICH FIELD: ALL// </w:t>
      </w:r>
      <w:r>
        <w:rPr>
          <w:rFonts w:ascii="Courier New" w:hAnsi="Courier New" w:cs="Courier New"/>
          <w:b/>
          <w:bCs/>
          <w:sz w:val="18"/>
          <w:szCs w:val="18"/>
        </w:rPr>
        <w:t>DICO &lt;Enter&gt;</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     1   DICOM GATEWAY ACCESS CODE  </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     2   DICOM GATEWAY VERIFY CODE  </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CHOOSE 1-2: </w:t>
      </w:r>
      <w:r>
        <w:rPr>
          <w:rFonts w:ascii="Courier New" w:hAnsi="Courier New" w:cs="Courier New"/>
          <w:b/>
          <w:bCs/>
          <w:sz w:val="18"/>
          <w:szCs w:val="18"/>
        </w:rPr>
        <w:t>1 &lt;Enter&gt;</w:t>
      </w:r>
      <w:r>
        <w:rPr>
          <w:rFonts w:ascii="Courier New" w:hAnsi="Courier New" w:cs="Courier New"/>
          <w:sz w:val="18"/>
          <w:szCs w:val="18"/>
        </w:rPr>
        <w:t xml:space="preserve">  DICOM GATEWAY ACCESS CODE</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THEN EDIT FIELD: </w:t>
      </w:r>
      <w:r>
        <w:rPr>
          <w:rFonts w:ascii="Courier New" w:hAnsi="Courier New" w:cs="Courier New"/>
          <w:b/>
          <w:bCs/>
          <w:sz w:val="18"/>
          <w:szCs w:val="18"/>
        </w:rPr>
        <w:t>DICO &lt;Enter&gt;</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     1   DICOM GATEWAY ACCESS CODE  </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     2   DICOM GATEWAY VERIFY CODE  </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CHOOSE 1-2: </w:t>
      </w:r>
      <w:r>
        <w:rPr>
          <w:rFonts w:ascii="Courier New" w:hAnsi="Courier New" w:cs="Courier New"/>
          <w:b/>
          <w:bCs/>
          <w:sz w:val="18"/>
          <w:szCs w:val="18"/>
        </w:rPr>
        <w:t>2 &lt;Enter&gt;</w:t>
      </w:r>
      <w:r>
        <w:rPr>
          <w:rFonts w:ascii="Courier New" w:hAnsi="Courier New" w:cs="Courier New"/>
          <w:sz w:val="18"/>
          <w:szCs w:val="18"/>
        </w:rPr>
        <w:t xml:space="preserve">  DICOM GATEWAY VERIFY CODE</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THEN EDIT FIELD: </w:t>
      </w:r>
      <w:r>
        <w:rPr>
          <w:rFonts w:ascii="Courier New" w:hAnsi="Courier New" w:cs="Courier New"/>
          <w:b/>
          <w:bCs/>
          <w:sz w:val="18"/>
          <w:szCs w:val="18"/>
        </w:rPr>
        <w:t>&lt;Enter&gt;</w:t>
      </w:r>
    </w:p>
    <w:p w:rsidR="002F40DA" w:rsidRDefault="002F40DA" w:rsidP="00DC72DF">
      <w:pPr>
        <w:keepLines/>
        <w:autoSpaceDE w:val="0"/>
        <w:autoSpaceDN w:val="0"/>
        <w:adjustRightInd w:val="0"/>
        <w:rPr>
          <w:rFonts w:ascii="Courier New" w:hAnsi="Courier New" w:cs="Courier New"/>
          <w:sz w:val="18"/>
          <w:szCs w:val="18"/>
        </w:rPr>
      </w:pP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Select IMAGING SITE PARAMETERS INSTITUTION NAME: </w:t>
      </w:r>
      <w:r>
        <w:rPr>
          <w:rFonts w:ascii="Courier New" w:hAnsi="Courier New" w:cs="Courier New"/>
          <w:b/>
          <w:bCs/>
          <w:sz w:val="18"/>
          <w:szCs w:val="18"/>
        </w:rPr>
        <w:t>`1 &lt;Enter&gt;</w:t>
      </w:r>
      <w:r>
        <w:rPr>
          <w:rFonts w:ascii="Courier New" w:hAnsi="Courier New" w:cs="Courier New"/>
          <w:sz w:val="18"/>
          <w:szCs w:val="18"/>
        </w:rPr>
        <w:t xml:space="preserve">  &lt;your site name&gt;</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DICOM GATEWAY ACCESS CODE: &lt;hidden&gt;// </w:t>
      </w:r>
      <w:r>
        <w:rPr>
          <w:rFonts w:ascii="Courier New" w:hAnsi="Courier New" w:cs="Courier New"/>
          <w:b/>
          <w:bCs/>
          <w:sz w:val="18"/>
          <w:szCs w:val="18"/>
        </w:rPr>
        <w:t>xxaccxx_123 &lt;Enter&gt;</w:t>
      </w: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DICOM GATEWAY VERIFY CODE: &lt;hidden&gt;// </w:t>
      </w:r>
      <w:r>
        <w:rPr>
          <w:rFonts w:ascii="Courier New" w:hAnsi="Courier New" w:cs="Courier New"/>
          <w:b/>
          <w:bCs/>
          <w:sz w:val="18"/>
          <w:szCs w:val="18"/>
        </w:rPr>
        <w:t>xxverxx_456 &lt;Enter&gt;</w:t>
      </w:r>
    </w:p>
    <w:p w:rsidR="002F40DA" w:rsidRDefault="002F40DA" w:rsidP="00DC72DF">
      <w:pPr>
        <w:keepLines/>
        <w:autoSpaceDE w:val="0"/>
        <w:autoSpaceDN w:val="0"/>
        <w:adjustRightInd w:val="0"/>
        <w:rPr>
          <w:rFonts w:ascii="Courier New" w:hAnsi="Courier New" w:cs="Courier New"/>
          <w:sz w:val="18"/>
          <w:szCs w:val="18"/>
        </w:rPr>
      </w:pP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Select IMAGING SITE PARAMETERS INSTITUTION NAME: </w:t>
      </w:r>
      <w:r>
        <w:rPr>
          <w:rFonts w:ascii="Courier New" w:hAnsi="Courier New" w:cs="Courier New"/>
          <w:b/>
          <w:bCs/>
          <w:sz w:val="18"/>
          <w:szCs w:val="18"/>
        </w:rPr>
        <w:t>&lt;Enter&gt;</w:t>
      </w:r>
    </w:p>
    <w:p w:rsidR="002F40DA" w:rsidRDefault="002F40DA" w:rsidP="00DC72DF">
      <w:pPr>
        <w:keepLines/>
        <w:autoSpaceDE w:val="0"/>
        <w:autoSpaceDN w:val="0"/>
        <w:adjustRightInd w:val="0"/>
        <w:rPr>
          <w:rFonts w:ascii="Courier New" w:hAnsi="Courier New" w:cs="Courier New"/>
          <w:sz w:val="18"/>
          <w:szCs w:val="18"/>
        </w:rPr>
      </w:pPr>
    </w:p>
    <w:p w:rsidR="002F40DA" w:rsidRDefault="002F40DA" w:rsidP="00DC72DF">
      <w:pPr>
        <w:keepLines/>
        <w:autoSpaceDE w:val="0"/>
        <w:autoSpaceDN w:val="0"/>
        <w:adjustRightInd w:val="0"/>
        <w:rPr>
          <w:rFonts w:ascii="Courier New" w:hAnsi="Courier New" w:cs="Courier New"/>
          <w:sz w:val="18"/>
          <w:szCs w:val="18"/>
        </w:rPr>
      </w:pPr>
      <w:r>
        <w:rPr>
          <w:rFonts w:ascii="Courier New" w:hAnsi="Courier New" w:cs="Courier New"/>
          <w:sz w:val="18"/>
          <w:szCs w:val="18"/>
        </w:rPr>
        <w:t xml:space="preserve">Select OPTION: </w:t>
      </w:r>
      <w:r>
        <w:rPr>
          <w:rFonts w:ascii="Courier New" w:hAnsi="Courier New" w:cs="Courier New"/>
          <w:b/>
          <w:bCs/>
          <w:sz w:val="18"/>
          <w:szCs w:val="18"/>
        </w:rPr>
        <w:t>&lt;Enter&gt;</w:t>
      </w:r>
    </w:p>
    <w:p w:rsidR="002F40DA" w:rsidRDefault="002F40DA" w:rsidP="00DC72DF">
      <w:pPr>
        <w:keepLines/>
        <w:autoSpaceDE w:val="0"/>
        <w:autoSpaceDN w:val="0"/>
        <w:adjustRightInd w:val="0"/>
      </w:pPr>
      <w:smartTag w:uri="urn:schemas-microsoft-com:office:smarttags" w:element="place">
        <w:r>
          <w:rPr>
            <w:rFonts w:ascii="Courier New" w:hAnsi="Courier New" w:cs="Courier New"/>
            <w:sz w:val="18"/>
            <w:szCs w:val="18"/>
          </w:rPr>
          <w:t>VISTA</w:t>
        </w:r>
      </w:smartTag>
      <w:r>
        <w:rPr>
          <w:rFonts w:ascii="Courier New" w:hAnsi="Courier New" w:cs="Courier New"/>
          <w:sz w:val="18"/>
          <w:szCs w:val="18"/>
        </w:rPr>
        <w:t>&gt;</w:t>
      </w:r>
    </w:p>
    <w:p w:rsidR="002F40DA" w:rsidRDefault="002F40DA" w:rsidP="002F40DA"/>
    <w:p w:rsidR="002F40DA" w:rsidRDefault="002F40DA" w:rsidP="002F40DA"/>
    <w:p w:rsidR="0099632D" w:rsidRDefault="0099632D" w:rsidP="002F40DA">
      <w:pPr>
        <w:pStyle w:val="Heading1"/>
        <w:numPr>
          <w:ilvl w:val="0"/>
          <w:numId w:val="0"/>
        </w:numPr>
        <w:sectPr w:rsidR="0099632D" w:rsidSect="001577E2">
          <w:headerReference w:type="even" r:id="rId115"/>
          <w:headerReference w:type="default" r:id="rId116"/>
          <w:type w:val="oddPage"/>
          <w:pgSz w:w="12240" w:h="15840" w:code="1"/>
          <w:pgMar w:top="1440" w:right="1440" w:bottom="1440" w:left="1440" w:header="720" w:footer="720" w:gutter="0"/>
          <w:paperSrc w:first="21321" w:other="21321"/>
          <w:cols w:space="720"/>
          <w:titlePg/>
        </w:sectPr>
      </w:pPr>
      <w:bookmarkStart w:id="1705" w:name="_Toc89057567"/>
    </w:p>
    <w:p w:rsidR="002F40DA" w:rsidRDefault="002F40DA" w:rsidP="002F40DA">
      <w:pPr>
        <w:pStyle w:val="Heading1"/>
        <w:numPr>
          <w:ilvl w:val="0"/>
          <w:numId w:val="0"/>
        </w:numPr>
      </w:pPr>
      <w:bookmarkStart w:id="1706" w:name="_Ref281920150"/>
      <w:bookmarkStart w:id="1707" w:name="_Toc356301060"/>
      <w:r>
        <w:lastRenderedPageBreak/>
        <w:t>Appendix A   Creating Shortcuts</w:t>
      </w:r>
      <w:bookmarkEnd w:id="1705"/>
      <w:bookmarkEnd w:id="1706"/>
      <w:bookmarkEnd w:id="1707"/>
    </w:p>
    <w:p w:rsidR="002F40DA" w:rsidRDefault="002F40DA" w:rsidP="002F40DA">
      <w:pPr>
        <w:pStyle w:val="Heading2"/>
        <w:numPr>
          <w:ilvl w:val="0"/>
          <w:numId w:val="0"/>
        </w:numPr>
      </w:pPr>
      <w:bookmarkStart w:id="1708" w:name="_Toc89057568"/>
      <w:bookmarkStart w:id="1709" w:name="_Toc356301061"/>
      <w:r>
        <w:t>A.1  Shortcuts</w:t>
      </w:r>
      <w:bookmarkEnd w:id="1708"/>
      <w:bookmarkEnd w:id="1709"/>
    </w:p>
    <w:p w:rsidR="002F40DA" w:rsidRDefault="002F40DA" w:rsidP="002F40DA">
      <w:r>
        <w:t>In the Microsoft Windows operating systems, the end-user may communicate with the operating system in a number of ways. One of the methods of starting a program is to double-click an icon that is “linked” to the program. Such icons are also called “shortcuts,” “links” or “aliases”. As a part of the installation procedure, the VistA Imaging DICOM Gateway Installation program will define a number of shortcuts that give access to the various programs that are used by the VistA Imaging DICOM Gateway.</w:t>
      </w:r>
    </w:p>
    <w:p w:rsidR="002F40DA" w:rsidRDefault="002F40DA" w:rsidP="002F40DA"/>
    <w:p w:rsidR="002F40DA" w:rsidRDefault="002F40DA" w:rsidP="002F40DA">
      <w:r>
        <w:t>The installation program will create a number of icons in the Windows Start menu.</w:t>
      </w:r>
    </w:p>
    <w:p w:rsidR="002F40DA" w:rsidRDefault="002F40DA" w:rsidP="002F40DA">
      <w:pPr>
        <w:pStyle w:val="Heading2"/>
        <w:numPr>
          <w:ilvl w:val="0"/>
          <w:numId w:val="0"/>
        </w:numPr>
      </w:pPr>
      <w:bookmarkStart w:id="1710" w:name="_Toc89057569"/>
      <w:bookmarkStart w:id="1711" w:name="_Toc356301062"/>
      <w:r>
        <w:t>A.2  Defining a Shortcut</w:t>
      </w:r>
      <w:bookmarkEnd w:id="1710"/>
      <w:bookmarkEnd w:id="1711"/>
    </w:p>
    <w:p w:rsidR="002F40DA" w:rsidRDefault="002F40DA" w:rsidP="002F40DA">
      <w:r w:rsidRPr="00D66470">
        <w:t xml:space="preserve">A </w:t>
      </w:r>
      <w:r>
        <w:t>shortcut</w:t>
      </w:r>
      <w:r w:rsidRPr="00D66470">
        <w:t xml:space="preserve"> has a number of parameters. These parameters can be defined and modified by right-clicking the icon. When the mouse is clicked, a menu will appear, and one of the options on this menu is “</w:t>
      </w:r>
      <w:r w:rsidRPr="000A7171">
        <w:rPr>
          <w:b/>
        </w:rPr>
        <w:t>Properties</w:t>
      </w:r>
      <w:r>
        <w:t>.</w:t>
      </w:r>
      <w:r w:rsidRPr="00D66470">
        <w:t>”</w:t>
      </w:r>
    </w:p>
    <w:p w:rsidR="002F40DA" w:rsidRPr="00D66470" w:rsidRDefault="002F40DA" w:rsidP="002F40DA"/>
    <w:p w:rsidR="002F40DA" w:rsidRDefault="002F40DA" w:rsidP="002F40DA">
      <w:r w:rsidRPr="00D66470">
        <w:t xml:space="preserve">Once the </w:t>
      </w:r>
      <w:r w:rsidRPr="00D66470">
        <w:rPr>
          <w:b/>
        </w:rPr>
        <w:t>Properties</w:t>
      </w:r>
      <w:r w:rsidRPr="00D66470">
        <w:t xml:space="preserve"> menu option is selected, a new window will </w:t>
      </w:r>
      <w:r>
        <w:t>open</w:t>
      </w:r>
      <w:r w:rsidRPr="00D66470">
        <w:t xml:space="preserve">. In this window, select the tab labeled “Shortcut” to gain access to the next window. The subsequent window can be used to modify any of the parameters about the </w:t>
      </w:r>
      <w:r>
        <w:t>shortcut</w:t>
      </w:r>
      <w:r w:rsidRPr="00D66470">
        <w:t>.</w:t>
      </w:r>
    </w:p>
    <w:p w:rsidR="002F40DA" w:rsidRPr="00D66470" w:rsidRDefault="002F40DA" w:rsidP="002F40DA"/>
    <w:p w:rsidR="002F40DA" w:rsidRPr="00D66470" w:rsidRDefault="00FE2D3B" w:rsidP="002F40DA">
      <w:r>
        <w:rPr>
          <w:noProof/>
        </w:rPr>
        <w:pict>
          <v:shape id="Picture 71" o:spid="_x0000_i1086" type="#_x0000_t75" alt="Properties option on popup menu" style="width:95.4pt;height:112.2pt;visibility:visible">
            <v:imagedata r:id="rId117" o:title="Properties option on popup menu"/>
          </v:shape>
        </w:pict>
      </w:r>
      <w:r w:rsidR="002F40DA" w:rsidRPr="00D66470">
        <w:t xml:space="preserve">     </w:t>
      </w:r>
      <w:r>
        <w:rPr>
          <w:noProof/>
        </w:rPr>
        <w:pict>
          <v:shape id="Picture 72" o:spid="_x0000_i1087" type="#_x0000_t75" alt="Properties dialog box" style="width:137.4pt;height:165pt;visibility:visible">
            <v:imagedata r:id="rId118" o:title="Properties dialog box"/>
          </v:shape>
        </w:pict>
      </w:r>
      <w:r w:rsidR="002F40DA" w:rsidRPr="00D66470">
        <w:t xml:space="preserve">       </w:t>
      </w:r>
      <w:r>
        <w:rPr>
          <w:noProof/>
        </w:rPr>
        <w:pict>
          <v:shape id="Picture 73" o:spid="_x0000_i1088" type="#_x0000_t75" alt="Properties dialog box" style="width:137.4pt;height:165pt;visibility:visible">
            <v:imagedata r:id="rId119" o:title="Properties dialog box"/>
          </v:shape>
        </w:pict>
      </w:r>
    </w:p>
    <w:p w:rsidR="002F40DA" w:rsidRDefault="002F40DA" w:rsidP="002F40DA">
      <w:pPr>
        <w:pStyle w:val="Heading2"/>
        <w:numPr>
          <w:ilvl w:val="0"/>
          <w:numId w:val="0"/>
        </w:numPr>
      </w:pPr>
      <w:bookmarkStart w:id="1712" w:name="_Toc89057570"/>
      <w:bookmarkStart w:id="1713" w:name="_Toc356301063"/>
      <w:r>
        <w:t xml:space="preserve">A.3  Shortcuts for the </w:t>
      </w:r>
      <w:smartTag w:uri="urn:schemas-microsoft-com:office:smarttags" w:element="place">
        <w:r>
          <w:t>VistA</w:t>
        </w:r>
      </w:smartTag>
      <w:r>
        <w:t xml:space="preserve"> Imaging DICOM Gateway</w:t>
      </w:r>
      <w:bookmarkEnd w:id="1712"/>
      <w:bookmarkEnd w:id="1713"/>
    </w:p>
    <w:p w:rsidR="002F40DA" w:rsidRDefault="002F40DA" w:rsidP="002F40DA">
      <w:pPr>
        <w:keepNext/>
      </w:pPr>
      <w:r w:rsidRPr="00D66470">
        <w:t xml:space="preserve">The </w:t>
      </w:r>
      <w:r>
        <w:t>shortcut</w:t>
      </w:r>
      <w:r w:rsidRPr="00D66470">
        <w:t xml:space="preserve">s for the VistA Imaging DICOM Gateway may be accessed by right-clicking the </w:t>
      </w:r>
      <w:r w:rsidR="00753CE3" w:rsidRPr="00D66470">
        <w:object w:dxaOrig="855" w:dyaOrig="360">
          <v:shape id="_x0000_i1089" type="#_x0000_t75" alt="Start button" style="width:42.6pt;height:18pt" o:ole="">
            <v:imagedata r:id="rId103" o:title=""/>
          </v:shape>
          <o:OLEObject Type="Embed" ProgID="PBrush" ShapeID="_x0000_i1089" DrawAspect="Content" ObjectID="_1430043423" r:id="rId120"/>
        </w:object>
      </w:r>
      <w:r w:rsidRPr="00D66470">
        <w:t xml:space="preserve"> button in the Windows menu bar. When this button is activated in this way, a menu will </w:t>
      </w:r>
      <w:r>
        <w:t>display</w:t>
      </w:r>
      <w:r w:rsidRPr="00D66470">
        <w:t xml:space="preserve">. On this menu, </w:t>
      </w:r>
      <w:r>
        <w:t>click</w:t>
      </w:r>
      <w:r w:rsidRPr="00D66470">
        <w:t xml:space="preserve"> </w:t>
      </w:r>
      <w:r w:rsidRPr="00D66470">
        <w:rPr>
          <w:b/>
          <w:bCs/>
        </w:rPr>
        <w:t>Open All Users</w:t>
      </w:r>
      <w:r w:rsidRPr="00D66470">
        <w:t>.</w:t>
      </w:r>
    </w:p>
    <w:p w:rsidR="002F40DA" w:rsidRPr="00D66470" w:rsidRDefault="002F40DA" w:rsidP="002F40DA">
      <w:pPr>
        <w:keepNext/>
      </w:pPr>
    </w:p>
    <w:p w:rsidR="002F40DA" w:rsidRDefault="002F40DA" w:rsidP="002F40DA">
      <w:pPr>
        <w:keepNext/>
      </w:pPr>
      <w:r w:rsidRPr="00D66470">
        <w:object w:dxaOrig="2730" w:dyaOrig="2520">
          <v:shape id="_x0000_i1090" type="#_x0000_t75" alt="Open All Users option on menu" style="width:69.6pt;height:63.6pt" o:ole="">
            <v:imagedata r:id="rId121" o:title=""/>
          </v:shape>
          <o:OLEObject Type="Embed" ProgID="PBrush" ShapeID="_x0000_i1090" DrawAspect="Content" ObjectID="_1430043424" r:id="rId122"/>
        </w:object>
      </w:r>
    </w:p>
    <w:p w:rsidR="002F40DA" w:rsidRPr="00D66470" w:rsidRDefault="002F40DA" w:rsidP="002F40DA"/>
    <w:p w:rsidR="002F40DA" w:rsidRDefault="002F40DA" w:rsidP="002F40DA">
      <w:r w:rsidRPr="00D66470">
        <w:lastRenderedPageBreak/>
        <w:t xml:space="preserve">This option causes a directory window to be opened. In this window, navigate to the subdirectory that holds the </w:t>
      </w:r>
      <w:r>
        <w:t>shortcut</w:t>
      </w:r>
      <w:r w:rsidRPr="00D66470">
        <w:t>s for the VistA Imaging DICOM Gateway:</w:t>
      </w:r>
    </w:p>
    <w:p w:rsidR="002F40DA" w:rsidRPr="00D66470" w:rsidRDefault="002F40DA" w:rsidP="002F40DA"/>
    <w:p w:rsidR="002F40DA" w:rsidRDefault="002F40DA" w:rsidP="002F40DA">
      <w:r w:rsidRPr="00D66470">
        <w:object w:dxaOrig="11702" w:dyaOrig="1770">
          <v:shape id="_x0000_i1091" type="#_x0000_t75" alt="Shortcuts" style="width:290.4pt;height:43.8pt" o:ole="">
            <v:imagedata r:id="rId123" o:title=""/>
          </v:shape>
          <o:OLEObject Type="Embed" ProgID="PBrush" ShapeID="_x0000_i1091" DrawAspect="Content" ObjectID="_1430043425" r:id="rId124"/>
        </w:object>
      </w:r>
    </w:p>
    <w:p w:rsidR="002F40DA" w:rsidRPr="00D66470" w:rsidRDefault="002F40DA" w:rsidP="002F40DA"/>
    <w:p w:rsidR="002F40DA" w:rsidRPr="00D66470" w:rsidRDefault="002F40DA" w:rsidP="002F40DA">
      <w:r w:rsidRPr="00D66470">
        <w:t>(First</w:t>
      </w:r>
      <w:r>
        <w:t>,</w:t>
      </w:r>
      <w:r w:rsidRPr="00D66470">
        <w:t xml:space="preserve"> double click the directory icon for </w:t>
      </w:r>
      <w:r w:rsidRPr="00D66470">
        <w:rPr>
          <w:b/>
          <w:bCs/>
        </w:rPr>
        <w:t>Programs</w:t>
      </w:r>
      <w:r w:rsidRPr="00D66470">
        <w:t xml:space="preserve">, then for </w:t>
      </w:r>
      <w:r w:rsidRPr="00D66470">
        <w:rPr>
          <w:b/>
          <w:bCs/>
        </w:rPr>
        <w:t>VistA Imaging Programs</w:t>
      </w:r>
      <w:r>
        <w:rPr>
          <w:b/>
          <w:bCs/>
        </w:rPr>
        <w:t>,</w:t>
      </w:r>
      <w:r w:rsidRPr="00D66470">
        <w:t xml:space="preserve"> and then for </w:t>
      </w:r>
      <w:r w:rsidRPr="00D66470">
        <w:rPr>
          <w:b/>
          <w:bCs/>
        </w:rPr>
        <w:t>DICOM</w:t>
      </w:r>
      <w:r w:rsidRPr="00D66470">
        <w:t>).</w:t>
      </w:r>
    </w:p>
    <w:p w:rsidR="002F40DA" w:rsidRDefault="002F40DA" w:rsidP="002F40DA">
      <w:pPr>
        <w:pStyle w:val="Heading2"/>
        <w:numPr>
          <w:ilvl w:val="0"/>
          <w:numId w:val="0"/>
        </w:numPr>
      </w:pPr>
      <w:bookmarkStart w:id="1714" w:name="_Toc89057571"/>
      <w:bookmarkStart w:id="1715" w:name="_Toc356301064"/>
      <w:r>
        <w:t>A.4  Directory Tree Containing Shortcuts</w:t>
      </w:r>
      <w:bookmarkEnd w:id="1714"/>
      <w:bookmarkEnd w:id="1715"/>
      <w:r>
        <w:t xml:space="preserve"> </w:t>
      </w:r>
    </w:p>
    <w:p w:rsidR="002F40DA" w:rsidRDefault="002F40DA" w:rsidP="002F40DA">
      <w:r>
        <w:t>The installation program will define the following tree of shortcuts for easy access to the software. In this diagram, a number of abbreviations are used:</w:t>
      </w:r>
    </w:p>
    <w:p w:rsidR="002F40DA" w:rsidRDefault="002F40DA" w:rsidP="002F40DA"/>
    <w:p w:rsidR="002F40DA" w:rsidRDefault="002F40DA" w:rsidP="002F40DA">
      <w:r>
        <w:rPr>
          <w:b/>
        </w:rPr>
        <w:t>%</w:t>
      </w:r>
      <w:proofErr w:type="spellStart"/>
      <w:r>
        <w:rPr>
          <w:b/>
        </w:rPr>
        <w:t>SystemRoot</w:t>
      </w:r>
      <w:proofErr w:type="spellEnd"/>
      <w:r>
        <w:rPr>
          <w:b/>
        </w:rPr>
        <w:t>%</w:t>
      </w:r>
      <w:r>
        <w:t xml:space="preserve"> = The path-prefix for the directory that holds the Microsoft </w:t>
      </w:r>
      <w:r>
        <w:rPr>
          <w:spacing w:val="-3"/>
        </w:rPr>
        <w:t>Windows</w:t>
      </w:r>
      <w:r>
        <w:t xml:space="preserve"> operating system, typically “</w:t>
      </w:r>
      <w:r>
        <w:rPr>
          <w:b/>
        </w:rPr>
        <w:t>c:\</w:t>
      </w:r>
      <w:proofErr w:type="spellStart"/>
      <w:r>
        <w:rPr>
          <w:b/>
        </w:rPr>
        <w:t>winnt</w:t>
      </w:r>
      <w:proofErr w:type="spellEnd"/>
      <w:r>
        <w:rPr>
          <w:b/>
        </w:rPr>
        <w:t>\</w:t>
      </w:r>
      <w:r>
        <w:t>” or “</w:t>
      </w:r>
      <w:r>
        <w:rPr>
          <w:b/>
          <w:bCs/>
        </w:rPr>
        <w:t>c:\Windows\</w:t>
      </w:r>
      <w:r>
        <w:t>”.</w:t>
      </w:r>
    </w:p>
    <w:p w:rsidR="002F40DA" w:rsidRDefault="002F40DA" w:rsidP="002F40DA"/>
    <w:p w:rsidR="002F40DA" w:rsidRDefault="002F40DA" w:rsidP="002F40DA">
      <w:r>
        <w:rPr>
          <w:b/>
        </w:rPr>
        <w:t>d</w:t>
      </w:r>
      <w:r>
        <w:rPr>
          <w:b/>
          <w:vertAlign w:val="subscript"/>
        </w:rPr>
        <w:t>1</w:t>
      </w:r>
      <w:r>
        <w:t xml:space="preserve"> = The drive on which the data is installed, typically “</w:t>
      </w:r>
      <w:r>
        <w:rPr>
          <w:b/>
        </w:rPr>
        <w:t>c</w:t>
      </w:r>
      <w:r>
        <w:t>”.</w:t>
      </w:r>
    </w:p>
    <w:p w:rsidR="002F40DA" w:rsidRDefault="002F40DA" w:rsidP="002F40DA">
      <w:r>
        <w:rPr>
          <w:b/>
        </w:rPr>
        <w:t>d</w:t>
      </w:r>
      <w:r>
        <w:rPr>
          <w:b/>
          <w:vertAlign w:val="subscript"/>
        </w:rPr>
        <w:t>2</w:t>
      </w:r>
      <w:r>
        <w:t xml:space="preserve"> = The drive on which the common software is installed, typically “</w:t>
      </w:r>
      <w:r>
        <w:rPr>
          <w:b/>
        </w:rPr>
        <w:t>c</w:t>
      </w:r>
      <w:r>
        <w:t>”.</w:t>
      </w:r>
    </w:p>
    <w:p w:rsidR="002F40DA" w:rsidRDefault="002F40DA" w:rsidP="002F40DA">
      <w:r>
        <w:rPr>
          <w:b/>
        </w:rPr>
        <w:t>d</w:t>
      </w:r>
      <w:r>
        <w:rPr>
          <w:b/>
          <w:vertAlign w:val="subscript"/>
        </w:rPr>
        <w:t>3</w:t>
      </w:r>
      <w:r>
        <w:t xml:space="preserve"> = The drive on which the </w:t>
      </w:r>
      <w:proofErr w:type="spellStart"/>
      <w:r>
        <w:t>Caché</w:t>
      </w:r>
      <w:proofErr w:type="spellEnd"/>
      <w:r>
        <w:t xml:space="preserve"> database is installed, typically “</w:t>
      </w:r>
      <w:r>
        <w:rPr>
          <w:b/>
        </w:rPr>
        <w:t>c</w:t>
      </w:r>
      <w:r>
        <w:t>”.</w:t>
      </w:r>
    </w:p>
    <w:p w:rsidR="002F40DA" w:rsidRDefault="002F40DA" w:rsidP="002F40DA">
      <w:r>
        <w:rPr>
          <w:b/>
        </w:rPr>
        <w:t>d</w:t>
      </w:r>
      <w:r>
        <w:rPr>
          <w:b/>
          <w:vertAlign w:val="subscript"/>
        </w:rPr>
        <w:t>4</w:t>
      </w:r>
      <w:r>
        <w:t xml:space="preserve"> = The drive on which the text data is being stored, typically “</w:t>
      </w:r>
      <w:r>
        <w:rPr>
          <w:b/>
        </w:rPr>
        <w:t>c</w:t>
      </w:r>
      <w:r>
        <w:t>”.</w:t>
      </w:r>
    </w:p>
    <w:p w:rsidR="002F40DA" w:rsidRDefault="002F40DA" w:rsidP="002F40DA">
      <w:r>
        <w:rPr>
          <w:b/>
        </w:rPr>
        <w:t>d</w:t>
      </w:r>
      <w:r>
        <w:rPr>
          <w:b/>
          <w:vertAlign w:val="subscript"/>
        </w:rPr>
        <w:t>5</w:t>
      </w:r>
      <w:r>
        <w:t xml:space="preserve"> = The drive on which the image data is being stored, typically “</w:t>
      </w:r>
      <w:r>
        <w:rPr>
          <w:b/>
        </w:rPr>
        <w:t>c</w:t>
      </w:r>
      <w:r>
        <w:t>”.</w:t>
      </w:r>
    </w:p>
    <w:p w:rsidR="002F40DA" w:rsidRDefault="002F40DA" w:rsidP="002F40DA"/>
    <w:p w:rsidR="002F40DA" w:rsidRDefault="002F40DA" w:rsidP="002F40DA">
      <w:pPr>
        <w:pStyle w:val="BodyText"/>
        <w:rPr>
          <w:sz w:val="18"/>
        </w:rPr>
      </w:pPr>
      <w:r>
        <w:rPr>
          <w:sz w:val="18"/>
        </w:rPr>
        <w:t xml:space="preserve">  |</w:t>
      </w:r>
    </w:p>
    <w:p w:rsidR="002F40DA" w:rsidRDefault="002F40DA" w:rsidP="002F40DA">
      <w:pPr>
        <w:pStyle w:val="BodyText"/>
        <w:rPr>
          <w:sz w:val="18"/>
        </w:rPr>
      </w:pPr>
      <w:r>
        <w:rPr>
          <w:sz w:val="18"/>
        </w:rPr>
        <w:t xml:space="preserve">  +---</w:t>
      </w:r>
      <w:r>
        <w:rPr>
          <w:rStyle w:val="Strong"/>
          <w:sz w:val="18"/>
        </w:rPr>
        <w:t>Telnet Session</w:t>
      </w:r>
    </w:p>
    <w:p w:rsidR="002F40DA" w:rsidRDefault="002F40DA" w:rsidP="002F40DA">
      <w:pPr>
        <w:pStyle w:val="BodyText"/>
        <w:rPr>
          <w:sz w:val="18"/>
        </w:rPr>
      </w:pPr>
      <w:r>
        <w:rPr>
          <w:sz w:val="18"/>
        </w:rPr>
        <w:t xml:space="preserve">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w:t>
      </w:r>
    </w:p>
    <w:p w:rsidR="002F40DA" w:rsidRDefault="002F40DA" w:rsidP="002F40DA">
      <w:pPr>
        <w:pStyle w:val="BodyText"/>
        <w:rPr>
          <w:sz w:val="18"/>
        </w:rPr>
      </w:pPr>
      <w:r>
        <w:rPr>
          <w:sz w:val="18"/>
        </w:rPr>
        <w:t xml:space="preserve">  +---</w:t>
      </w:r>
      <w:proofErr w:type="spellStart"/>
      <w:r>
        <w:rPr>
          <w:rStyle w:val="Strong"/>
          <w:sz w:val="18"/>
        </w:rPr>
        <w:t>Caché</w:t>
      </w:r>
      <w:proofErr w:type="spellEnd"/>
      <w:r>
        <w:rPr>
          <w:rStyle w:val="Strong"/>
          <w:sz w:val="18"/>
        </w:rPr>
        <w:t xml:space="preserve"> Terminal</w:t>
      </w:r>
    </w:p>
    <w:p w:rsidR="002F40DA" w:rsidRDefault="002F40DA" w:rsidP="002F40DA">
      <w:pPr>
        <w:pStyle w:val="BodyText"/>
        <w:rPr>
          <w:sz w:val="18"/>
        </w:rPr>
      </w:pPr>
      <w:r>
        <w:rPr>
          <w:sz w:val="18"/>
        </w:rPr>
        <w:t xml:space="preserve">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Parameters: 127.0.0.1</w:t>
      </w:r>
    </w:p>
    <w:p w:rsidR="002F40DA" w:rsidRDefault="002F40DA" w:rsidP="002F40DA">
      <w:pPr>
        <w:pStyle w:val="BodyText"/>
        <w:rPr>
          <w:sz w:val="18"/>
        </w:rPr>
      </w:pPr>
      <w:r>
        <w:rPr>
          <w:sz w:val="18"/>
        </w:rPr>
        <w:t xml:space="preserve">  |</w:t>
      </w:r>
    </w:p>
    <w:p w:rsidR="002F40DA" w:rsidRDefault="002F40DA" w:rsidP="002F40DA">
      <w:pPr>
        <w:pStyle w:val="BodyText"/>
        <w:rPr>
          <w:sz w:val="18"/>
        </w:rPr>
      </w:pPr>
      <w:r>
        <w:rPr>
          <w:sz w:val="18"/>
        </w:rPr>
        <w:t xml:space="preserve">  +---</w:t>
      </w:r>
      <w:r>
        <w:rPr>
          <w:rStyle w:val="Strong"/>
          <w:sz w:val="18"/>
        </w:rPr>
        <w:t>Command Prompt</w:t>
      </w:r>
    </w:p>
    <w:p w:rsidR="002F40DA" w:rsidRDefault="002F40DA" w:rsidP="002F40DA">
      <w:pPr>
        <w:pStyle w:val="BodyText"/>
        <w:rPr>
          <w:sz w:val="18"/>
        </w:rPr>
      </w:pPr>
      <w:r>
        <w:rPr>
          <w:sz w:val="18"/>
        </w:rPr>
        <w:t xml:space="preserve">  |   Points to: %</w:t>
      </w:r>
      <w:proofErr w:type="spellStart"/>
      <w:r>
        <w:rPr>
          <w:sz w:val="18"/>
        </w:rPr>
        <w:t>SystemRoot</w:t>
      </w:r>
      <w:proofErr w:type="spellEnd"/>
      <w:r>
        <w:rPr>
          <w:sz w:val="18"/>
        </w:rPr>
        <w:t>%\System32\cmd.exe</w:t>
      </w:r>
    </w:p>
    <w:p w:rsidR="002F40DA" w:rsidRDefault="002F40DA" w:rsidP="002F40DA">
      <w:pPr>
        <w:pStyle w:val="BodyText"/>
        <w:rPr>
          <w:sz w:val="18"/>
        </w:rPr>
      </w:pPr>
      <w:r>
        <w:rPr>
          <w:sz w:val="18"/>
        </w:rPr>
        <w:t xml:space="preserve">  |   Working Directory: %temp%</w:t>
      </w:r>
    </w:p>
    <w:p w:rsidR="002F40DA" w:rsidRDefault="002F40DA" w:rsidP="002F40DA">
      <w:pPr>
        <w:pStyle w:val="BodyText"/>
        <w:rPr>
          <w:sz w:val="18"/>
        </w:rPr>
      </w:pPr>
      <w:r>
        <w:rPr>
          <w:sz w:val="18"/>
        </w:rPr>
        <w:t xml:space="preserve">  |</w:t>
      </w:r>
    </w:p>
    <w:p w:rsidR="002F40DA" w:rsidRDefault="002F40DA" w:rsidP="002F40DA">
      <w:pPr>
        <w:pStyle w:val="BodyText"/>
        <w:rPr>
          <w:sz w:val="18"/>
        </w:rPr>
      </w:pPr>
      <w:r>
        <w:rPr>
          <w:sz w:val="18"/>
        </w:rPr>
        <w:t xml:space="preserve">  +---</w:t>
      </w:r>
      <w:r>
        <w:rPr>
          <w:rStyle w:val="Strong"/>
          <w:sz w:val="18"/>
        </w:rPr>
        <w:t>DICOM Text Gateway</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b/>
          <w:bCs/>
          <w:sz w:val="18"/>
        </w:rPr>
        <w:t>Process Text Messages</w:t>
      </w:r>
    </w:p>
    <w:p w:rsidR="002F40DA" w:rsidRDefault="002F40DA" w:rsidP="002F40DA">
      <w:pPr>
        <w:pStyle w:val="BodyText"/>
        <w:rPr>
          <w:sz w:val="18"/>
        </w:rPr>
      </w:pPr>
      <w:r>
        <w:rPr>
          <w:sz w:val="18"/>
        </w:rPr>
        <w:t xml:space="preserve">  |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   Parameters: TEXT_GATEWAY_1_1</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rStyle w:val="Strong"/>
          <w:sz w:val="18"/>
        </w:rPr>
        <w:t>PACS Status</w:t>
      </w:r>
    </w:p>
    <w:p w:rsidR="002F40DA" w:rsidRDefault="002F40DA" w:rsidP="002F40DA">
      <w:pPr>
        <w:pStyle w:val="BodyText"/>
        <w:rPr>
          <w:sz w:val="18"/>
        </w:rPr>
      </w:pPr>
      <w:r>
        <w:rPr>
          <w:sz w:val="18"/>
        </w:rPr>
        <w:t xml:space="preserve">  |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   Parameters: PACS_COMMUNICATIONS_STATUS_1_3</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rStyle w:val="Strong"/>
          <w:sz w:val="18"/>
        </w:rPr>
        <w:t>Modality Worklist Status</w:t>
      </w:r>
    </w:p>
    <w:p w:rsidR="002F40DA" w:rsidRDefault="002F40DA" w:rsidP="002F40DA">
      <w:pPr>
        <w:pStyle w:val="BodyText"/>
        <w:rPr>
          <w:sz w:val="18"/>
        </w:rPr>
      </w:pPr>
      <w:r>
        <w:rPr>
          <w:sz w:val="18"/>
        </w:rPr>
        <w:t xml:space="preserve">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Parameters: MODALITY_WORKLIST_STATUS_1_4</w:t>
      </w:r>
    </w:p>
    <w:p w:rsidR="002F40DA" w:rsidRDefault="002F40DA" w:rsidP="002F40DA">
      <w:pPr>
        <w:pStyle w:val="BodyText"/>
        <w:rPr>
          <w:sz w:val="18"/>
        </w:rPr>
      </w:pPr>
      <w:r>
        <w:rPr>
          <w:sz w:val="18"/>
        </w:rPr>
        <w:t xml:space="preserve">  |</w:t>
      </w:r>
    </w:p>
    <w:p w:rsidR="002F40DA" w:rsidRDefault="002F40DA" w:rsidP="002F40DA">
      <w:pPr>
        <w:pStyle w:val="BodyText"/>
        <w:widowControl w:val="0"/>
        <w:rPr>
          <w:sz w:val="18"/>
        </w:rPr>
      </w:pPr>
      <w:r>
        <w:rPr>
          <w:sz w:val="18"/>
        </w:rPr>
        <w:t xml:space="preserve">  +---</w:t>
      </w:r>
      <w:r>
        <w:rPr>
          <w:rStyle w:val="Strong"/>
          <w:sz w:val="18"/>
        </w:rPr>
        <w:t>DICOM Image Gateway</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rStyle w:val="Strong"/>
          <w:sz w:val="18"/>
        </w:rPr>
        <w:t>Exam Complete</w:t>
      </w:r>
    </w:p>
    <w:p w:rsidR="002F40DA" w:rsidRDefault="002F40DA" w:rsidP="002F40DA">
      <w:pPr>
        <w:pStyle w:val="BodyText"/>
        <w:rPr>
          <w:sz w:val="18"/>
        </w:rPr>
      </w:pPr>
      <w:r>
        <w:rPr>
          <w:sz w:val="18"/>
        </w:rPr>
        <w:t xml:space="preserve">  |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   Parameters: PACS_EXAM_COMPLETE_2_1</w:t>
      </w:r>
    </w:p>
    <w:p w:rsidR="002F40DA" w:rsidRDefault="002F40DA" w:rsidP="002F40DA">
      <w:pPr>
        <w:pStyle w:val="BodyText"/>
        <w:rPr>
          <w:sz w:val="18"/>
        </w:rPr>
      </w:pPr>
      <w:r>
        <w:rPr>
          <w:sz w:val="18"/>
        </w:rPr>
        <w:lastRenderedPageBreak/>
        <w:t xml:space="preserve">  |   |</w:t>
      </w:r>
    </w:p>
    <w:p w:rsidR="002F40DA" w:rsidRDefault="002F40DA" w:rsidP="002F40DA">
      <w:pPr>
        <w:pStyle w:val="BodyText"/>
        <w:rPr>
          <w:sz w:val="18"/>
        </w:rPr>
      </w:pPr>
      <w:r>
        <w:rPr>
          <w:sz w:val="18"/>
        </w:rPr>
        <w:t xml:space="preserve">  |   +---</w:t>
      </w:r>
      <w:r>
        <w:rPr>
          <w:rStyle w:val="Strong"/>
          <w:sz w:val="18"/>
        </w:rPr>
        <w:t>Request Images</w:t>
      </w:r>
    </w:p>
    <w:p w:rsidR="002F40DA" w:rsidRDefault="002F40DA" w:rsidP="002F40DA">
      <w:pPr>
        <w:pStyle w:val="BodyText"/>
        <w:rPr>
          <w:sz w:val="18"/>
        </w:rPr>
      </w:pPr>
      <w:r>
        <w:rPr>
          <w:sz w:val="18"/>
        </w:rPr>
        <w:t xml:space="preserve">  |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   Parameters: PACS_REQUEST_IMAGE_TRANSFER_2_2</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rStyle w:val="Strong"/>
          <w:sz w:val="18"/>
        </w:rPr>
        <w:t>Process DICOM Images</w:t>
      </w:r>
    </w:p>
    <w:p w:rsidR="002F40DA" w:rsidRDefault="002F40DA" w:rsidP="002F40DA">
      <w:pPr>
        <w:pStyle w:val="BodyText"/>
        <w:rPr>
          <w:sz w:val="18"/>
        </w:rPr>
      </w:pPr>
      <w:r>
        <w:rPr>
          <w:sz w:val="18"/>
        </w:rPr>
        <w:t xml:space="preserve">  |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   Parameters: PROCESS_DICOM_IMAGES_2_3</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rStyle w:val="Strong"/>
          <w:sz w:val="18"/>
        </w:rPr>
        <w:t>Image Status</w:t>
      </w:r>
    </w:p>
    <w:p w:rsidR="002F40DA" w:rsidRDefault="002F40DA" w:rsidP="002F40DA">
      <w:pPr>
        <w:pStyle w:val="BodyText"/>
        <w:rPr>
          <w:sz w:val="18"/>
        </w:rPr>
      </w:pPr>
      <w:r>
        <w:rPr>
          <w:sz w:val="18"/>
        </w:rPr>
        <w:t xml:space="preserve">  |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   Parameters: IMAGE_STATUS_2_5</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rStyle w:val="Strong"/>
          <w:sz w:val="18"/>
        </w:rPr>
        <w:t>DICOM Viewer</w:t>
      </w:r>
    </w:p>
    <w:p w:rsidR="002F40DA" w:rsidRDefault="002F40DA" w:rsidP="002F40DA">
      <w:pPr>
        <w:pStyle w:val="BodyText"/>
        <w:rPr>
          <w:sz w:val="18"/>
        </w:rPr>
      </w:pPr>
      <w:r>
        <w:rPr>
          <w:sz w:val="18"/>
        </w:rPr>
        <w:t xml:space="preserve">  |       Points to: d</w:t>
      </w:r>
      <w:r>
        <w:rPr>
          <w:sz w:val="18"/>
          <w:vertAlign w:val="subscript"/>
        </w:rPr>
        <w:t>2</w:t>
      </w:r>
      <w:r>
        <w:rPr>
          <w:sz w:val="18"/>
        </w:rPr>
        <w:t>:\Program Files\VistA\Imaging\</w:t>
      </w:r>
      <w:proofErr w:type="spellStart"/>
      <w:r>
        <w:rPr>
          <w:sz w:val="18"/>
        </w:rPr>
        <w:t>DCMView</w:t>
      </w:r>
      <w:proofErr w:type="spellEnd"/>
      <w:r>
        <w:rPr>
          <w:sz w:val="18"/>
        </w:rPr>
        <w:t>\MAG_DCMView.exe</w:t>
      </w:r>
    </w:p>
    <w:p w:rsidR="002F40DA" w:rsidRDefault="002F40DA" w:rsidP="002F40DA">
      <w:pPr>
        <w:pStyle w:val="BodyText"/>
        <w:rPr>
          <w:sz w:val="18"/>
        </w:rPr>
      </w:pPr>
      <w:r>
        <w:rPr>
          <w:sz w:val="18"/>
        </w:rPr>
        <w:t xml:space="preserve">  |       Working Directory: d5:\DICOM</w:t>
      </w:r>
    </w:p>
    <w:p w:rsidR="002F40DA" w:rsidRDefault="002F40DA" w:rsidP="002F40DA">
      <w:pPr>
        <w:pStyle w:val="BodyText"/>
        <w:rPr>
          <w:sz w:val="18"/>
        </w:rPr>
      </w:pPr>
      <w:r>
        <w:rPr>
          <w:sz w:val="18"/>
        </w:rPr>
        <w:t xml:space="preserve">  |       Icon: d</w:t>
      </w:r>
      <w:r>
        <w:rPr>
          <w:sz w:val="18"/>
          <w:vertAlign w:val="subscript"/>
        </w:rPr>
        <w:t>2</w:t>
      </w:r>
      <w:r>
        <w:rPr>
          <w:sz w:val="18"/>
        </w:rPr>
        <w:t>:\Program Files\VistA\Imaging\</w:t>
      </w:r>
      <w:proofErr w:type="spellStart"/>
      <w:r>
        <w:rPr>
          <w:sz w:val="18"/>
        </w:rPr>
        <w:t>DCMView</w:t>
      </w:r>
      <w:proofErr w:type="spellEnd"/>
      <w:r>
        <w:rPr>
          <w:sz w:val="18"/>
        </w:rPr>
        <w:t>\Viewer1.ico</w:t>
      </w:r>
    </w:p>
    <w:p w:rsidR="002F40DA" w:rsidRDefault="002F40DA" w:rsidP="002F40DA">
      <w:pPr>
        <w:pStyle w:val="BodyText"/>
        <w:rPr>
          <w:sz w:val="18"/>
        </w:rPr>
      </w:pPr>
      <w:r>
        <w:rPr>
          <w:sz w:val="18"/>
        </w:rPr>
        <w:t xml:space="preserve">  |</w:t>
      </w:r>
    </w:p>
    <w:p w:rsidR="002F40DA" w:rsidRDefault="002F40DA" w:rsidP="002F40DA">
      <w:pPr>
        <w:pStyle w:val="BodyText"/>
        <w:rPr>
          <w:sz w:val="18"/>
        </w:rPr>
      </w:pPr>
      <w:r>
        <w:rPr>
          <w:sz w:val="18"/>
        </w:rPr>
        <w:t xml:space="preserve">  +---</w:t>
      </w:r>
      <w:r>
        <w:rPr>
          <w:rStyle w:val="Strong"/>
          <w:sz w:val="18"/>
        </w:rPr>
        <w:t>DICOM Routing Gateway</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rStyle w:val="Strong"/>
          <w:sz w:val="18"/>
        </w:rPr>
        <w:t>Start Transmitter</w:t>
      </w:r>
    </w:p>
    <w:p w:rsidR="002F40DA" w:rsidRDefault="002F40DA" w:rsidP="002F40DA">
      <w:pPr>
        <w:pStyle w:val="BodyText"/>
        <w:rPr>
          <w:sz w:val="18"/>
        </w:rPr>
      </w:pPr>
      <w:r>
        <w:rPr>
          <w:sz w:val="18"/>
        </w:rPr>
        <w:t xml:space="preserve">  |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   Parameters: START_TRANSMITTER_3_1</w:t>
      </w:r>
    </w:p>
    <w:p w:rsidR="002F40DA" w:rsidRDefault="002F40DA" w:rsidP="002F40DA">
      <w:pPr>
        <w:pStyle w:val="BodyText"/>
        <w:rPr>
          <w:sz w:val="18"/>
        </w:rPr>
      </w:pPr>
      <w:r>
        <w:rPr>
          <w:sz w:val="18"/>
        </w:rPr>
        <w:t xml:space="preserve">  |   |</w:t>
      </w:r>
    </w:p>
    <w:p w:rsidR="002F40DA" w:rsidRDefault="002F40DA" w:rsidP="002F40DA">
      <w:pPr>
        <w:pStyle w:val="BodyText"/>
        <w:rPr>
          <w:sz w:val="18"/>
        </w:rPr>
      </w:pPr>
      <w:r>
        <w:rPr>
          <w:sz w:val="18"/>
        </w:rPr>
        <w:t xml:space="preserve">  |   +---</w:t>
      </w:r>
      <w:r>
        <w:rPr>
          <w:rStyle w:val="Strong"/>
          <w:sz w:val="18"/>
        </w:rPr>
        <w:t>Start Rule Evaluator</w:t>
      </w:r>
    </w:p>
    <w:p w:rsidR="002F40DA" w:rsidRDefault="002F40DA" w:rsidP="002F40DA">
      <w:pPr>
        <w:pStyle w:val="BodyText"/>
        <w:rPr>
          <w:sz w:val="18"/>
        </w:rPr>
      </w:pPr>
      <w:r>
        <w:rPr>
          <w:sz w:val="18"/>
        </w:rPr>
        <w:t xml:space="preserve">  |       Points to: d</w:t>
      </w:r>
      <w:r>
        <w:rPr>
          <w:sz w:val="18"/>
          <w:vertAlign w:val="subscript"/>
        </w:rPr>
        <w:t>2</w:t>
      </w:r>
      <w:r>
        <w:rPr>
          <w:sz w:val="18"/>
        </w:rPr>
        <w:t>:\Program Files\VistA\Imaging\DICOM\MAG_Telnet.exe</w:t>
      </w:r>
    </w:p>
    <w:p w:rsidR="002F40DA" w:rsidRDefault="002F40DA" w:rsidP="002F40DA">
      <w:pPr>
        <w:pStyle w:val="BodyText"/>
        <w:rPr>
          <w:sz w:val="18"/>
        </w:rPr>
      </w:pPr>
      <w:r>
        <w:rPr>
          <w:sz w:val="18"/>
        </w:rPr>
        <w:t xml:space="preserve">  |       Parameters: START_EVALUATOR_3_3</w:t>
      </w:r>
    </w:p>
    <w:p w:rsidR="002F40DA" w:rsidRDefault="002F40DA" w:rsidP="002F40DA">
      <w:pPr>
        <w:pStyle w:val="BodyText"/>
        <w:rPr>
          <w:sz w:val="18"/>
        </w:rPr>
      </w:pPr>
      <w:r>
        <w:rPr>
          <w:sz w:val="18"/>
        </w:rPr>
        <w:t xml:space="preserve">  |</w:t>
      </w:r>
    </w:p>
    <w:p w:rsidR="002F40DA" w:rsidRDefault="002F40DA" w:rsidP="002F40DA">
      <w:pPr>
        <w:pStyle w:val="BodyText"/>
        <w:rPr>
          <w:sz w:val="18"/>
        </w:rPr>
      </w:pPr>
      <w:r>
        <w:rPr>
          <w:sz w:val="18"/>
        </w:rPr>
        <w:t xml:space="preserve">  +---</w:t>
      </w:r>
      <w:r>
        <w:rPr>
          <w:rStyle w:val="Strong"/>
          <w:sz w:val="18"/>
        </w:rPr>
        <w:t>DICOM Instruments</w:t>
      </w:r>
    </w:p>
    <w:p w:rsidR="002F40DA" w:rsidRDefault="002F40DA" w:rsidP="002F40DA">
      <w:pPr>
        <w:pStyle w:val="BodyText"/>
        <w:rPr>
          <w:sz w:val="18"/>
        </w:rPr>
      </w:pPr>
      <w:r>
        <w:rPr>
          <w:sz w:val="18"/>
        </w:rPr>
        <w:t xml:space="preserve">      |</w:t>
      </w:r>
    </w:p>
    <w:p w:rsidR="002F40DA" w:rsidRDefault="002F40DA" w:rsidP="002F40DA">
      <w:pPr>
        <w:pStyle w:val="BodyText"/>
        <w:rPr>
          <w:sz w:val="18"/>
        </w:rPr>
      </w:pPr>
      <w:r>
        <w:rPr>
          <w:sz w:val="18"/>
        </w:rPr>
        <w:t xml:space="preserve">      +---</w:t>
      </w:r>
      <w:r>
        <w:rPr>
          <w:rStyle w:val="Strong"/>
          <w:sz w:val="18"/>
        </w:rPr>
        <w:t>Default</w:t>
      </w:r>
    </w:p>
    <w:p w:rsidR="002F40DA" w:rsidRDefault="002F40DA" w:rsidP="002F40DA">
      <w:pPr>
        <w:pStyle w:val="BodyText"/>
        <w:rPr>
          <w:sz w:val="18"/>
        </w:rPr>
      </w:pPr>
      <w:r>
        <w:rPr>
          <w:sz w:val="18"/>
        </w:rPr>
        <w:t xml:space="preserve">          Points to: d</w:t>
      </w:r>
      <w:r>
        <w:rPr>
          <w:sz w:val="18"/>
          <w:vertAlign w:val="subscript"/>
        </w:rPr>
        <w:t>2</w:t>
      </w:r>
      <w:r>
        <w:rPr>
          <w:sz w:val="18"/>
        </w:rPr>
        <w:t>:\Program Files\VistA\Imaging\DICOM\MAG_CStore.exe</w:t>
      </w:r>
    </w:p>
    <w:p w:rsidR="002F40DA" w:rsidRDefault="002F40DA" w:rsidP="002F40DA">
      <w:pPr>
        <w:pStyle w:val="BodyText"/>
        <w:rPr>
          <w:sz w:val="18"/>
        </w:rPr>
      </w:pPr>
      <w:r>
        <w:rPr>
          <w:sz w:val="18"/>
        </w:rPr>
        <w:t xml:space="preserve">          Working Directory: d</w:t>
      </w:r>
      <w:r>
        <w:rPr>
          <w:sz w:val="18"/>
          <w:vertAlign w:val="subscript"/>
        </w:rPr>
        <w:t>2</w:t>
      </w:r>
      <w:r>
        <w:rPr>
          <w:sz w:val="18"/>
        </w:rPr>
        <w:t>:\Program Files\VistA\Imaging\DICOM</w:t>
      </w:r>
    </w:p>
    <w:p w:rsidR="002F40DA" w:rsidRDefault="002F40DA" w:rsidP="002F40DA">
      <w:pPr>
        <w:pStyle w:val="BodyText"/>
        <w:rPr>
          <w:sz w:val="18"/>
        </w:rPr>
      </w:pPr>
      <w:r>
        <w:rPr>
          <w:sz w:val="18"/>
        </w:rPr>
        <w:t xml:space="preserve">          Parameters: </w:t>
      </w:r>
      <w:proofErr w:type="spellStart"/>
      <w:r>
        <w:rPr>
          <w:sz w:val="18"/>
        </w:rPr>
        <w:t>localhost</w:t>
      </w:r>
      <w:proofErr w:type="spellEnd"/>
      <w:r>
        <w:rPr>
          <w:sz w:val="18"/>
        </w:rPr>
        <w:t xml:space="preserve"> 60000 default</w:t>
      </w:r>
    </w:p>
    <w:p w:rsidR="002F40DA" w:rsidRDefault="002F40DA" w:rsidP="002F40DA">
      <w:pPr>
        <w:pStyle w:val="BodyText"/>
        <w:rPr>
          <w:sz w:val="18"/>
        </w:rPr>
      </w:pPr>
      <w:r>
        <w:rPr>
          <w:sz w:val="18"/>
        </w:rPr>
        <w:t xml:space="preserve">          Icon: d</w:t>
      </w:r>
      <w:r>
        <w:rPr>
          <w:sz w:val="18"/>
          <w:vertAlign w:val="subscript"/>
        </w:rPr>
        <w:t>1</w:t>
      </w:r>
      <w:r>
        <w:rPr>
          <w:sz w:val="18"/>
        </w:rPr>
        <w:t>:\DICOM\Icons\MAG_CStore.ico, image # 0</w:t>
      </w:r>
    </w:p>
    <w:p w:rsidR="002F40DA" w:rsidRDefault="002F40DA" w:rsidP="002F40DA">
      <w:pPr>
        <w:pStyle w:val="BodyText"/>
        <w:rPr>
          <w:sz w:val="18"/>
        </w:rPr>
      </w:pPr>
      <w:r>
        <w:rPr>
          <w:sz w:val="18"/>
        </w:rPr>
        <w:t xml:space="preserve">  </w:t>
      </w:r>
    </w:p>
    <w:p w:rsidR="002F40DA" w:rsidRDefault="002F40DA" w:rsidP="002F40DA">
      <w:pPr>
        <w:pStyle w:val="BodyText"/>
        <w:rPr>
          <w:sz w:val="18"/>
        </w:rPr>
      </w:pPr>
    </w:p>
    <w:p w:rsidR="002F40DA" w:rsidRDefault="002F40DA" w:rsidP="002F40DA">
      <w:pPr>
        <w:pStyle w:val="BodyText"/>
      </w:pPr>
    </w:p>
    <w:p w:rsidR="002F40DA" w:rsidRDefault="002F40DA" w:rsidP="002F40DA">
      <w:pPr>
        <w:pStyle w:val="BodyText"/>
      </w:pPr>
    </w:p>
    <w:p w:rsidR="00BA580C" w:rsidRDefault="00BA580C" w:rsidP="00BA580C">
      <w:bookmarkStart w:id="1716" w:name="_Ref475935676"/>
      <w:bookmarkStart w:id="1717" w:name="_Toc89057572"/>
    </w:p>
    <w:p w:rsidR="00BA580C" w:rsidRPr="00BA580C" w:rsidRDefault="00BA580C" w:rsidP="00BA580C">
      <w:pPr>
        <w:sectPr w:rsidR="00BA580C" w:rsidRPr="00BA580C">
          <w:headerReference w:type="even" r:id="rId125"/>
          <w:headerReference w:type="default" r:id="rId126"/>
          <w:pgSz w:w="12240" w:h="15840" w:code="1"/>
          <w:pgMar w:top="1440" w:right="1440" w:bottom="1440" w:left="1440" w:header="720" w:footer="720" w:gutter="0"/>
          <w:paperSrc w:first="7" w:other="7"/>
          <w:cols w:space="720"/>
          <w:titlePg/>
        </w:sectPr>
      </w:pPr>
    </w:p>
    <w:p w:rsidR="002F40DA" w:rsidRDefault="002F40DA" w:rsidP="002F40DA">
      <w:pPr>
        <w:pStyle w:val="Heading1"/>
        <w:numPr>
          <w:ilvl w:val="0"/>
          <w:numId w:val="0"/>
        </w:numPr>
      </w:pPr>
      <w:bookmarkStart w:id="1718" w:name="_Ref281919955"/>
      <w:bookmarkStart w:id="1719" w:name="_Ref281919961"/>
      <w:bookmarkStart w:id="1720" w:name="_Ref281919965"/>
      <w:bookmarkStart w:id="1721" w:name="_Toc356301065"/>
      <w:r>
        <w:lastRenderedPageBreak/>
        <w:t>Appendix B   Master Files</w:t>
      </w:r>
      <w:bookmarkEnd w:id="1716"/>
      <w:bookmarkEnd w:id="1717"/>
      <w:bookmarkEnd w:id="1718"/>
      <w:bookmarkEnd w:id="1719"/>
      <w:bookmarkEnd w:id="1720"/>
      <w:bookmarkEnd w:id="1721"/>
    </w:p>
    <w:p w:rsidR="002F40DA" w:rsidRDefault="002F40DA" w:rsidP="002F40DA">
      <w:pPr>
        <w:pStyle w:val="Heading2"/>
        <w:numPr>
          <w:ilvl w:val="0"/>
          <w:numId w:val="0"/>
        </w:numPr>
      </w:pPr>
      <w:bookmarkStart w:id="1722" w:name="_Toc89057573"/>
      <w:bookmarkStart w:id="1723" w:name="_Toc356301066"/>
      <w:r>
        <w:t>B.1  Overview</w:t>
      </w:r>
      <w:bookmarkEnd w:id="1722"/>
      <w:bookmarkEnd w:id="1723"/>
    </w:p>
    <w:p w:rsidR="002F40DA" w:rsidRDefault="002F40DA" w:rsidP="002F40DA">
      <w:r>
        <w:t>The VistA Imaging DICOM Gateway uses a number of tables to drive certain parameterized procedures within the VistA Imaging DICOM Gateway software</w:t>
      </w:r>
      <w:r w:rsidR="007C78ED">
        <w:t xml:space="preserve">. </w:t>
      </w:r>
      <w:r>
        <w:t>These tables are populated from the data in a set of ASCII text files. In the context of the VistA Imaging DICOM Gateway, these text files are called “master files.”</w:t>
      </w:r>
    </w:p>
    <w:p w:rsidR="002F40DA" w:rsidRDefault="002F40DA" w:rsidP="002F40DA"/>
    <w:p w:rsidR="002F40DA" w:rsidRDefault="002F40DA" w:rsidP="002F40DA">
      <w:r>
        <w:t xml:space="preserve">Common usage within the Department of Veterans Affairs is to use the term “file” for a </w:t>
      </w:r>
      <w:proofErr w:type="spellStart"/>
      <w:r>
        <w:t>subtree</w:t>
      </w:r>
      <w:proofErr w:type="spellEnd"/>
      <w:r>
        <w:t xml:space="preserve"> of a global variable in MUMPS</w:t>
      </w:r>
      <w:r w:rsidR="007C78ED">
        <w:t xml:space="preserve">. </w:t>
      </w:r>
      <w:r>
        <w:t>The master files that are described in this chapter, however, are files in the more traditional sense: entities that live in directories within an operating system</w:t>
      </w:r>
      <w:r w:rsidR="007C78ED">
        <w:t xml:space="preserve">. </w:t>
      </w:r>
      <w:r>
        <w:t>To minimize confusion about the meaning of the term “file,” this chapter will reserve the term “file” for entities outside of MUMPS, and the term “table” for databases within a MUMPS environment.</w:t>
      </w:r>
    </w:p>
    <w:p w:rsidR="002F40DA" w:rsidRDefault="002F40DA" w:rsidP="002F40DA">
      <w:pPr>
        <w:pStyle w:val="Heading2"/>
        <w:numPr>
          <w:ilvl w:val="0"/>
          <w:numId w:val="0"/>
        </w:numPr>
      </w:pPr>
      <w:bookmarkStart w:id="1724" w:name="_Toc474731214"/>
      <w:bookmarkStart w:id="1725" w:name="_Toc89057574"/>
      <w:bookmarkStart w:id="1726" w:name="_Toc356301067"/>
      <w:r>
        <w:t>B.2  Master Files</w:t>
      </w:r>
      <w:bookmarkEnd w:id="1724"/>
      <w:bookmarkEnd w:id="1725"/>
      <w:bookmarkEnd w:id="1726"/>
    </w:p>
    <w:p w:rsidR="002F40DA" w:rsidRDefault="002F40DA" w:rsidP="002F40DA">
      <w:r>
        <w:t xml:space="preserve">The VistA Imaging DICOM Gateway uses a number of </w:t>
      </w:r>
      <w:proofErr w:type="spellStart"/>
      <w:r>
        <w:t>FileMan</w:t>
      </w:r>
      <w:proofErr w:type="spellEnd"/>
      <w:r>
        <w:t xml:space="preserve"> tables to drive the VistA Imaging DICOM Gateway software. These </w:t>
      </w:r>
      <w:proofErr w:type="spellStart"/>
      <w:r>
        <w:t>FileMan</w:t>
      </w:r>
      <w:proofErr w:type="spellEnd"/>
      <w:r>
        <w:t xml:space="preserve"> tables are populated from ASCII text data stored in master files located in a directory named </w:t>
      </w:r>
      <w:r>
        <w:rPr>
          <w:b/>
        </w:rPr>
        <w:t>F:\DICOM\Dict</w:t>
      </w:r>
      <w:r>
        <w:t xml:space="preserve">, (in this document, the drive-letter </w:t>
      </w:r>
      <w:r>
        <w:rPr>
          <w:b/>
        </w:rPr>
        <w:t>F:</w:t>
      </w:r>
      <w:r>
        <w:t xml:space="preserve"> is used; see sections </w:t>
      </w:r>
      <w:r w:rsidR="00B00523">
        <w:fldChar w:fldCharType="begin"/>
      </w:r>
      <w:r>
        <w:instrText xml:space="preserve"> REF _Ref163872572 \r \h </w:instrText>
      </w:r>
      <w:r w:rsidR="00B00523">
        <w:fldChar w:fldCharType="separate"/>
      </w:r>
      <w:r w:rsidR="001403F7">
        <w:t>3.3</w:t>
      </w:r>
      <w:r w:rsidR="00B00523">
        <w:fldChar w:fldCharType="end"/>
      </w:r>
      <w:r>
        <w:t xml:space="preserve"> and </w:t>
      </w:r>
      <w:r w:rsidR="00B00523">
        <w:fldChar w:fldCharType="begin"/>
      </w:r>
      <w:r>
        <w:instrText xml:space="preserve"> REF _Ref163872595 \r \h </w:instrText>
      </w:r>
      <w:r w:rsidR="00B00523">
        <w:fldChar w:fldCharType="separate"/>
      </w:r>
      <w:r w:rsidR="001403F7">
        <w:t>3.4</w:t>
      </w:r>
      <w:r w:rsidR="00B00523">
        <w:fldChar w:fldCharType="end"/>
      </w:r>
      <w:r>
        <w:t xml:space="preserve">). The actual name for this directory is stored by the VistA Imaging DICOM Gateway software as data in </w:t>
      </w:r>
      <w:r>
        <w:rPr>
          <w:b/>
        </w:rPr>
        <w:t>^MAGDICOM(2006.563,1,“DICT PATH”)</w:t>
      </w:r>
      <w:r>
        <w:t>.</w:t>
      </w:r>
    </w:p>
    <w:p w:rsidR="002F40DA" w:rsidRDefault="002F40DA" w:rsidP="00FE3F2B">
      <w:pPr>
        <w:pStyle w:val="Heading3"/>
        <w:numPr>
          <w:ilvl w:val="0"/>
          <w:numId w:val="0"/>
        </w:numPr>
      </w:pPr>
      <w:bookmarkStart w:id="1727" w:name="_Toc89057575"/>
      <w:bookmarkStart w:id="1728" w:name="_Toc356301068"/>
      <w:r>
        <w:t>B.2.1  Master File Menu Options</w:t>
      </w:r>
      <w:bookmarkEnd w:id="1727"/>
      <w:bookmarkEnd w:id="1728"/>
    </w:p>
    <w:p w:rsidR="002F40DA" w:rsidRDefault="002F40DA" w:rsidP="002F40DA">
      <w:r>
        <w:t>The menu of the VistA Imaging DICOM Gateway has a number of options that each import one, some or all of the master files. These menu options are:</w:t>
      </w:r>
    </w:p>
    <w:p w:rsidR="002F40DA" w:rsidRDefault="002F40DA" w:rsidP="002F40DA"/>
    <w:p w:rsidR="002F40DA" w:rsidRDefault="002F40DA" w:rsidP="002F40DA">
      <w:r>
        <w:t>4.  System Maintenance</w:t>
      </w:r>
    </w:p>
    <w:p w:rsidR="002F40DA" w:rsidRDefault="002F40DA" w:rsidP="002F40DA">
      <w:r>
        <w:rPr>
          <w:noProof/>
        </w:rPr>
        <w:sym w:font="Wingdings" w:char="F0E0"/>
      </w:r>
      <w:r>
        <w:t xml:space="preserve"> 2.  Gateway Configuration and DICOM Master Files</w:t>
      </w:r>
    </w:p>
    <w:p w:rsidR="002F40DA" w:rsidRDefault="002F40DA" w:rsidP="002F40DA">
      <w:r>
        <w:rPr>
          <w:noProof/>
        </w:rPr>
        <w:sym w:font="Wingdings" w:char="F0E0"/>
      </w:r>
      <w:r>
        <w:t xml:space="preserve"> </w:t>
      </w:r>
      <w:r>
        <w:rPr>
          <w:noProof/>
        </w:rPr>
        <w:sym w:font="Wingdings" w:char="F0E0"/>
      </w:r>
      <w:r>
        <w:t xml:space="preserve"> 1.  Display Gateway Configuration Parameters</w:t>
      </w:r>
    </w:p>
    <w:p w:rsidR="002F40DA" w:rsidRDefault="002F40DA" w:rsidP="002F40DA">
      <w:r>
        <w:rPr>
          <w:noProof/>
        </w:rPr>
        <w:sym w:font="Wingdings" w:char="F0E0"/>
      </w:r>
      <w:r>
        <w:t xml:space="preserve"> </w:t>
      </w:r>
      <w:r>
        <w:rPr>
          <w:noProof/>
        </w:rPr>
        <w:sym w:font="Wingdings" w:char="F0E0"/>
      </w:r>
      <w:r>
        <w:t xml:space="preserve"> 2.  Update Gateway Configuration</w:t>
      </w:r>
    </w:p>
    <w:p w:rsidR="00FC2300" w:rsidRDefault="002F40DA" w:rsidP="002F40DA">
      <w:r>
        <w:rPr>
          <w:noProof/>
        </w:rPr>
        <w:sym w:font="Wingdings" w:char="F0E0"/>
      </w:r>
      <w:r>
        <w:t xml:space="preserve"> </w:t>
      </w:r>
      <w:r>
        <w:rPr>
          <w:noProof/>
        </w:rPr>
        <w:sym w:font="Wingdings" w:char="F0E0"/>
      </w:r>
      <w:r>
        <w:t xml:space="preserve"> 3.  </w:t>
      </w:r>
      <w:r w:rsidR="00FC2300" w:rsidRPr="0043239A">
        <w:t>Update AETITLE.DIC</w:t>
      </w:r>
      <w:r w:rsidR="00FC2300">
        <w:t xml:space="preserve"> </w:t>
      </w:r>
    </w:p>
    <w:p w:rsidR="00000AF8" w:rsidRDefault="00000AF8" w:rsidP="00000AF8">
      <w:r>
        <w:rPr>
          <w:noProof/>
        </w:rPr>
        <w:sym w:font="Wingdings" w:char="F0E0"/>
      </w:r>
      <w:r>
        <w:t xml:space="preserve"> </w:t>
      </w:r>
      <w:r>
        <w:rPr>
          <w:noProof/>
        </w:rPr>
        <w:sym w:font="Wingdings" w:char="F0E0"/>
      </w:r>
      <w:r>
        <w:t xml:space="preserve"> 4.  Update </w:t>
      </w:r>
      <w:proofErr w:type="spellStart"/>
      <w:r>
        <w:t>Instrument.DIC</w:t>
      </w:r>
      <w:proofErr w:type="spellEnd"/>
    </w:p>
    <w:p w:rsidR="00000AF8" w:rsidRDefault="00000AF8" w:rsidP="00000AF8">
      <w:r>
        <w:rPr>
          <w:noProof/>
        </w:rPr>
        <w:sym w:font="Wingdings" w:char="F0E0"/>
      </w:r>
      <w:r>
        <w:t xml:space="preserve"> </w:t>
      </w:r>
      <w:r>
        <w:rPr>
          <w:noProof/>
        </w:rPr>
        <w:sym w:font="Wingdings" w:char="F0E0"/>
      </w:r>
      <w:r>
        <w:t xml:space="preserve"> 5.  Update </w:t>
      </w:r>
      <w:proofErr w:type="spellStart"/>
      <w:r>
        <w:t>Modality.DIC</w:t>
      </w:r>
      <w:proofErr w:type="spellEnd"/>
    </w:p>
    <w:p w:rsidR="00000AF8" w:rsidRDefault="00000AF8" w:rsidP="00000AF8">
      <w:r w:rsidRPr="004636AE">
        <w:rPr>
          <w:noProof/>
        </w:rPr>
        <w:sym w:font="Wingdings" w:char="F0E0"/>
      </w:r>
      <w:r w:rsidRPr="004636AE">
        <w:t xml:space="preserve"> </w:t>
      </w:r>
      <w:r w:rsidRPr="004636AE">
        <w:rPr>
          <w:noProof/>
        </w:rPr>
        <w:sym w:font="Wingdings" w:char="F0E0"/>
      </w:r>
      <w:r w:rsidRPr="004636AE">
        <w:t xml:space="preserve"> 6.  Update </w:t>
      </w:r>
      <w:proofErr w:type="spellStart"/>
      <w:r w:rsidRPr="004636AE">
        <w:t>PortList.DIC</w:t>
      </w:r>
      <w:proofErr w:type="spellEnd"/>
    </w:p>
    <w:p w:rsidR="00000AF8" w:rsidRDefault="00000AF8" w:rsidP="00000AF8">
      <w:r>
        <w:rPr>
          <w:noProof/>
        </w:rPr>
        <w:sym w:font="Wingdings" w:char="F0E0"/>
      </w:r>
      <w:r>
        <w:t xml:space="preserve"> </w:t>
      </w:r>
      <w:r>
        <w:rPr>
          <w:noProof/>
        </w:rPr>
        <w:sym w:font="Wingdings" w:char="F0E0"/>
      </w:r>
      <w:r>
        <w:t xml:space="preserve"> 7.  Update </w:t>
      </w:r>
      <w:proofErr w:type="spellStart"/>
      <w:r>
        <w:t>SCU_List.DIC</w:t>
      </w:r>
      <w:proofErr w:type="spellEnd"/>
    </w:p>
    <w:p w:rsidR="00000AF8" w:rsidRDefault="00000AF8" w:rsidP="00000AF8">
      <w:r>
        <w:rPr>
          <w:noProof/>
        </w:rPr>
        <w:sym w:font="Wingdings" w:char="F0E0"/>
      </w:r>
      <w:r>
        <w:t xml:space="preserve"> </w:t>
      </w:r>
      <w:r>
        <w:rPr>
          <w:noProof/>
        </w:rPr>
        <w:sym w:font="Wingdings" w:char="F0E0"/>
      </w:r>
      <w:r>
        <w:t xml:space="preserve"> 8.  Update </w:t>
      </w:r>
      <w:proofErr w:type="spellStart"/>
      <w:r>
        <w:t>WorkList.DIC</w:t>
      </w:r>
      <w:proofErr w:type="spellEnd"/>
    </w:p>
    <w:p w:rsidR="00000AF8" w:rsidRDefault="00000AF8" w:rsidP="00000AF8">
      <w:r>
        <w:rPr>
          <w:noProof/>
        </w:rPr>
        <w:sym w:font="Wingdings" w:char="F0E0"/>
      </w:r>
      <w:r>
        <w:t xml:space="preserve"> </w:t>
      </w:r>
      <w:r>
        <w:rPr>
          <w:noProof/>
        </w:rPr>
        <w:sym w:font="Wingdings" w:char="F0E0"/>
      </w:r>
      <w:r>
        <w:t xml:space="preserve"> 9.  Reinitialize All the DICOM Master Files</w:t>
      </w:r>
    </w:p>
    <w:p w:rsidR="00000AF8" w:rsidRDefault="00000AF8" w:rsidP="00000AF8">
      <w:r>
        <w:rPr>
          <w:noProof/>
        </w:rPr>
        <w:sym w:font="Wingdings" w:char="F0E0"/>
      </w:r>
      <w:r>
        <w:t xml:space="preserve"> </w:t>
      </w:r>
      <w:r>
        <w:rPr>
          <w:noProof/>
        </w:rPr>
        <w:sym w:font="Wingdings" w:char="F0E0"/>
      </w:r>
      <w:r>
        <w:t xml:space="preserve"> 10.  Create Shortcuts for Instruments</w:t>
      </w:r>
    </w:p>
    <w:p w:rsidR="00000AF8" w:rsidRDefault="00000AF8" w:rsidP="00000AF8">
      <w:r>
        <w:rPr>
          <w:noProof/>
        </w:rPr>
        <w:sym w:font="Wingdings" w:char="F0E0"/>
      </w:r>
      <w:r>
        <w:t xml:space="preserve"> </w:t>
      </w:r>
      <w:r>
        <w:rPr>
          <w:noProof/>
        </w:rPr>
        <w:sym w:font="Wingdings" w:char="F0E0"/>
      </w:r>
      <w:r>
        <w:t xml:space="preserve"> 11.  Validate Access/Verify Codes for Modality Worklist</w:t>
      </w:r>
    </w:p>
    <w:p w:rsidR="00000AF8" w:rsidRDefault="00000AF8" w:rsidP="00000AF8">
      <w:r>
        <w:rPr>
          <w:noProof/>
        </w:rPr>
        <w:sym w:font="Wingdings" w:char="F0E0"/>
      </w:r>
      <w:r>
        <w:t xml:space="preserve"> </w:t>
      </w:r>
      <w:r>
        <w:rPr>
          <w:noProof/>
        </w:rPr>
        <w:sym w:font="Wingdings" w:char="F0E0"/>
      </w:r>
      <w:r>
        <w:t xml:space="preserve"> 12.  Display Versions and/or Time Stamps of Components</w:t>
      </w:r>
    </w:p>
    <w:p w:rsidR="00000AF8" w:rsidRDefault="00000AF8" w:rsidP="002F40DA"/>
    <w:p w:rsidR="002F40DA" w:rsidRDefault="002F40DA" w:rsidP="002F40DA">
      <w:r>
        <w:t>There are two groups of master files: static ones that are the same for all sites, and site-configurable ones that must be edited at each site.</w:t>
      </w:r>
    </w:p>
    <w:p w:rsidR="002F40DA" w:rsidRDefault="002F40DA" w:rsidP="004B4831">
      <w:pPr>
        <w:pStyle w:val="Heading3"/>
        <w:numPr>
          <w:ilvl w:val="0"/>
          <w:numId w:val="0"/>
        </w:numPr>
      </w:pPr>
      <w:bookmarkStart w:id="1729" w:name="_Toc474731217"/>
      <w:bookmarkStart w:id="1730" w:name="_Toc89057576"/>
      <w:bookmarkStart w:id="1731" w:name="_Toc356301069"/>
      <w:r>
        <w:lastRenderedPageBreak/>
        <w:t>B.2.2  General Formatting Issues</w:t>
      </w:r>
      <w:bookmarkEnd w:id="1729"/>
      <w:bookmarkEnd w:id="1730"/>
      <w:bookmarkEnd w:id="1731"/>
    </w:p>
    <w:p w:rsidR="002F40DA" w:rsidRDefault="002F40DA" w:rsidP="000360CC">
      <w:pPr>
        <w:numPr>
          <w:ilvl w:val="0"/>
          <w:numId w:val="13"/>
        </w:numPr>
        <w:tabs>
          <w:tab w:val="clear" w:pos="720"/>
          <w:tab w:val="left" w:pos="360"/>
        </w:tabs>
        <w:ind w:left="360"/>
      </w:pPr>
      <w:r>
        <w:t>In all master files, lines that start with a number sign (“#”) are comment lines.</w:t>
      </w:r>
    </w:p>
    <w:p w:rsidR="002F40DA" w:rsidRDefault="002F40DA" w:rsidP="000360CC">
      <w:pPr>
        <w:numPr>
          <w:ilvl w:val="0"/>
          <w:numId w:val="13"/>
        </w:numPr>
        <w:tabs>
          <w:tab w:val="clear" w:pos="720"/>
          <w:tab w:val="left" w:pos="360"/>
        </w:tabs>
        <w:ind w:left="360"/>
      </w:pPr>
      <w:r>
        <w:t>Text lines that do not start with a number sign contain dictionary data.</w:t>
      </w:r>
    </w:p>
    <w:p w:rsidR="002F40DA" w:rsidRDefault="002F40DA" w:rsidP="000360CC">
      <w:pPr>
        <w:numPr>
          <w:ilvl w:val="0"/>
          <w:numId w:val="13"/>
        </w:numPr>
        <w:tabs>
          <w:tab w:val="clear" w:pos="720"/>
          <w:tab w:val="left" w:pos="360"/>
        </w:tabs>
        <w:ind w:left="360"/>
      </w:pPr>
      <w:r>
        <w:t>While updating master files, blank lines and comment lines will be ignored.</w:t>
      </w:r>
    </w:p>
    <w:p w:rsidR="002F40DA" w:rsidRDefault="002F40DA" w:rsidP="002F40DA">
      <w:pPr>
        <w:rPr>
          <w:b/>
        </w:rPr>
      </w:pPr>
    </w:p>
    <w:p w:rsidR="002F40DA" w:rsidRDefault="002F40DA" w:rsidP="002F40DA">
      <w:r>
        <w:rPr>
          <w:b/>
        </w:rPr>
        <w:t>Note</w:t>
      </w:r>
      <w:r>
        <w:t>: The final line in any master file must be followed by an “end-of-line” control sequence (carriage return and line feed)</w:t>
      </w:r>
      <w:r w:rsidR="007C78ED">
        <w:t xml:space="preserve">. </w:t>
      </w:r>
      <w:r>
        <w:t>If the final “end-of-line” control sequence is missing, the line will be invisible to the software that updates the master files. To prevent this problem, all distributed versions of the master files end with the following comment line:</w:t>
      </w:r>
    </w:p>
    <w:p w:rsidR="002F40DA" w:rsidRDefault="002F40DA" w:rsidP="002F40DA">
      <w:pPr>
        <w:rPr>
          <w:rFonts w:ascii="Courier New" w:hAnsi="Courier New"/>
        </w:rPr>
      </w:pPr>
    </w:p>
    <w:p w:rsidR="002F40DA" w:rsidRDefault="002F40DA" w:rsidP="002F40DA">
      <w:pPr>
        <w:rPr>
          <w:rFonts w:ascii="Courier New" w:hAnsi="Courier New"/>
        </w:rPr>
      </w:pPr>
      <w:r>
        <w:rPr>
          <w:rFonts w:ascii="Courier New" w:hAnsi="Courier New"/>
        </w:rPr>
        <w:t># End of File&lt;CR&gt;&lt;LF&gt;</w:t>
      </w:r>
    </w:p>
    <w:p w:rsidR="002F40DA" w:rsidRDefault="002F40DA" w:rsidP="002F40DA">
      <w:pPr>
        <w:pStyle w:val="Heading2"/>
        <w:numPr>
          <w:ilvl w:val="0"/>
          <w:numId w:val="0"/>
        </w:numPr>
      </w:pPr>
      <w:bookmarkStart w:id="1732" w:name="_Toc474731218"/>
      <w:bookmarkStart w:id="1733" w:name="_Toc89057577"/>
      <w:bookmarkStart w:id="1734" w:name="_Toc356301070"/>
      <w:r>
        <w:t>B.3  Static Master Files</w:t>
      </w:r>
      <w:bookmarkEnd w:id="1732"/>
      <w:bookmarkEnd w:id="1733"/>
      <w:bookmarkEnd w:id="1734"/>
    </w:p>
    <w:p w:rsidR="002F40DA" w:rsidRDefault="002F40DA" w:rsidP="002F40DA">
      <w:r>
        <w:t>This section describes the format and contents of the static master files, which are part of the release distribution of the VistA Imaging.</w:t>
      </w:r>
    </w:p>
    <w:p w:rsidR="002F40DA" w:rsidRDefault="002F40DA" w:rsidP="002F40DA"/>
    <w:p w:rsidR="002F40DA" w:rsidRDefault="002F40DA" w:rsidP="002F40DA">
      <w:r>
        <w:t>Static master files in this category contain data that is the same for all sites</w:t>
      </w:r>
      <w:r w:rsidR="007C78ED">
        <w:t xml:space="preserve">. </w:t>
      </w:r>
      <w:r>
        <w:t>These files may not be modified by the sites (reference VA directive and FDA warning)</w:t>
      </w:r>
      <w:r w:rsidR="007C78ED">
        <w:t xml:space="preserve">. </w:t>
      </w:r>
      <w:r>
        <w:t xml:space="preserve"> </w:t>
      </w:r>
    </w:p>
    <w:p w:rsidR="002F40DA" w:rsidRDefault="002F40DA" w:rsidP="002F40DA"/>
    <w:p w:rsidR="002F40DA" w:rsidRDefault="002F40DA" w:rsidP="002F40DA">
      <w:r>
        <w:t>The following files are included in the release:</w:t>
      </w:r>
    </w:p>
    <w:p w:rsidR="002F40DA" w:rsidRDefault="002F40DA" w:rsidP="002F40DA"/>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6"/>
        <w:gridCol w:w="1542"/>
        <w:gridCol w:w="1842"/>
        <w:gridCol w:w="3798"/>
      </w:tblGrid>
      <w:tr w:rsidR="002F40DA">
        <w:trPr>
          <w:cantSplit/>
          <w:tblHeader/>
        </w:trPr>
        <w:tc>
          <w:tcPr>
            <w:tcW w:w="2196" w:type="dxa"/>
            <w:shd w:val="clear" w:color="auto" w:fill="C0C0C0"/>
            <w:vAlign w:val="bottom"/>
          </w:tcPr>
          <w:p w:rsidR="002F40DA" w:rsidRDefault="002F40DA" w:rsidP="00011B09">
            <w:pPr>
              <w:keepNext/>
              <w:spacing w:before="120" w:after="120"/>
              <w:jc w:val="center"/>
              <w:rPr>
                <w:b/>
              </w:rPr>
            </w:pPr>
            <w:r>
              <w:rPr>
                <w:b/>
              </w:rPr>
              <w:t>File Name</w:t>
            </w:r>
          </w:p>
        </w:tc>
        <w:tc>
          <w:tcPr>
            <w:tcW w:w="1542" w:type="dxa"/>
            <w:shd w:val="clear" w:color="auto" w:fill="C0C0C0"/>
            <w:vAlign w:val="bottom"/>
          </w:tcPr>
          <w:p w:rsidR="002F40DA" w:rsidRDefault="002F40DA" w:rsidP="00011B09">
            <w:pPr>
              <w:spacing w:before="120" w:after="120"/>
              <w:jc w:val="center"/>
              <w:rPr>
                <w:b/>
              </w:rPr>
            </w:pPr>
            <w:proofErr w:type="spellStart"/>
            <w:r>
              <w:rPr>
                <w:b/>
              </w:rPr>
              <w:t>FileMan</w:t>
            </w:r>
            <w:proofErr w:type="spellEnd"/>
            <w:r>
              <w:rPr>
                <w:b/>
              </w:rPr>
              <w:t xml:space="preserve"> Table</w:t>
            </w:r>
          </w:p>
        </w:tc>
        <w:tc>
          <w:tcPr>
            <w:tcW w:w="1842" w:type="dxa"/>
            <w:shd w:val="clear" w:color="auto" w:fill="C0C0C0"/>
            <w:vAlign w:val="bottom"/>
          </w:tcPr>
          <w:p w:rsidR="002F40DA" w:rsidRDefault="002F40DA" w:rsidP="00011B09">
            <w:pPr>
              <w:spacing w:before="120" w:after="120"/>
              <w:jc w:val="center"/>
              <w:rPr>
                <w:b/>
              </w:rPr>
            </w:pPr>
            <w:r>
              <w:rPr>
                <w:b/>
              </w:rPr>
              <w:t>MUMPS Routine</w:t>
            </w:r>
          </w:p>
        </w:tc>
        <w:tc>
          <w:tcPr>
            <w:tcW w:w="3798" w:type="dxa"/>
            <w:shd w:val="clear" w:color="auto" w:fill="C0C0C0"/>
            <w:vAlign w:val="bottom"/>
          </w:tcPr>
          <w:p w:rsidR="002F40DA" w:rsidRDefault="002F40DA" w:rsidP="00011B09">
            <w:pPr>
              <w:spacing w:before="120" w:after="120"/>
              <w:jc w:val="center"/>
              <w:rPr>
                <w:b/>
              </w:rPr>
            </w:pPr>
            <w:r>
              <w:rPr>
                <w:b/>
              </w:rPr>
              <w:t>Comment</w:t>
            </w:r>
          </w:p>
        </w:tc>
      </w:tr>
      <w:tr w:rsidR="000F1D28">
        <w:trPr>
          <w:cantSplit/>
        </w:trPr>
        <w:tc>
          <w:tcPr>
            <w:tcW w:w="2196" w:type="dxa"/>
          </w:tcPr>
          <w:p w:rsidR="000F1D28" w:rsidRPr="00381B00" w:rsidRDefault="000F1D28" w:rsidP="000F1D28">
            <w:pPr>
              <w:keepNext/>
              <w:spacing w:before="120" w:after="120"/>
            </w:pPr>
            <w:proofErr w:type="spellStart"/>
            <w:r w:rsidRPr="00381B00">
              <w:t>CT_PARAM.dic</w:t>
            </w:r>
            <w:proofErr w:type="spellEnd"/>
          </w:p>
        </w:tc>
        <w:tc>
          <w:tcPr>
            <w:tcW w:w="1542" w:type="dxa"/>
          </w:tcPr>
          <w:p w:rsidR="000F1D28" w:rsidRPr="00381B00" w:rsidRDefault="000F1D28" w:rsidP="000F1D28">
            <w:pPr>
              <w:keepNext/>
              <w:spacing w:before="120" w:after="120"/>
            </w:pPr>
            <w:r w:rsidRPr="00381B00">
              <w:t>2006.5821</w:t>
            </w:r>
          </w:p>
        </w:tc>
        <w:tc>
          <w:tcPr>
            <w:tcW w:w="1842" w:type="dxa"/>
          </w:tcPr>
          <w:p w:rsidR="000F1D28" w:rsidRPr="00381B00" w:rsidRDefault="000F1D28" w:rsidP="000F1D28">
            <w:pPr>
              <w:keepNext/>
              <w:spacing w:before="120" w:after="120"/>
            </w:pPr>
            <w:r w:rsidRPr="00381B00">
              <w:t>^MAGDMFB7</w:t>
            </w:r>
          </w:p>
        </w:tc>
        <w:tc>
          <w:tcPr>
            <w:tcW w:w="3798" w:type="dxa"/>
          </w:tcPr>
          <w:p w:rsidR="000F1D28" w:rsidRDefault="000F1D28" w:rsidP="000F1D28">
            <w:pPr>
              <w:keepNext/>
              <w:spacing w:before="120" w:after="120"/>
            </w:pPr>
            <w:r w:rsidRPr="00381B00">
              <w:t>Contains list of image processing rules for historical CT images.</w:t>
            </w:r>
          </w:p>
        </w:tc>
      </w:tr>
      <w:tr w:rsidR="002F40DA">
        <w:trPr>
          <w:cantSplit/>
        </w:trPr>
        <w:tc>
          <w:tcPr>
            <w:tcW w:w="2196" w:type="dxa"/>
          </w:tcPr>
          <w:p w:rsidR="002F40DA" w:rsidRDefault="002F40DA" w:rsidP="00011B09">
            <w:pPr>
              <w:keepNext/>
              <w:spacing w:before="120" w:after="120"/>
            </w:pPr>
            <w:proofErr w:type="spellStart"/>
            <w:r>
              <w:t>DataGECT.DIC</w:t>
            </w:r>
            <w:proofErr w:type="spellEnd"/>
          </w:p>
        </w:tc>
        <w:tc>
          <w:tcPr>
            <w:tcW w:w="1542" w:type="dxa"/>
          </w:tcPr>
          <w:p w:rsidR="002F40DA" w:rsidRDefault="002F40DA" w:rsidP="00011B09">
            <w:pPr>
              <w:spacing w:before="120" w:after="120"/>
            </w:pPr>
            <w:r>
              <w:t>2006.511</w:t>
            </w:r>
          </w:p>
          <w:p w:rsidR="002F40DA" w:rsidRDefault="002F40DA" w:rsidP="00011B09">
            <w:pPr>
              <w:spacing w:before="120" w:after="120"/>
            </w:pPr>
            <w:r>
              <w:t>sub 2006.5112</w:t>
            </w:r>
          </w:p>
        </w:tc>
        <w:tc>
          <w:tcPr>
            <w:tcW w:w="1842" w:type="dxa"/>
          </w:tcPr>
          <w:p w:rsidR="002F40DA" w:rsidRDefault="002F40DA" w:rsidP="00011B09">
            <w:pPr>
              <w:spacing w:before="120" w:after="120"/>
            </w:pPr>
            <w:r>
              <w:t>^MAGDIR4</w:t>
            </w:r>
          </w:p>
        </w:tc>
        <w:tc>
          <w:tcPr>
            <w:tcW w:w="3798" w:type="dxa"/>
          </w:tcPr>
          <w:p w:rsidR="002F40DA" w:rsidRDefault="002F40DA" w:rsidP="00011B09">
            <w:pPr>
              <w:spacing w:before="120" w:after="120"/>
            </w:pPr>
            <w:r>
              <w:t>Contains list of data-items to be shown on diagnostic workstation displays.</w:t>
            </w:r>
          </w:p>
        </w:tc>
      </w:tr>
      <w:tr w:rsidR="002F40DA">
        <w:trPr>
          <w:cantSplit/>
        </w:trPr>
        <w:tc>
          <w:tcPr>
            <w:tcW w:w="2196" w:type="dxa"/>
          </w:tcPr>
          <w:p w:rsidR="002F40DA" w:rsidRDefault="002F40DA" w:rsidP="00011B09">
            <w:pPr>
              <w:keepNext/>
              <w:spacing w:before="120" w:after="120"/>
            </w:pPr>
            <w:proofErr w:type="spellStart"/>
            <w:r>
              <w:t>Data_CR.DIC</w:t>
            </w:r>
            <w:proofErr w:type="spellEnd"/>
          </w:p>
        </w:tc>
        <w:tc>
          <w:tcPr>
            <w:tcW w:w="1542" w:type="dxa"/>
          </w:tcPr>
          <w:p w:rsidR="002F40DA" w:rsidRDefault="002F40DA" w:rsidP="00011B09">
            <w:pPr>
              <w:spacing w:before="120" w:after="120"/>
            </w:pPr>
            <w:r>
              <w:t>2006.511</w:t>
            </w:r>
          </w:p>
          <w:p w:rsidR="002F40DA" w:rsidRDefault="002F40DA" w:rsidP="00011B09">
            <w:pPr>
              <w:spacing w:before="120" w:after="120"/>
            </w:pPr>
            <w:r>
              <w:t>sub 2006.5112</w:t>
            </w:r>
          </w:p>
        </w:tc>
        <w:tc>
          <w:tcPr>
            <w:tcW w:w="1842" w:type="dxa"/>
          </w:tcPr>
          <w:p w:rsidR="002F40DA" w:rsidRDefault="002F40DA" w:rsidP="00011B09">
            <w:pPr>
              <w:spacing w:before="120" w:after="120"/>
            </w:pPr>
            <w:r>
              <w:t>^MAGDIR4</w:t>
            </w:r>
          </w:p>
        </w:tc>
        <w:tc>
          <w:tcPr>
            <w:tcW w:w="3798" w:type="dxa"/>
          </w:tcPr>
          <w:p w:rsidR="002F40DA" w:rsidRDefault="002F40DA" w:rsidP="00011B09">
            <w:pPr>
              <w:spacing w:before="120" w:after="120"/>
            </w:pPr>
            <w:r>
              <w:t>Contains list of data-items to be shown on diagnostic workstation displays.</w:t>
            </w:r>
          </w:p>
        </w:tc>
      </w:tr>
      <w:tr w:rsidR="002F40DA">
        <w:trPr>
          <w:cantSplit/>
        </w:trPr>
        <w:tc>
          <w:tcPr>
            <w:tcW w:w="2196" w:type="dxa"/>
          </w:tcPr>
          <w:p w:rsidR="002F40DA" w:rsidRDefault="002F40DA" w:rsidP="00011B09">
            <w:pPr>
              <w:spacing w:before="120" w:after="120"/>
            </w:pPr>
            <w:proofErr w:type="spellStart"/>
            <w:r>
              <w:t>DataMisc.DIC</w:t>
            </w:r>
            <w:proofErr w:type="spellEnd"/>
          </w:p>
        </w:tc>
        <w:tc>
          <w:tcPr>
            <w:tcW w:w="1542" w:type="dxa"/>
          </w:tcPr>
          <w:p w:rsidR="002F40DA" w:rsidRDefault="002F40DA" w:rsidP="00011B09">
            <w:pPr>
              <w:spacing w:before="120" w:after="120"/>
            </w:pPr>
            <w:r>
              <w:t>2006.511</w:t>
            </w:r>
          </w:p>
          <w:p w:rsidR="002F40DA" w:rsidRDefault="002F40DA" w:rsidP="00011B09">
            <w:pPr>
              <w:spacing w:before="120" w:after="120"/>
            </w:pPr>
            <w:r>
              <w:t>sub 2006.5112</w:t>
            </w:r>
          </w:p>
        </w:tc>
        <w:tc>
          <w:tcPr>
            <w:tcW w:w="1842" w:type="dxa"/>
          </w:tcPr>
          <w:p w:rsidR="002F40DA" w:rsidRDefault="002F40DA" w:rsidP="00011B09">
            <w:pPr>
              <w:spacing w:before="120" w:after="120"/>
            </w:pPr>
            <w:r>
              <w:t>^MAGDIR4</w:t>
            </w:r>
          </w:p>
        </w:tc>
        <w:tc>
          <w:tcPr>
            <w:tcW w:w="3798" w:type="dxa"/>
          </w:tcPr>
          <w:p w:rsidR="002F40DA" w:rsidRDefault="002F40DA" w:rsidP="00011B09">
            <w:pPr>
              <w:spacing w:before="120" w:after="120"/>
            </w:pPr>
            <w:r>
              <w:t>Contains list of data-items to be shown on diagnostic workstation displays.</w:t>
            </w:r>
          </w:p>
        </w:tc>
      </w:tr>
      <w:tr w:rsidR="002F40DA">
        <w:trPr>
          <w:cantSplit/>
        </w:trPr>
        <w:tc>
          <w:tcPr>
            <w:tcW w:w="2196" w:type="dxa"/>
          </w:tcPr>
          <w:p w:rsidR="002F40DA" w:rsidRDefault="002F40DA" w:rsidP="00011B09">
            <w:pPr>
              <w:spacing w:before="120" w:after="120"/>
            </w:pPr>
            <w:proofErr w:type="spellStart"/>
            <w:r>
              <w:t>Data_MRI.DIC</w:t>
            </w:r>
            <w:proofErr w:type="spellEnd"/>
          </w:p>
        </w:tc>
        <w:tc>
          <w:tcPr>
            <w:tcW w:w="1542" w:type="dxa"/>
          </w:tcPr>
          <w:p w:rsidR="002F40DA" w:rsidRDefault="002F40DA" w:rsidP="00011B09">
            <w:pPr>
              <w:spacing w:before="120" w:after="120"/>
            </w:pPr>
            <w:r>
              <w:t>2006.511</w:t>
            </w:r>
          </w:p>
          <w:p w:rsidR="002F40DA" w:rsidRDefault="002F40DA" w:rsidP="00011B09">
            <w:pPr>
              <w:spacing w:before="120" w:after="120"/>
            </w:pPr>
            <w:r>
              <w:t>sub 2006.5112</w:t>
            </w:r>
          </w:p>
        </w:tc>
        <w:tc>
          <w:tcPr>
            <w:tcW w:w="1842" w:type="dxa"/>
          </w:tcPr>
          <w:p w:rsidR="002F40DA" w:rsidRDefault="002F40DA" w:rsidP="00011B09">
            <w:pPr>
              <w:spacing w:before="120" w:after="120"/>
            </w:pPr>
            <w:r>
              <w:t>^MAGDIR4</w:t>
            </w:r>
          </w:p>
        </w:tc>
        <w:tc>
          <w:tcPr>
            <w:tcW w:w="3798" w:type="dxa"/>
          </w:tcPr>
          <w:p w:rsidR="002F40DA" w:rsidRDefault="002F40DA" w:rsidP="00011B09">
            <w:pPr>
              <w:spacing w:before="120" w:after="120"/>
            </w:pPr>
            <w:r>
              <w:t>Contains list of data-items to be shown on diagnostic workstation displays.</w:t>
            </w:r>
          </w:p>
        </w:tc>
      </w:tr>
      <w:tr w:rsidR="002F40DA">
        <w:trPr>
          <w:cantSplit/>
        </w:trPr>
        <w:tc>
          <w:tcPr>
            <w:tcW w:w="2196" w:type="dxa"/>
          </w:tcPr>
          <w:p w:rsidR="002F40DA" w:rsidRDefault="002F40DA" w:rsidP="00011B09">
            <w:pPr>
              <w:spacing w:before="120" w:after="120"/>
            </w:pPr>
            <w:proofErr w:type="spellStart"/>
            <w:r>
              <w:lastRenderedPageBreak/>
              <w:t>Element.DIC</w:t>
            </w:r>
            <w:proofErr w:type="spellEnd"/>
          </w:p>
        </w:tc>
        <w:tc>
          <w:tcPr>
            <w:tcW w:w="1542" w:type="dxa"/>
          </w:tcPr>
          <w:p w:rsidR="002F40DA" w:rsidRDefault="002F40DA" w:rsidP="00011B09">
            <w:pPr>
              <w:spacing w:before="120" w:after="120"/>
            </w:pPr>
            <w:r>
              <w:t>2006.51</w:t>
            </w:r>
          </w:p>
        </w:tc>
        <w:tc>
          <w:tcPr>
            <w:tcW w:w="1842" w:type="dxa"/>
          </w:tcPr>
          <w:p w:rsidR="002F40DA" w:rsidRDefault="002F40DA" w:rsidP="00011B09">
            <w:pPr>
              <w:spacing w:before="120" w:after="120"/>
            </w:pPr>
            <w:r>
              <w:t>^MAGDMFB2</w:t>
            </w:r>
          </w:p>
        </w:tc>
        <w:tc>
          <w:tcPr>
            <w:tcW w:w="3798" w:type="dxa"/>
          </w:tcPr>
          <w:p w:rsidR="002F40DA" w:rsidRDefault="002F40DA" w:rsidP="00011B09">
            <w:pPr>
              <w:spacing w:before="120" w:after="120"/>
            </w:pPr>
            <w:r>
              <w:t>Contains DICOM Standard data elements.</w:t>
            </w:r>
          </w:p>
        </w:tc>
      </w:tr>
      <w:tr w:rsidR="002F40DA">
        <w:trPr>
          <w:cantSplit/>
        </w:trPr>
        <w:tc>
          <w:tcPr>
            <w:tcW w:w="2196" w:type="dxa"/>
          </w:tcPr>
          <w:p w:rsidR="002F40DA" w:rsidRDefault="002F40DA" w:rsidP="00011B09">
            <w:pPr>
              <w:spacing w:before="120" w:after="120"/>
            </w:pPr>
            <w:r>
              <w:t>HL7.DIC</w:t>
            </w:r>
          </w:p>
        </w:tc>
        <w:tc>
          <w:tcPr>
            <w:tcW w:w="1542" w:type="dxa"/>
          </w:tcPr>
          <w:p w:rsidR="002F40DA" w:rsidRDefault="002F40DA" w:rsidP="00011B09">
            <w:pPr>
              <w:spacing w:before="120" w:after="120"/>
            </w:pPr>
            <w:r>
              <w:t>2006.57</w:t>
            </w:r>
          </w:p>
        </w:tc>
        <w:tc>
          <w:tcPr>
            <w:tcW w:w="1842" w:type="dxa"/>
          </w:tcPr>
          <w:p w:rsidR="002F40DA" w:rsidRDefault="002F40DA" w:rsidP="00011B09">
            <w:pPr>
              <w:spacing w:before="120" w:after="120"/>
            </w:pPr>
            <w:r>
              <w:t>^MAGDMFB7</w:t>
            </w:r>
          </w:p>
        </w:tc>
        <w:tc>
          <w:tcPr>
            <w:tcW w:w="3798" w:type="dxa"/>
          </w:tcPr>
          <w:p w:rsidR="002F40DA" w:rsidRDefault="002F40DA" w:rsidP="00011B09">
            <w:pPr>
              <w:spacing w:before="120" w:after="120"/>
            </w:pPr>
            <w:r>
              <w:t>Contains list of HL7 message templates.</w:t>
            </w:r>
          </w:p>
        </w:tc>
      </w:tr>
      <w:tr w:rsidR="002F40DA">
        <w:trPr>
          <w:cantSplit/>
        </w:trPr>
        <w:tc>
          <w:tcPr>
            <w:tcW w:w="2196" w:type="dxa"/>
          </w:tcPr>
          <w:p w:rsidR="002F40DA" w:rsidRDefault="002F40DA" w:rsidP="00011B09">
            <w:pPr>
              <w:spacing w:before="120" w:after="120"/>
            </w:pPr>
            <w:proofErr w:type="spellStart"/>
            <w:r>
              <w:t>SCP_List.DIC</w:t>
            </w:r>
            <w:proofErr w:type="spellEnd"/>
          </w:p>
        </w:tc>
        <w:tc>
          <w:tcPr>
            <w:tcW w:w="1542" w:type="dxa"/>
          </w:tcPr>
          <w:p w:rsidR="002F40DA" w:rsidRDefault="002F40DA" w:rsidP="00011B09">
            <w:pPr>
              <w:spacing w:before="120" w:after="120"/>
            </w:pPr>
            <w:r>
              <w:t>2006.586</w:t>
            </w:r>
          </w:p>
        </w:tc>
        <w:tc>
          <w:tcPr>
            <w:tcW w:w="1842" w:type="dxa"/>
          </w:tcPr>
          <w:p w:rsidR="002F40DA" w:rsidRDefault="002F40DA" w:rsidP="00011B09">
            <w:pPr>
              <w:spacing w:before="120" w:after="120"/>
            </w:pPr>
            <w:r>
              <w:t>^MAGDMFB9</w:t>
            </w:r>
          </w:p>
        </w:tc>
        <w:tc>
          <w:tcPr>
            <w:tcW w:w="3798" w:type="dxa"/>
          </w:tcPr>
          <w:p w:rsidR="002F40DA" w:rsidRDefault="002F40DA" w:rsidP="00011B09">
            <w:pPr>
              <w:spacing w:before="120" w:after="120"/>
            </w:pPr>
            <w:r>
              <w:t>Contains lists of parameters for Provider Applications</w:t>
            </w:r>
          </w:p>
        </w:tc>
      </w:tr>
      <w:tr w:rsidR="002F40DA">
        <w:trPr>
          <w:cantSplit/>
        </w:trPr>
        <w:tc>
          <w:tcPr>
            <w:tcW w:w="2196" w:type="dxa"/>
          </w:tcPr>
          <w:p w:rsidR="002F40DA" w:rsidRDefault="002F40DA" w:rsidP="00011B09">
            <w:pPr>
              <w:spacing w:before="120" w:after="120"/>
            </w:pPr>
            <w:proofErr w:type="spellStart"/>
            <w:r>
              <w:t>Template.DIC</w:t>
            </w:r>
            <w:proofErr w:type="spellEnd"/>
          </w:p>
        </w:tc>
        <w:tc>
          <w:tcPr>
            <w:tcW w:w="1542" w:type="dxa"/>
          </w:tcPr>
          <w:p w:rsidR="002F40DA" w:rsidRDefault="002F40DA" w:rsidP="00011B09">
            <w:pPr>
              <w:spacing w:before="120" w:after="120"/>
            </w:pPr>
            <w:r>
              <w:t>2006.52</w:t>
            </w:r>
          </w:p>
        </w:tc>
        <w:tc>
          <w:tcPr>
            <w:tcW w:w="1842" w:type="dxa"/>
          </w:tcPr>
          <w:p w:rsidR="002F40DA" w:rsidRDefault="002F40DA" w:rsidP="00011B09">
            <w:pPr>
              <w:spacing w:before="120" w:after="120"/>
            </w:pPr>
            <w:r>
              <w:t>^MAGDMFB3</w:t>
            </w:r>
          </w:p>
          <w:p w:rsidR="002F40DA" w:rsidRDefault="002F40DA" w:rsidP="00011B09">
            <w:pPr>
              <w:spacing w:before="120" w:after="120"/>
            </w:pPr>
            <w:r>
              <w:t>^MAGDMFB4</w:t>
            </w:r>
          </w:p>
        </w:tc>
        <w:tc>
          <w:tcPr>
            <w:tcW w:w="3798" w:type="dxa"/>
          </w:tcPr>
          <w:p w:rsidR="002F40DA" w:rsidRDefault="002F40DA" w:rsidP="00011B09">
            <w:pPr>
              <w:spacing w:before="120" w:after="120"/>
            </w:pPr>
            <w:r>
              <w:t>Contains templates for DICOM messages.</w:t>
            </w:r>
          </w:p>
        </w:tc>
      </w:tr>
      <w:tr w:rsidR="002F40DA">
        <w:trPr>
          <w:cantSplit/>
        </w:trPr>
        <w:tc>
          <w:tcPr>
            <w:tcW w:w="2196" w:type="dxa"/>
          </w:tcPr>
          <w:p w:rsidR="002F40DA" w:rsidRDefault="002F40DA" w:rsidP="00011B09">
            <w:pPr>
              <w:spacing w:before="120" w:after="120"/>
            </w:pPr>
            <w:r>
              <w:t>UID.DIC</w:t>
            </w:r>
          </w:p>
        </w:tc>
        <w:tc>
          <w:tcPr>
            <w:tcW w:w="1542" w:type="dxa"/>
          </w:tcPr>
          <w:p w:rsidR="002F40DA" w:rsidRDefault="002F40DA" w:rsidP="00011B09">
            <w:pPr>
              <w:spacing w:before="120" w:after="120"/>
            </w:pPr>
            <w:r>
              <w:t>2006.53</w:t>
            </w:r>
          </w:p>
        </w:tc>
        <w:tc>
          <w:tcPr>
            <w:tcW w:w="1842" w:type="dxa"/>
          </w:tcPr>
          <w:p w:rsidR="002F40DA" w:rsidRDefault="002F40DA" w:rsidP="00011B09">
            <w:pPr>
              <w:spacing w:before="120" w:after="120"/>
            </w:pPr>
            <w:r>
              <w:t>^MAGDMFB5</w:t>
            </w:r>
          </w:p>
        </w:tc>
        <w:tc>
          <w:tcPr>
            <w:tcW w:w="3798" w:type="dxa"/>
          </w:tcPr>
          <w:p w:rsidR="002F40DA" w:rsidRDefault="002F40DA" w:rsidP="00011B09">
            <w:pPr>
              <w:spacing w:before="120" w:after="120"/>
            </w:pPr>
            <w:r>
              <w:t>Contains list of unique DICOM identifiers.</w:t>
            </w:r>
          </w:p>
        </w:tc>
      </w:tr>
    </w:tbl>
    <w:p w:rsidR="002F40DA" w:rsidRDefault="002F40DA" w:rsidP="002F40DA">
      <w:pPr>
        <w:pStyle w:val="File"/>
        <w:ind w:left="0" w:firstLine="0"/>
      </w:pPr>
    </w:p>
    <w:p w:rsidR="002F40DA" w:rsidRDefault="002F40DA" w:rsidP="00FE3F2B">
      <w:pPr>
        <w:pStyle w:val="Heading3"/>
        <w:numPr>
          <w:ilvl w:val="0"/>
          <w:numId w:val="0"/>
        </w:numPr>
      </w:pPr>
      <w:bookmarkStart w:id="1735" w:name="_Toc474731223"/>
      <w:bookmarkStart w:id="1736" w:name="_Ref494097818"/>
      <w:bookmarkStart w:id="1737" w:name="_Toc89057578"/>
      <w:bookmarkStart w:id="1738" w:name="_Toc356301071"/>
      <w:r>
        <w:t xml:space="preserve">B.3.1  </w:t>
      </w:r>
      <w:proofErr w:type="spellStart"/>
      <w:r>
        <w:t>Element.DIC</w:t>
      </w:r>
      <w:bookmarkEnd w:id="1735"/>
      <w:bookmarkEnd w:id="1736"/>
      <w:bookmarkEnd w:id="1737"/>
      <w:bookmarkEnd w:id="1738"/>
      <w:proofErr w:type="spellEnd"/>
    </w:p>
    <w:p w:rsidR="002F40DA" w:rsidRDefault="002F40DA" w:rsidP="002F40DA">
      <w:r>
        <w:t xml:space="preserve">The file </w:t>
      </w:r>
      <w:proofErr w:type="spellStart"/>
      <w:r>
        <w:rPr>
          <w:b/>
        </w:rPr>
        <w:t>Element.DIC</w:t>
      </w:r>
      <w:proofErr w:type="spellEnd"/>
      <w:r w:rsidR="00B00523">
        <w:fldChar w:fldCharType="begin"/>
      </w:r>
      <w:r>
        <w:instrText xml:space="preserve"> XE "Element.DIC" </w:instrText>
      </w:r>
      <w:r w:rsidR="00B00523">
        <w:fldChar w:fldCharType="end"/>
      </w:r>
      <w:r>
        <w:t xml:space="preserve"> contains the DICOM data dictionary. As part of the installation process, this file is read by routine </w:t>
      </w:r>
      <w:r>
        <w:rPr>
          <w:b/>
        </w:rPr>
        <w:t>^MAGDMB2</w:t>
      </w:r>
      <w:r>
        <w:t xml:space="preserve"> and is used to construct the </w:t>
      </w:r>
      <w:proofErr w:type="spellStart"/>
      <w:r>
        <w:t>FileMan</w:t>
      </w:r>
      <w:proofErr w:type="spellEnd"/>
      <w:r>
        <w:t xml:space="preserve"> table </w:t>
      </w:r>
      <w:r>
        <w:rPr>
          <w:b/>
        </w:rPr>
        <w:t>DICOM Data Element Dictionary</w:t>
      </w:r>
      <w:r>
        <w:t xml:space="preserve"> (File 2006.51, stored in </w:t>
      </w:r>
      <w:r>
        <w:rPr>
          <w:rFonts w:ascii="Courier New" w:hAnsi="Courier New"/>
          <w:b/>
        </w:rPr>
        <w:t>^MAGDICOM(2006.51,…)</w:t>
      </w:r>
      <w:r>
        <w:t>).</w:t>
      </w:r>
    </w:p>
    <w:p w:rsidR="002F40DA" w:rsidRDefault="002F40DA" w:rsidP="002F40DA"/>
    <w:p w:rsidR="002F40DA" w:rsidRDefault="002F40DA" w:rsidP="002F40DA">
      <w:r>
        <w:t>In a DICOM data stream, every data element is identified by a four-byte binary “tag” consisting of a two-byte group field and a two-byte element field</w:t>
      </w:r>
      <w:r w:rsidR="007C78ED">
        <w:t xml:space="preserve">. </w:t>
      </w:r>
      <w:r>
        <w:t>The tag value is usually represented by two groups of four hexadecimal digits, separated by a comma (group, element, e.g. 0010,21B0 for Additional Patient History)</w:t>
      </w:r>
      <w:r w:rsidR="007C78ED">
        <w:t xml:space="preserve">. </w:t>
      </w:r>
      <w:r>
        <w:t>Odd-numbered groups denote private elements and are accompanied by an explicit owner identification code.</w:t>
      </w:r>
    </w:p>
    <w:p w:rsidR="002F40DA" w:rsidRDefault="002F40DA" w:rsidP="002F40DA"/>
    <w:p w:rsidR="002F40DA" w:rsidRDefault="002F40DA" w:rsidP="002F40DA">
      <w:r>
        <w:t xml:space="preserve">The file </w:t>
      </w:r>
      <w:proofErr w:type="spellStart"/>
      <w:r>
        <w:rPr>
          <w:b/>
        </w:rPr>
        <w:t>Element.DIC</w:t>
      </w:r>
      <w:proofErr w:type="spellEnd"/>
      <w:r w:rsidR="00B00523">
        <w:fldChar w:fldCharType="begin"/>
      </w:r>
      <w:r>
        <w:instrText xml:space="preserve"> XE "Element.DIC" </w:instrText>
      </w:r>
      <w:r w:rsidR="00B00523">
        <w:fldChar w:fldCharType="end"/>
      </w:r>
      <w:r>
        <w:t xml:space="preserve"> contains three kinds of records:</w:t>
      </w:r>
    </w:p>
    <w:p w:rsidR="002F40DA" w:rsidRDefault="002F40DA" w:rsidP="002F40DA"/>
    <w:p w:rsidR="002F40DA" w:rsidRDefault="002F40DA" w:rsidP="002F40DA">
      <w:r>
        <w:t>The first is the “group” record, which for odd-numbered groups defines the owner identification code for private elements</w:t>
      </w:r>
      <w:r w:rsidR="007C78ED">
        <w:t xml:space="preserve">. </w:t>
      </w:r>
      <w:r>
        <w:t>Following the group record are one or more “element” records that define each element and its set of attributes</w:t>
      </w:r>
      <w:r w:rsidR="007C78ED">
        <w:t xml:space="preserve">. </w:t>
      </w:r>
      <w:r>
        <w:t>Some of the element records are followed by optional “value” records, which define the legal set of enumerated values or defined terms for the element.</w:t>
      </w:r>
    </w:p>
    <w:p w:rsidR="002F40DA" w:rsidRDefault="002F40DA" w:rsidP="002F40DA"/>
    <w:p w:rsidR="002F40DA" w:rsidRDefault="002F40DA" w:rsidP="002F40DA">
      <w:r>
        <w:t>The values of an element are “enumerated values” when the value of that element may be one of an explicitly specified set of standard values, which shall not be extended by implementers.</w:t>
      </w:r>
    </w:p>
    <w:p w:rsidR="002F40DA" w:rsidRDefault="002F40DA" w:rsidP="002F40DA"/>
    <w:p w:rsidR="002F40DA" w:rsidRDefault="002F40DA" w:rsidP="002F40DA">
      <w:r>
        <w:t>The values of an element are “defined terms” when the value of that element may be one of an explicitly specified set of standard values, which may be extended by implementers.</w:t>
      </w:r>
    </w:p>
    <w:p w:rsidR="002F40DA" w:rsidRDefault="002F40DA" w:rsidP="002F40DA"/>
    <w:p w:rsidR="002F40DA" w:rsidRDefault="002F40DA" w:rsidP="002F40DA">
      <w:r>
        <w:br w:type="page"/>
      </w:r>
      <w:r>
        <w:lastRenderedPageBreak/>
        <w:t>The formats for the different record types are as follows:</w:t>
      </w:r>
    </w:p>
    <w:p w:rsidR="002F40DA" w:rsidRDefault="002F40DA" w:rsidP="002F40DA"/>
    <w:tbl>
      <w:tblPr>
        <w:tblW w:w="0" w:type="auto"/>
        <w:tblInd w:w="108" w:type="dxa"/>
        <w:tblLook w:val="0000" w:firstRow="0" w:lastRow="0" w:firstColumn="0" w:lastColumn="0" w:noHBand="0" w:noVBand="0"/>
      </w:tblPr>
      <w:tblGrid>
        <w:gridCol w:w="2153"/>
        <w:gridCol w:w="7315"/>
      </w:tblGrid>
      <w:tr w:rsidR="002F40DA">
        <w:tc>
          <w:tcPr>
            <w:tcW w:w="2153" w:type="dxa"/>
          </w:tcPr>
          <w:p w:rsidR="002F40DA" w:rsidRDefault="002F40DA" w:rsidP="00011B09">
            <w:pPr>
              <w:pStyle w:val="BodyTextIndent2"/>
              <w:spacing w:before="120" w:after="120"/>
              <w:ind w:left="0" w:firstLine="0"/>
            </w:pPr>
            <w:r>
              <w:sym w:font="Symbol" w:char="F0B7"/>
            </w:r>
            <w:r>
              <w:t xml:space="preserve"> Group Record:</w:t>
            </w:r>
          </w:p>
        </w:tc>
        <w:tc>
          <w:tcPr>
            <w:tcW w:w="7315" w:type="dxa"/>
          </w:tcPr>
          <w:p w:rsidR="002F40DA" w:rsidRDefault="002F40DA" w:rsidP="00011B09">
            <w:pPr>
              <w:pStyle w:val="BodyTextIndent2"/>
              <w:spacing w:before="120" w:after="120"/>
              <w:ind w:left="0" w:firstLine="0"/>
            </w:pPr>
            <w:r>
              <w:t>&lt;group&gt; | &lt;group owner&gt; | &lt;group title&gt;</w:t>
            </w:r>
          </w:p>
        </w:tc>
      </w:tr>
      <w:tr w:rsidR="002F40DA">
        <w:tc>
          <w:tcPr>
            <w:tcW w:w="2153" w:type="dxa"/>
          </w:tcPr>
          <w:p w:rsidR="002F40DA" w:rsidRDefault="002F40DA" w:rsidP="00011B09">
            <w:pPr>
              <w:pStyle w:val="BodyTextIndent2"/>
              <w:spacing w:before="120" w:after="120"/>
              <w:ind w:left="0" w:firstLine="0"/>
            </w:pPr>
            <w:r>
              <w:sym w:font="Symbol" w:char="F0B7"/>
            </w:r>
            <w:r>
              <w:t xml:space="preserve"> Element Record:</w:t>
            </w:r>
          </w:p>
        </w:tc>
        <w:tc>
          <w:tcPr>
            <w:tcW w:w="7315" w:type="dxa"/>
          </w:tcPr>
          <w:p w:rsidR="002F40DA" w:rsidRDefault="002F40DA" w:rsidP="00011B09">
            <w:pPr>
              <w:pStyle w:val="BodyTextIndent2"/>
              <w:spacing w:before="120" w:after="120"/>
              <w:ind w:left="0" w:firstLine="0"/>
            </w:pPr>
            <w:r>
              <w:t>&lt;tag&gt; | &lt;element name&gt; | &lt;value representation&gt; | &lt;multiplicity&gt; | &lt;value flag&gt; | &lt;retired flag&gt;</w:t>
            </w:r>
          </w:p>
        </w:tc>
      </w:tr>
      <w:tr w:rsidR="002F40DA">
        <w:tc>
          <w:tcPr>
            <w:tcW w:w="2153" w:type="dxa"/>
          </w:tcPr>
          <w:p w:rsidR="002F40DA" w:rsidRDefault="002F40DA" w:rsidP="00011B09">
            <w:pPr>
              <w:pStyle w:val="BodyTextIndent2"/>
              <w:spacing w:before="120" w:after="120"/>
              <w:ind w:left="0" w:firstLine="0"/>
            </w:pPr>
            <w:r>
              <w:sym w:font="Symbol" w:char="F0B7"/>
            </w:r>
            <w:r>
              <w:t xml:space="preserve"> Value Record:</w:t>
            </w:r>
          </w:p>
        </w:tc>
        <w:tc>
          <w:tcPr>
            <w:tcW w:w="7315" w:type="dxa"/>
          </w:tcPr>
          <w:p w:rsidR="002F40DA" w:rsidRDefault="002F40DA" w:rsidP="00011B09">
            <w:pPr>
              <w:pStyle w:val="BodyTextIndent2"/>
              <w:spacing w:before="120" w:after="120"/>
              <w:ind w:left="0" w:firstLine="0"/>
            </w:pPr>
            <w:r>
              <w:t>&lt;tag&gt; | &lt;permitted value&gt;</w:t>
            </w:r>
          </w:p>
        </w:tc>
      </w:tr>
      <w:tr w:rsidR="002F40DA">
        <w:trPr>
          <w:cantSplit/>
        </w:trPr>
        <w:tc>
          <w:tcPr>
            <w:tcW w:w="9468" w:type="dxa"/>
            <w:gridSpan w:val="2"/>
          </w:tcPr>
          <w:p w:rsidR="002F40DA" w:rsidRDefault="002F40DA" w:rsidP="00011B09">
            <w:pPr>
              <w:pStyle w:val="BodyTextIndent2"/>
              <w:spacing w:before="120" w:after="120"/>
              <w:ind w:left="0" w:firstLine="0"/>
            </w:pPr>
            <w:r>
              <w:t>The different fields are defined below:</w:t>
            </w:r>
          </w:p>
        </w:tc>
      </w:tr>
      <w:tr w:rsidR="002F40DA">
        <w:tc>
          <w:tcPr>
            <w:tcW w:w="2153" w:type="dxa"/>
          </w:tcPr>
          <w:p w:rsidR="002F40DA" w:rsidRDefault="002F40DA" w:rsidP="00011B09">
            <w:pPr>
              <w:pStyle w:val="BodyTextIndent2"/>
              <w:spacing w:before="120" w:after="120"/>
              <w:ind w:left="0" w:firstLine="0"/>
            </w:pPr>
            <w:r>
              <w:t>&lt;group&gt;</w:t>
            </w:r>
          </w:p>
        </w:tc>
        <w:tc>
          <w:tcPr>
            <w:tcW w:w="7315" w:type="dxa"/>
          </w:tcPr>
          <w:p w:rsidR="002F40DA" w:rsidRDefault="002F40DA" w:rsidP="00011B09">
            <w:pPr>
              <w:pStyle w:val="BodyTextIndent2"/>
              <w:spacing w:before="120" w:after="120"/>
              <w:ind w:left="0" w:firstLine="0"/>
            </w:pPr>
            <w:r>
              <w:t>The group identifier, expressed in four hexadecimal digits.</w:t>
            </w:r>
          </w:p>
        </w:tc>
      </w:tr>
      <w:tr w:rsidR="002F40DA">
        <w:tc>
          <w:tcPr>
            <w:tcW w:w="2153" w:type="dxa"/>
          </w:tcPr>
          <w:p w:rsidR="002F40DA" w:rsidRDefault="002F40DA" w:rsidP="00011B09">
            <w:pPr>
              <w:pStyle w:val="BodyTextIndent3"/>
              <w:spacing w:before="120" w:after="120"/>
              <w:ind w:left="0" w:firstLine="0"/>
            </w:pPr>
            <w:r>
              <w:t>&lt;group owner&gt;</w:t>
            </w:r>
          </w:p>
        </w:tc>
        <w:tc>
          <w:tcPr>
            <w:tcW w:w="7315" w:type="dxa"/>
          </w:tcPr>
          <w:p w:rsidR="002F40DA" w:rsidRDefault="002F40DA" w:rsidP="00011B09">
            <w:pPr>
              <w:pStyle w:val="BodyTextIndent3"/>
              <w:spacing w:before="120" w:after="120"/>
              <w:ind w:left="0" w:firstLine="0"/>
            </w:pPr>
            <w:r>
              <w:t>Blank for groups that are defined in the DICOM standard, and otherwise contains the name of or a mnemonic for the owner of the group.</w:t>
            </w:r>
          </w:p>
        </w:tc>
      </w:tr>
      <w:tr w:rsidR="002F40DA">
        <w:tc>
          <w:tcPr>
            <w:tcW w:w="2153" w:type="dxa"/>
          </w:tcPr>
          <w:p w:rsidR="002F40DA" w:rsidRDefault="002F40DA" w:rsidP="00011B09">
            <w:pPr>
              <w:pStyle w:val="NormalIndent"/>
              <w:spacing w:before="120" w:after="120"/>
              <w:ind w:left="0"/>
            </w:pPr>
            <w:r>
              <w:t>&lt;group title&gt;</w:t>
            </w:r>
          </w:p>
        </w:tc>
        <w:tc>
          <w:tcPr>
            <w:tcW w:w="7315" w:type="dxa"/>
          </w:tcPr>
          <w:p w:rsidR="002F40DA" w:rsidRDefault="002F40DA" w:rsidP="00011B09">
            <w:pPr>
              <w:pStyle w:val="NormalIndent"/>
              <w:spacing w:before="120" w:after="120"/>
              <w:ind w:left="0"/>
            </w:pPr>
            <w:r>
              <w:t>A name for the group for documentation purposes.</w:t>
            </w:r>
          </w:p>
        </w:tc>
      </w:tr>
      <w:tr w:rsidR="002F40DA">
        <w:tc>
          <w:tcPr>
            <w:tcW w:w="2153" w:type="dxa"/>
          </w:tcPr>
          <w:p w:rsidR="002F40DA" w:rsidRDefault="002F40DA" w:rsidP="00011B09">
            <w:pPr>
              <w:spacing w:before="120" w:after="120"/>
            </w:pPr>
            <w:r>
              <w:t>&lt;tag&gt;</w:t>
            </w:r>
          </w:p>
        </w:tc>
        <w:tc>
          <w:tcPr>
            <w:tcW w:w="7315" w:type="dxa"/>
          </w:tcPr>
          <w:p w:rsidR="002F40DA" w:rsidRDefault="002F40DA" w:rsidP="00011B09">
            <w:pPr>
              <w:spacing w:before="120" w:after="120"/>
            </w:pPr>
            <w:r>
              <w:t>Identifies the group and element(s), the value may contain hexadecimal digits and several wildcard characters.</w:t>
            </w:r>
          </w:p>
        </w:tc>
      </w:tr>
      <w:tr w:rsidR="002F40DA">
        <w:tc>
          <w:tcPr>
            <w:tcW w:w="2153" w:type="dxa"/>
          </w:tcPr>
          <w:p w:rsidR="002F40DA" w:rsidRDefault="002F40DA" w:rsidP="00011B09">
            <w:pPr>
              <w:spacing w:before="120" w:after="120"/>
            </w:pPr>
            <w:r>
              <w:t>&lt;element name&gt;</w:t>
            </w:r>
          </w:p>
        </w:tc>
        <w:tc>
          <w:tcPr>
            <w:tcW w:w="7315" w:type="dxa"/>
          </w:tcPr>
          <w:p w:rsidR="002F40DA" w:rsidRDefault="002F40DA" w:rsidP="00011B09">
            <w:pPr>
              <w:spacing w:before="120" w:after="120"/>
            </w:pPr>
            <w:r>
              <w:t>The name of the element (case-sensitive).</w:t>
            </w:r>
          </w:p>
        </w:tc>
      </w:tr>
      <w:tr w:rsidR="002F40DA">
        <w:tc>
          <w:tcPr>
            <w:tcW w:w="2153" w:type="dxa"/>
          </w:tcPr>
          <w:p w:rsidR="002F40DA" w:rsidRDefault="002F40DA" w:rsidP="00011B09">
            <w:pPr>
              <w:spacing w:before="120" w:after="120"/>
            </w:pPr>
            <w:r>
              <w:t>&lt;value representation&gt;</w:t>
            </w:r>
          </w:p>
        </w:tc>
        <w:tc>
          <w:tcPr>
            <w:tcW w:w="7315" w:type="dxa"/>
          </w:tcPr>
          <w:p w:rsidR="002F40DA" w:rsidRDefault="002F40DA" w:rsidP="00011B09">
            <w:pPr>
              <w:spacing w:before="120" w:after="120"/>
            </w:pPr>
            <w:r>
              <w:t>The 2-letter data type mnemonic.</w:t>
            </w:r>
          </w:p>
        </w:tc>
      </w:tr>
      <w:tr w:rsidR="002F40DA">
        <w:tc>
          <w:tcPr>
            <w:tcW w:w="2153" w:type="dxa"/>
          </w:tcPr>
          <w:p w:rsidR="002F40DA" w:rsidRDefault="002F40DA" w:rsidP="00011B09">
            <w:pPr>
              <w:spacing w:before="120" w:after="120"/>
            </w:pPr>
            <w:r>
              <w:t>&lt;multiplicity&gt;</w:t>
            </w:r>
          </w:p>
        </w:tc>
        <w:tc>
          <w:tcPr>
            <w:tcW w:w="7315" w:type="dxa"/>
          </w:tcPr>
          <w:p w:rsidR="002F40DA" w:rsidRDefault="002F40DA" w:rsidP="00011B09">
            <w:pPr>
              <w:spacing w:before="120" w:after="120"/>
            </w:pPr>
            <w:r>
              <w:t>Identifies the (maximum) number of values that may be passed at a time.</w:t>
            </w:r>
          </w:p>
        </w:tc>
      </w:tr>
      <w:tr w:rsidR="002F40DA">
        <w:tc>
          <w:tcPr>
            <w:tcW w:w="2153" w:type="dxa"/>
          </w:tcPr>
          <w:p w:rsidR="002F40DA" w:rsidRDefault="002F40DA" w:rsidP="00011B09">
            <w:pPr>
              <w:spacing w:before="120" w:after="120"/>
            </w:pPr>
            <w:r>
              <w:t>&lt;retired flag&gt;</w:t>
            </w:r>
          </w:p>
        </w:tc>
        <w:tc>
          <w:tcPr>
            <w:tcW w:w="7315" w:type="dxa"/>
          </w:tcPr>
          <w:p w:rsidR="002F40DA" w:rsidRDefault="002F40DA" w:rsidP="00011B09">
            <w:pPr>
              <w:spacing w:before="120" w:after="120"/>
            </w:pPr>
            <w:r>
              <w:t>An identifier that denotes that the element is no longer current.</w:t>
            </w:r>
          </w:p>
        </w:tc>
      </w:tr>
      <w:tr w:rsidR="002F40DA">
        <w:tc>
          <w:tcPr>
            <w:tcW w:w="2153" w:type="dxa"/>
          </w:tcPr>
          <w:p w:rsidR="002F40DA" w:rsidRDefault="002F40DA" w:rsidP="00011B09">
            <w:pPr>
              <w:spacing w:before="120" w:after="120"/>
            </w:pPr>
            <w:r>
              <w:t>&lt;permitted value&gt;</w:t>
            </w:r>
          </w:p>
        </w:tc>
        <w:tc>
          <w:tcPr>
            <w:tcW w:w="7315" w:type="dxa"/>
          </w:tcPr>
          <w:p w:rsidR="002F40DA" w:rsidRDefault="002F40DA" w:rsidP="00011B09">
            <w:pPr>
              <w:spacing w:before="120" w:after="120"/>
            </w:pPr>
            <w:r>
              <w:t>The enumerated value or defined term, along with its meaning.</w:t>
            </w:r>
          </w:p>
        </w:tc>
      </w:tr>
    </w:tbl>
    <w:p w:rsidR="002F40DA" w:rsidRDefault="002F40DA" w:rsidP="002F40DA"/>
    <w:p w:rsidR="002F40DA" w:rsidRDefault="002F40DA" w:rsidP="002F40DA">
      <w:r>
        <w:t>Example:</w:t>
      </w:r>
    </w:p>
    <w:p w:rsidR="002F40DA" w:rsidRDefault="002F40DA" w:rsidP="002F40DA"/>
    <w:p w:rsidR="002F40DA" w:rsidRDefault="002F40DA" w:rsidP="002F40DA">
      <w:pPr>
        <w:pStyle w:val="Example"/>
      </w:pPr>
      <w:r>
        <w:t>0010||Patient Information</w:t>
      </w:r>
    </w:p>
    <w:p w:rsidR="002F40DA" w:rsidRDefault="002F40DA" w:rsidP="002F40DA">
      <w:pPr>
        <w:pStyle w:val="Example"/>
      </w:pPr>
      <w:r>
        <w:t>0010,0000|Group Length|UL|1||</w:t>
      </w:r>
    </w:p>
    <w:p w:rsidR="002F40DA" w:rsidRDefault="002F40DA" w:rsidP="002F40DA">
      <w:pPr>
        <w:pStyle w:val="Example"/>
      </w:pPr>
      <w:r>
        <w:t>0010,0010|Patient's Name|PN|1||</w:t>
      </w:r>
    </w:p>
    <w:p w:rsidR="002F40DA" w:rsidRDefault="002F40DA" w:rsidP="002F40DA">
      <w:pPr>
        <w:pStyle w:val="Example"/>
      </w:pPr>
      <w:r>
        <w:t>0010,0020|Patient ID|LO|1||</w:t>
      </w:r>
    </w:p>
    <w:p w:rsidR="002F40DA" w:rsidRDefault="002F40DA" w:rsidP="002F40DA">
      <w:pPr>
        <w:pStyle w:val="Example"/>
      </w:pPr>
      <w:r>
        <w:t>0010,0021|Issuer of Patient ID|LO|1||</w:t>
      </w:r>
    </w:p>
    <w:p w:rsidR="002F40DA" w:rsidRDefault="002F40DA" w:rsidP="002F40DA">
      <w:pPr>
        <w:pStyle w:val="Example"/>
      </w:pPr>
      <w:r>
        <w:t>0010,0030|Patient's Birth Date|DA|1||</w:t>
      </w:r>
    </w:p>
    <w:p w:rsidR="002F40DA" w:rsidRDefault="002F40DA" w:rsidP="002F40DA">
      <w:pPr>
        <w:pStyle w:val="Example"/>
      </w:pPr>
      <w:r>
        <w:t>0010,0032|Patient's Birth Time|TM|1||</w:t>
      </w:r>
    </w:p>
    <w:p w:rsidR="002F40DA" w:rsidRDefault="002F40DA" w:rsidP="002F40DA">
      <w:pPr>
        <w:pStyle w:val="Example"/>
      </w:pPr>
      <w:r>
        <w:t>0010,0040|Patient's Sex|CS|1|E|</w:t>
      </w:r>
    </w:p>
    <w:p w:rsidR="002F40DA" w:rsidRDefault="002F40DA" w:rsidP="002F40DA">
      <w:pPr>
        <w:pStyle w:val="Example"/>
      </w:pPr>
      <w:r>
        <w:t>0010,0040|M=male</w:t>
      </w:r>
    </w:p>
    <w:p w:rsidR="002F40DA" w:rsidRDefault="002F40DA" w:rsidP="002F40DA">
      <w:pPr>
        <w:pStyle w:val="Example"/>
      </w:pPr>
      <w:r>
        <w:t>0010,0040|F=female</w:t>
      </w:r>
    </w:p>
    <w:p w:rsidR="002F40DA" w:rsidRDefault="002F40DA" w:rsidP="002F40DA">
      <w:pPr>
        <w:pStyle w:val="Example"/>
      </w:pPr>
      <w:r>
        <w:t>0010,0040|O=other</w:t>
      </w:r>
    </w:p>
    <w:p w:rsidR="002F40DA" w:rsidRDefault="002F40DA" w:rsidP="002F40DA">
      <w:pPr>
        <w:pStyle w:val="Example"/>
      </w:pPr>
      <w:r>
        <w:t xml:space="preserve">0039|VA </w:t>
      </w:r>
      <w:proofErr w:type="spellStart"/>
      <w:r>
        <w:t>DHCP|Admission</w:t>
      </w:r>
      <w:proofErr w:type="spellEnd"/>
      <w:r>
        <w:t>, Discharge, and Transfer Information Shadow</w:t>
      </w:r>
    </w:p>
    <w:p w:rsidR="002F40DA" w:rsidRDefault="002F40DA" w:rsidP="002F40DA">
      <w:pPr>
        <w:pStyle w:val="Example"/>
      </w:pPr>
      <w:r>
        <w:t>0039,0000|Group Length|UL|1||</w:t>
      </w:r>
    </w:p>
    <w:p w:rsidR="002F40DA" w:rsidRDefault="002F40DA" w:rsidP="002F40DA">
      <w:pPr>
        <w:pStyle w:val="Example"/>
      </w:pPr>
      <w:r>
        <w:t>0039,0010:1:00FF|Owner of Group|LO|1||</w:t>
      </w:r>
    </w:p>
    <w:p w:rsidR="002F40DA" w:rsidRDefault="002F40DA" w:rsidP="002F40DA">
      <w:pPr>
        <w:pStyle w:val="Example"/>
      </w:pPr>
      <w:r>
        <w:t>0039,xx10|Current Patient Location Sequence|SQ|1||</w:t>
      </w:r>
    </w:p>
    <w:p w:rsidR="002F40DA" w:rsidRDefault="002F40DA" w:rsidP="002F40DA">
      <w:pPr>
        <w:pStyle w:val="Example"/>
      </w:pPr>
      <w:r>
        <w:t>0039,xx20|Patient's Institutional Residence Sequence|SQ|1||</w:t>
      </w:r>
    </w:p>
    <w:p w:rsidR="002F40DA" w:rsidRDefault="002F40DA" w:rsidP="002F40DA">
      <w:pPr>
        <w:pStyle w:val="Example"/>
      </w:pPr>
    </w:p>
    <w:p w:rsidR="002F40DA" w:rsidRDefault="002F40DA" w:rsidP="002F40DA">
      <w:r>
        <w:t>When a &lt;tag&gt; contains an “x,” this means that it is a private element and the same definition applies to all tags that have any hexadecimal digit in the position of that “x.”</w:t>
      </w:r>
    </w:p>
    <w:p w:rsidR="002F40DA" w:rsidRDefault="002F40DA" w:rsidP="002F40DA"/>
    <w:p w:rsidR="002F40DA" w:rsidRDefault="002F40DA" w:rsidP="002F40DA">
      <w:r>
        <w:t>When a tag contains a value of the format &lt;start&gt;:&lt;step&gt;:&lt;end&gt;, this means that the same definition applies to all values covered by that range definition.</w:t>
      </w:r>
    </w:p>
    <w:p w:rsidR="002F40DA" w:rsidRDefault="002F40DA" w:rsidP="002F40DA"/>
    <w:p w:rsidR="002F40DA" w:rsidRDefault="002F40DA" w:rsidP="002F40DA">
      <w:r>
        <w:t xml:space="preserve">The information in </w:t>
      </w:r>
      <w:proofErr w:type="spellStart"/>
      <w:r>
        <w:t>Element.DIC</w:t>
      </w:r>
      <w:proofErr w:type="spellEnd"/>
      <w:r>
        <w:t xml:space="preserve"> is extracted directly from the DICOM standard (element definitions are specified in </w:t>
      </w:r>
      <w:r>
        <w:rPr>
          <w:b/>
        </w:rPr>
        <w:t>Part 6: Data Dictionary (PS 3.6)</w:t>
      </w:r>
      <w:r>
        <w:t xml:space="preserve">; lists of permitted values are specified in </w:t>
      </w:r>
      <w:r>
        <w:rPr>
          <w:b/>
        </w:rPr>
        <w:t>Part 3: Information Object Definitions (PS 3.3)</w:t>
      </w:r>
      <w:r>
        <w:t>).</w:t>
      </w:r>
    </w:p>
    <w:p w:rsidR="002F40DA" w:rsidRDefault="002F40DA" w:rsidP="002F40DA"/>
    <w:p w:rsidR="002F40DA" w:rsidRDefault="002F40DA" w:rsidP="002F40DA">
      <w:r>
        <w:t>The data from this file is stored in MUMPS in the following structure:</w:t>
      </w:r>
    </w:p>
    <w:p w:rsidR="002F40DA" w:rsidRDefault="002F40DA" w:rsidP="002F40DA"/>
    <w:p w:rsidR="002F40DA" w:rsidRDefault="002F40DA" w:rsidP="002F40DA">
      <w:pPr>
        <w:rPr>
          <w:rFonts w:ascii="Courier New" w:hAnsi="Courier New"/>
          <w:sz w:val="18"/>
        </w:rPr>
      </w:pPr>
      <w:r>
        <w:rPr>
          <w:rFonts w:ascii="Courier New" w:hAnsi="Courier New"/>
          <w:sz w:val="18"/>
        </w:rPr>
        <w:t xml:space="preserve">^MAGDICOM(2006.51,d0,0) = group , element [ , owner ] ^ name ^ VR ^ </w:t>
      </w:r>
      <w:proofErr w:type="spellStart"/>
      <w:r>
        <w:rPr>
          <w:rFonts w:ascii="Courier New" w:hAnsi="Courier New"/>
          <w:sz w:val="18"/>
        </w:rPr>
        <w:t>mult</w:t>
      </w:r>
      <w:proofErr w:type="spellEnd"/>
      <w:r>
        <w:rPr>
          <w:rFonts w:ascii="Courier New" w:hAnsi="Courier New"/>
          <w:sz w:val="18"/>
        </w:rPr>
        <w:t xml:space="preserve"> ^ flag</w:t>
      </w:r>
    </w:p>
    <w:p w:rsidR="002F40DA" w:rsidRDefault="002F40DA" w:rsidP="002F40DA">
      <w:pPr>
        <w:rPr>
          <w:rFonts w:ascii="Courier New" w:hAnsi="Courier New"/>
          <w:sz w:val="18"/>
        </w:rPr>
      </w:pPr>
      <w:r>
        <w:rPr>
          <w:rFonts w:ascii="Courier New" w:hAnsi="Courier New"/>
          <w:sz w:val="18"/>
        </w:rPr>
        <w:t>^MAGDICOM(2006.51,d0,1,d1,0) = value ^ meaning</w:t>
      </w:r>
    </w:p>
    <w:p w:rsidR="002F40DA" w:rsidRDefault="002F40DA" w:rsidP="002F40DA">
      <w:pPr>
        <w:rPr>
          <w:rFonts w:ascii="Courier New" w:hAnsi="Courier New"/>
          <w:sz w:val="18"/>
        </w:rPr>
      </w:pPr>
      <w:r>
        <w:rPr>
          <w:rFonts w:ascii="Courier New" w:hAnsi="Courier New"/>
          <w:sz w:val="18"/>
        </w:rPr>
        <w:t>^MAGDICOM(2006.51,“B”, group element [owner], d0) = “”</w:t>
      </w:r>
    </w:p>
    <w:p w:rsidR="002F40DA" w:rsidRDefault="002F40DA" w:rsidP="002F40DA">
      <w:pPr>
        <w:rPr>
          <w:rFonts w:ascii="Courier New" w:hAnsi="Courier New"/>
          <w:sz w:val="18"/>
        </w:rPr>
      </w:pPr>
      <w:r>
        <w:rPr>
          <w:rFonts w:ascii="Courier New" w:hAnsi="Courier New"/>
          <w:sz w:val="18"/>
        </w:rPr>
        <w:t>^MAGDICOM(2006.51,d0,1,“B”,value,d1) = “”</w:t>
      </w:r>
    </w:p>
    <w:p w:rsidR="002F40DA" w:rsidRDefault="002F40DA" w:rsidP="002F40DA"/>
    <w:p w:rsidR="002F40DA" w:rsidRDefault="002F40DA" w:rsidP="00FE3F2B">
      <w:pPr>
        <w:pStyle w:val="Heading3"/>
        <w:numPr>
          <w:ilvl w:val="0"/>
          <w:numId w:val="0"/>
        </w:numPr>
      </w:pPr>
      <w:bookmarkStart w:id="1739" w:name="_Toc474731224"/>
      <w:bookmarkStart w:id="1740" w:name="_Toc89057579"/>
      <w:bookmarkStart w:id="1741" w:name="_Toc356301072"/>
      <w:r>
        <w:t>B.3.2  HL7.DIC</w:t>
      </w:r>
      <w:bookmarkEnd w:id="1739"/>
      <w:bookmarkEnd w:id="1740"/>
      <w:bookmarkEnd w:id="1741"/>
    </w:p>
    <w:p w:rsidR="002F40DA" w:rsidRDefault="002F40DA" w:rsidP="002F40DA">
      <w:r>
        <w:t xml:space="preserve">The file </w:t>
      </w:r>
      <w:r>
        <w:rPr>
          <w:b/>
        </w:rPr>
        <w:t>HL7.DIC</w:t>
      </w:r>
      <w:r w:rsidR="00B00523">
        <w:fldChar w:fldCharType="begin"/>
      </w:r>
      <w:r>
        <w:instrText xml:space="preserve"> XE "HL7.DIC" </w:instrText>
      </w:r>
      <w:r w:rsidR="00B00523">
        <w:fldChar w:fldCharType="end"/>
      </w:r>
      <w:r>
        <w:t xml:space="preserve"> contains the definitions of the recognized HL7 messages</w:t>
      </w:r>
      <w:r w:rsidR="007C78ED">
        <w:t xml:space="preserve">. </w:t>
      </w:r>
      <w:r>
        <w:t xml:space="preserve">As part of the installation process, this file is read by routine </w:t>
      </w:r>
      <w:r>
        <w:rPr>
          <w:b/>
        </w:rPr>
        <w:t>^MAGDMB7</w:t>
      </w:r>
      <w:r>
        <w:t xml:space="preserve"> and is used to construct the </w:t>
      </w:r>
      <w:proofErr w:type="spellStart"/>
      <w:r>
        <w:t>FileMan</w:t>
      </w:r>
      <w:proofErr w:type="spellEnd"/>
      <w:r>
        <w:t xml:space="preserve"> table </w:t>
      </w:r>
      <w:r>
        <w:rPr>
          <w:b/>
        </w:rPr>
        <w:t>DICOM HL7 SEGMENT</w:t>
      </w:r>
      <w:r>
        <w:t xml:space="preserve"> (File 2006.57, stored in </w:t>
      </w:r>
      <w:r>
        <w:rPr>
          <w:rFonts w:ascii="Courier New" w:hAnsi="Courier New"/>
          <w:b/>
        </w:rPr>
        <w:t>^MAGDICOM(HL7,…)</w:t>
      </w:r>
      <w:r>
        <w:t>).</w:t>
      </w:r>
    </w:p>
    <w:p w:rsidR="002F40DA" w:rsidRDefault="002F40DA" w:rsidP="002F40DA"/>
    <w:p w:rsidR="002F40DA" w:rsidRDefault="002F40DA" w:rsidP="002F40DA">
      <w:r>
        <w:t xml:space="preserve">The routine </w:t>
      </w:r>
      <w:r>
        <w:rPr>
          <w:rFonts w:ascii="Courier New" w:hAnsi="Courier New"/>
          <w:b/>
        </w:rPr>
        <w:t>^MAGDHRP</w:t>
      </w:r>
      <w:r>
        <w:t xml:space="preserve"> uses the values in this table to produce a formatted HL7 message listing.</w:t>
      </w:r>
    </w:p>
    <w:p w:rsidR="002F40DA" w:rsidRDefault="002F40DA" w:rsidP="002F40DA">
      <w:r>
        <w:t>Each record consists of two pieces</w:t>
      </w:r>
      <w:r w:rsidR="007C78ED">
        <w:t xml:space="preserve">. </w:t>
      </w:r>
      <w:r>
        <w:t>The first piece is either the HL7 segment identifier (if it is alphanumeric), or it contains the HL7 segment field number (if it is numeric)</w:t>
      </w:r>
      <w:r w:rsidR="007C78ED">
        <w:t xml:space="preserve">. </w:t>
      </w:r>
      <w:r>
        <w:t>The second piece is text that defines either the name of the segment or the name of the field.</w:t>
      </w:r>
    </w:p>
    <w:p w:rsidR="002F40DA" w:rsidRDefault="002F40DA" w:rsidP="002F40DA"/>
    <w:p w:rsidR="002F40DA" w:rsidRDefault="002F40DA" w:rsidP="002F40DA">
      <w:r>
        <w:t>Example of an HL7 segment with its fields:</w:t>
      </w:r>
    </w:p>
    <w:p w:rsidR="002F40DA" w:rsidRDefault="002F40DA" w:rsidP="002F40DA"/>
    <w:p w:rsidR="002F40DA" w:rsidRDefault="002F40DA" w:rsidP="002F40DA">
      <w:pPr>
        <w:pStyle w:val="Example"/>
      </w:pPr>
      <w:proofErr w:type="spellStart"/>
      <w:r>
        <w:t>PID|Patient</w:t>
      </w:r>
      <w:proofErr w:type="spellEnd"/>
      <w:r>
        <w:t xml:space="preserve"> Identification Segment</w:t>
      </w:r>
    </w:p>
    <w:p w:rsidR="002F40DA" w:rsidRDefault="002F40DA" w:rsidP="002F40DA">
      <w:pPr>
        <w:pStyle w:val="Example"/>
      </w:pPr>
      <w:r>
        <w:t>1|Set ID - Patient ID</w:t>
      </w:r>
    </w:p>
    <w:p w:rsidR="002F40DA" w:rsidRDefault="002F40DA" w:rsidP="002F40DA">
      <w:pPr>
        <w:pStyle w:val="Example"/>
      </w:pPr>
      <w:r>
        <w:t>2|Patient ID (External ID)</w:t>
      </w:r>
    </w:p>
    <w:p w:rsidR="002F40DA" w:rsidRDefault="002F40DA" w:rsidP="002F40DA">
      <w:pPr>
        <w:pStyle w:val="Example"/>
      </w:pPr>
      <w:r>
        <w:t>3|Patient ID (Internal ID)</w:t>
      </w:r>
    </w:p>
    <w:p w:rsidR="002F40DA" w:rsidRDefault="002F40DA" w:rsidP="002F40DA">
      <w:pPr>
        <w:pStyle w:val="Example"/>
      </w:pPr>
      <w:r>
        <w:t>4|Alternate Patient ID</w:t>
      </w:r>
    </w:p>
    <w:p w:rsidR="002F40DA" w:rsidRDefault="002F40DA" w:rsidP="002F40DA">
      <w:pPr>
        <w:pStyle w:val="Example"/>
      </w:pPr>
      <w:r>
        <w:t>5|Patient Name</w:t>
      </w:r>
    </w:p>
    <w:p w:rsidR="002F40DA" w:rsidRDefault="002F40DA" w:rsidP="002F40DA">
      <w:pPr>
        <w:pStyle w:val="Example"/>
      </w:pPr>
      <w:r>
        <w:t>6|Mother's Maiden Name</w:t>
      </w:r>
    </w:p>
    <w:p w:rsidR="002F40DA" w:rsidRDefault="002F40DA" w:rsidP="002F40DA">
      <w:pPr>
        <w:pStyle w:val="Example"/>
      </w:pPr>
      <w:r>
        <w:t>7|Date of Birth</w:t>
      </w:r>
    </w:p>
    <w:p w:rsidR="002F40DA" w:rsidRDefault="002F40DA" w:rsidP="002F40DA">
      <w:pPr>
        <w:pStyle w:val="Example"/>
      </w:pPr>
      <w:r>
        <w:t>8|Sex</w:t>
      </w:r>
    </w:p>
    <w:p w:rsidR="002F40DA" w:rsidRDefault="002F40DA" w:rsidP="002F40DA">
      <w:pPr>
        <w:pStyle w:val="Example"/>
      </w:pPr>
      <w:r>
        <w:t>9|Patient Alias</w:t>
      </w:r>
    </w:p>
    <w:p w:rsidR="002F40DA" w:rsidRDefault="002F40DA" w:rsidP="002F40DA">
      <w:pPr>
        <w:pStyle w:val="Example"/>
      </w:pPr>
      <w:r>
        <w:t>10|Race</w:t>
      </w:r>
    </w:p>
    <w:p w:rsidR="002F40DA" w:rsidRDefault="002F40DA" w:rsidP="002F40DA">
      <w:pPr>
        <w:pStyle w:val="Example"/>
      </w:pPr>
      <w:r>
        <w:t>11|Patient Address</w:t>
      </w:r>
    </w:p>
    <w:p w:rsidR="002F40DA" w:rsidRDefault="002F40DA" w:rsidP="002F40DA">
      <w:pPr>
        <w:pStyle w:val="Example"/>
      </w:pPr>
      <w:r>
        <w:t>12|Country Code</w:t>
      </w:r>
    </w:p>
    <w:p w:rsidR="002F40DA" w:rsidRDefault="002F40DA" w:rsidP="002F40DA">
      <w:pPr>
        <w:pStyle w:val="Example"/>
      </w:pPr>
      <w:r>
        <w:t>13|Phone Number - Home</w:t>
      </w:r>
    </w:p>
    <w:p w:rsidR="002F40DA" w:rsidRDefault="002F40DA" w:rsidP="002F40DA">
      <w:pPr>
        <w:pStyle w:val="Example"/>
      </w:pPr>
      <w:r>
        <w:t>14|Phone Number - Business</w:t>
      </w:r>
    </w:p>
    <w:p w:rsidR="002F40DA" w:rsidRDefault="002F40DA" w:rsidP="002F40DA">
      <w:pPr>
        <w:pStyle w:val="Example"/>
      </w:pPr>
      <w:r>
        <w:t>15|Language - Patient</w:t>
      </w:r>
    </w:p>
    <w:p w:rsidR="002F40DA" w:rsidRDefault="002F40DA" w:rsidP="002F40DA">
      <w:pPr>
        <w:pStyle w:val="Example"/>
      </w:pPr>
      <w:r>
        <w:t>16|Marital Status</w:t>
      </w:r>
    </w:p>
    <w:p w:rsidR="002F40DA" w:rsidRDefault="002F40DA" w:rsidP="002F40DA">
      <w:pPr>
        <w:pStyle w:val="Example"/>
      </w:pPr>
      <w:r>
        <w:t>17|Religion</w:t>
      </w:r>
    </w:p>
    <w:p w:rsidR="002F40DA" w:rsidRDefault="002F40DA" w:rsidP="002F40DA">
      <w:pPr>
        <w:pStyle w:val="Example"/>
      </w:pPr>
      <w:r>
        <w:t>18|Patient Account Number</w:t>
      </w:r>
    </w:p>
    <w:p w:rsidR="002F40DA" w:rsidRDefault="002F40DA" w:rsidP="002F40DA">
      <w:pPr>
        <w:pStyle w:val="Example"/>
      </w:pPr>
      <w:r>
        <w:t>19|SSN Number - Patient</w:t>
      </w:r>
    </w:p>
    <w:p w:rsidR="002F40DA" w:rsidRDefault="002F40DA" w:rsidP="002F40DA">
      <w:pPr>
        <w:pStyle w:val="Example"/>
      </w:pPr>
      <w:r>
        <w:lastRenderedPageBreak/>
        <w:t xml:space="preserve">20|Driver's </w:t>
      </w:r>
      <w:proofErr w:type="spellStart"/>
      <w:r>
        <w:t>Lic</w:t>
      </w:r>
      <w:proofErr w:type="spellEnd"/>
      <w:r>
        <w:t xml:space="preserve"> </w:t>
      </w:r>
      <w:proofErr w:type="spellStart"/>
      <w:r>
        <w:t>Num</w:t>
      </w:r>
      <w:proofErr w:type="spellEnd"/>
      <w:r>
        <w:t xml:space="preserve"> - Patient</w:t>
      </w:r>
    </w:p>
    <w:p w:rsidR="002F40DA" w:rsidRDefault="002F40DA" w:rsidP="002F40DA">
      <w:pPr>
        <w:pStyle w:val="Example"/>
      </w:pPr>
      <w:r>
        <w:t>21|Mother's Identifier</w:t>
      </w:r>
    </w:p>
    <w:p w:rsidR="002F40DA" w:rsidRDefault="002F40DA" w:rsidP="002F40DA">
      <w:pPr>
        <w:pStyle w:val="Example"/>
      </w:pPr>
      <w:r>
        <w:t>22|Ethnic Group</w:t>
      </w:r>
    </w:p>
    <w:p w:rsidR="002F40DA" w:rsidRDefault="002F40DA" w:rsidP="002F40DA">
      <w:r>
        <w:t>The data from this file is stored in MUMPS in the following structure:</w:t>
      </w:r>
    </w:p>
    <w:p w:rsidR="002F40DA" w:rsidRDefault="002F40DA" w:rsidP="002F40DA"/>
    <w:p w:rsidR="002F40DA" w:rsidRDefault="002F40DA" w:rsidP="002F40DA">
      <w:pPr>
        <w:rPr>
          <w:rFonts w:ascii="Courier New" w:hAnsi="Courier New"/>
          <w:sz w:val="20"/>
          <w:szCs w:val="20"/>
        </w:rPr>
      </w:pPr>
      <w:r>
        <w:rPr>
          <w:rFonts w:ascii="Courier New" w:hAnsi="Courier New"/>
          <w:sz w:val="20"/>
          <w:szCs w:val="20"/>
        </w:rPr>
        <w:t>^MAGDICOM(“HL7”,d0,0) = segment ^ name of segment</w:t>
      </w:r>
    </w:p>
    <w:p w:rsidR="002F40DA" w:rsidRDefault="002F40DA" w:rsidP="002F40DA">
      <w:pPr>
        <w:rPr>
          <w:rFonts w:ascii="Courier New" w:hAnsi="Courier New"/>
          <w:sz w:val="20"/>
          <w:szCs w:val="20"/>
        </w:rPr>
      </w:pPr>
      <w:r>
        <w:rPr>
          <w:rFonts w:ascii="Courier New" w:hAnsi="Courier New"/>
          <w:sz w:val="20"/>
          <w:szCs w:val="20"/>
        </w:rPr>
        <w:t>^MAGDICOM(“HL7”,d0,1,d1,0) = name of element</w:t>
      </w:r>
    </w:p>
    <w:p w:rsidR="002F40DA" w:rsidRDefault="002F40DA" w:rsidP="002F40DA">
      <w:pPr>
        <w:rPr>
          <w:rFonts w:ascii="Courier New" w:hAnsi="Courier New"/>
          <w:sz w:val="20"/>
          <w:szCs w:val="20"/>
        </w:rPr>
      </w:pPr>
      <w:r>
        <w:rPr>
          <w:rFonts w:ascii="Courier New" w:hAnsi="Courier New"/>
          <w:sz w:val="20"/>
          <w:szCs w:val="20"/>
        </w:rPr>
        <w:t>^MAGDICOM(“HL7”,“B”,segment,d0) = “”</w:t>
      </w:r>
    </w:p>
    <w:p w:rsidR="002F40DA" w:rsidRDefault="002F40DA" w:rsidP="002F40DA"/>
    <w:p w:rsidR="000F1D28" w:rsidRDefault="002F40DA" w:rsidP="00FE3F2B">
      <w:pPr>
        <w:pStyle w:val="Heading3"/>
        <w:numPr>
          <w:ilvl w:val="0"/>
          <w:numId w:val="0"/>
        </w:numPr>
      </w:pPr>
      <w:bookmarkStart w:id="1742" w:name="_Toc474731225"/>
      <w:bookmarkStart w:id="1743" w:name="_Toc89057580"/>
      <w:bookmarkStart w:id="1744" w:name="_Toc356301073"/>
      <w:r>
        <w:t xml:space="preserve">B.3.3  </w:t>
      </w:r>
      <w:r w:rsidR="006D6A3B">
        <w:t>CT_PARAM.DIC</w:t>
      </w:r>
      <w:bookmarkEnd w:id="1744"/>
    </w:p>
    <w:p w:rsidR="006D6A3B" w:rsidRDefault="006D6A3B" w:rsidP="006D6A3B">
      <w:r>
        <w:t xml:space="preserve">The file </w:t>
      </w:r>
      <w:r>
        <w:rPr>
          <w:b/>
        </w:rPr>
        <w:t>CT_PARAM.DIC</w:t>
      </w:r>
      <w:r w:rsidR="00B00523">
        <w:fldChar w:fldCharType="begin"/>
      </w:r>
      <w:r>
        <w:instrText xml:space="preserve"> XE "CT_PARAM.DIC" </w:instrText>
      </w:r>
      <w:r w:rsidR="00B00523">
        <w:fldChar w:fldCharType="end"/>
      </w:r>
      <w:r>
        <w:t xml:space="preserve"> contains the definitions of historical CT parameters used by VA sites that are supported by the VistA Imaging DICOM Gateway. The primary purpose of this file is for CT images processed before installation of Imaging Patch 30</w:t>
      </w:r>
      <w:r w:rsidR="007C78ED">
        <w:t xml:space="preserve">. </w:t>
      </w:r>
      <w:r>
        <w:t>(In images processed after the installation of Patch 30, image processing rules are saved into the image’s .txt file, and the CT_PARAM.DIC file is not used.)</w:t>
      </w:r>
    </w:p>
    <w:p w:rsidR="006D6A3B" w:rsidRDefault="006D6A3B" w:rsidP="006D6A3B"/>
    <w:p w:rsidR="006D6A3B" w:rsidRDefault="006D6A3B" w:rsidP="006D6A3B">
      <w:r>
        <w:t xml:space="preserve">There is one type of record in </w:t>
      </w:r>
      <w:r>
        <w:rPr>
          <w:b/>
        </w:rPr>
        <w:t>CT_PARAM.DIC</w:t>
      </w:r>
      <w:r>
        <w:t>.</w:t>
      </w:r>
    </w:p>
    <w:tbl>
      <w:tblPr>
        <w:tblW w:w="0" w:type="auto"/>
        <w:tblInd w:w="108" w:type="dxa"/>
        <w:tblLook w:val="0000" w:firstRow="0" w:lastRow="0" w:firstColumn="0" w:lastColumn="0" w:noHBand="0" w:noVBand="0"/>
      </w:tblPr>
      <w:tblGrid>
        <w:gridCol w:w="2596"/>
        <w:gridCol w:w="6152"/>
      </w:tblGrid>
      <w:tr w:rsidR="006D6A3B">
        <w:tc>
          <w:tcPr>
            <w:tcW w:w="2596" w:type="dxa"/>
          </w:tcPr>
          <w:p w:rsidR="006D6A3B" w:rsidRDefault="006D6A3B" w:rsidP="00000AF8">
            <w:pPr>
              <w:pStyle w:val="FormatField"/>
              <w:spacing w:before="120" w:after="120"/>
              <w:ind w:left="0" w:firstLine="0"/>
            </w:pPr>
            <w:r>
              <w:sym w:font="Symbol" w:char="F0B7"/>
            </w:r>
            <w:r>
              <w:t xml:space="preserve"> Application Record:</w:t>
            </w:r>
          </w:p>
        </w:tc>
        <w:tc>
          <w:tcPr>
            <w:tcW w:w="6152" w:type="dxa"/>
          </w:tcPr>
          <w:p w:rsidR="006D6A3B" w:rsidRDefault="006D6A3B" w:rsidP="002D4D7B">
            <w:pPr>
              <w:pStyle w:val="FormatField"/>
              <w:spacing w:before="120" w:after="120"/>
              <w:ind w:left="0" w:firstLine="0"/>
            </w:pPr>
            <w:r>
              <w:t>&lt;Site Code&gt; | &lt;Manufacturer&gt;|&lt;Model&gt;|&lt;Latest Date Saved&gt;|&lt;Image Processing Rules&gt;</w:t>
            </w:r>
          </w:p>
        </w:tc>
      </w:tr>
      <w:tr w:rsidR="006D6A3B">
        <w:trPr>
          <w:cantSplit/>
        </w:trPr>
        <w:tc>
          <w:tcPr>
            <w:tcW w:w="8748" w:type="dxa"/>
            <w:gridSpan w:val="2"/>
          </w:tcPr>
          <w:p w:rsidR="006D6A3B" w:rsidRDefault="006D6A3B" w:rsidP="002D4D7B">
            <w:pPr>
              <w:pStyle w:val="FormatField"/>
              <w:spacing w:before="120" w:after="120"/>
              <w:ind w:left="0" w:firstLine="0"/>
            </w:pPr>
            <w:r>
              <w:t>The different fields in this record are defined below:</w:t>
            </w:r>
          </w:p>
        </w:tc>
      </w:tr>
      <w:tr w:rsidR="006D6A3B">
        <w:tc>
          <w:tcPr>
            <w:tcW w:w="2596" w:type="dxa"/>
          </w:tcPr>
          <w:p w:rsidR="006D6A3B" w:rsidRDefault="006D6A3B" w:rsidP="002D4D7B">
            <w:pPr>
              <w:pStyle w:val="FormatField"/>
              <w:spacing w:before="120" w:after="120"/>
              <w:ind w:left="0" w:firstLine="0"/>
            </w:pPr>
            <w:r>
              <w:t>&lt;Site Code&gt;</w:t>
            </w:r>
          </w:p>
        </w:tc>
        <w:tc>
          <w:tcPr>
            <w:tcW w:w="6152" w:type="dxa"/>
          </w:tcPr>
          <w:p w:rsidR="006D6A3B" w:rsidRDefault="006D6A3B" w:rsidP="002D4D7B">
            <w:pPr>
              <w:pStyle w:val="FormatField"/>
              <w:spacing w:before="120" w:after="120"/>
              <w:ind w:left="0" w:firstLine="0"/>
            </w:pPr>
            <w:r>
              <w:t>Also known as the Institution Code.</w:t>
            </w:r>
          </w:p>
        </w:tc>
      </w:tr>
      <w:tr w:rsidR="006D6A3B">
        <w:tc>
          <w:tcPr>
            <w:tcW w:w="2596" w:type="dxa"/>
          </w:tcPr>
          <w:p w:rsidR="006D6A3B" w:rsidRDefault="006D6A3B" w:rsidP="002D4D7B">
            <w:pPr>
              <w:pStyle w:val="FormatField"/>
              <w:spacing w:before="120" w:after="120"/>
              <w:ind w:left="0" w:firstLine="0"/>
            </w:pPr>
            <w:r>
              <w:t>&lt;Manufacturer&gt;</w:t>
            </w:r>
          </w:p>
        </w:tc>
        <w:tc>
          <w:tcPr>
            <w:tcW w:w="6152" w:type="dxa"/>
          </w:tcPr>
          <w:p w:rsidR="006D6A3B" w:rsidRDefault="006D6A3B" w:rsidP="002D4D7B">
            <w:pPr>
              <w:pStyle w:val="FormatField"/>
              <w:spacing w:before="120" w:after="120"/>
              <w:ind w:left="0" w:firstLine="0"/>
            </w:pPr>
            <w:r>
              <w:t>The manufacturer of the equipment producing the images; element (0008,0070).</w:t>
            </w:r>
          </w:p>
        </w:tc>
      </w:tr>
      <w:tr w:rsidR="006D6A3B">
        <w:tc>
          <w:tcPr>
            <w:tcW w:w="2596" w:type="dxa"/>
          </w:tcPr>
          <w:p w:rsidR="006D6A3B" w:rsidRDefault="006D6A3B" w:rsidP="002D4D7B">
            <w:pPr>
              <w:pStyle w:val="FormatField"/>
              <w:spacing w:before="120" w:after="120"/>
              <w:ind w:left="0" w:firstLine="0"/>
            </w:pPr>
            <w:r>
              <w:t>&lt;Model&gt;</w:t>
            </w:r>
          </w:p>
        </w:tc>
        <w:tc>
          <w:tcPr>
            <w:tcW w:w="6152" w:type="dxa"/>
          </w:tcPr>
          <w:p w:rsidR="006D6A3B" w:rsidRDefault="006D6A3B" w:rsidP="002D4D7B">
            <w:pPr>
              <w:pStyle w:val="FormatField"/>
              <w:spacing w:before="120" w:after="120"/>
              <w:ind w:left="0" w:firstLine="0"/>
            </w:pPr>
            <w:r>
              <w:t>The manufacturer’s model name for the equipment; element (0008,1090).</w:t>
            </w:r>
          </w:p>
        </w:tc>
      </w:tr>
      <w:tr w:rsidR="006D6A3B">
        <w:tc>
          <w:tcPr>
            <w:tcW w:w="2596" w:type="dxa"/>
          </w:tcPr>
          <w:p w:rsidR="006D6A3B" w:rsidRDefault="006D6A3B" w:rsidP="002D4D7B">
            <w:pPr>
              <w:pStyle w:val="FormatField"/>
              <w:spacing w:before="120" w:after="120"/>
              <w:ind w:left="0" w:firstLine="0"/>
            </w:pPr>
            <w:r>
              <w:t>&lt;Latest Date Saved&gt;</w:t>
            </w:r>
          </w:p>
        </w:tc>
        <w:tc>
          <w:tcPr>
            <w:tcW w:w="6152" w:type="dxa"/>
          </w:tcPr>
          <w:p w:rsidR="006D6A3B" w:rsidRDefault="006D6A3B" w:rsidP="002D4D7B">
            <w:pPr>
              <w:pStyle w:val="FormatField"/>
              <w:spacing w:before="120" w:after="120"/>
              <w:ind w:left="0" w:firstLine="0"/>
            </w:pPr>
            <w:r>
              <w:t xml:space="preserve">The last date this specific image processing rule was set or changed in </w:t>
            </w:r>
            <w:proofErr w:type="spellStart"/>
            <w:r>
              <w:t>Modality.dic</w:t>
            </w:r>
            <w:proofErr w:type="spellEnd"/>
            <w:r>
              <w:t>.</w:t>
            </w:r>
          </w:p>
        </w:tc>
      </w:tr>
      <w:tr w:rsidR="006D6A3B">
        <w:tc>
          <w:tcPr>
            <w:tcW w:w="2596" w:type="dxa"/>
          </w:tcPr>
          <w:p w:rsidR="006D6A3B" w:rsidRDefault="006D6A3B" w:rsidP="002D4D7B">
            <w:pPr>
              <w:pStyle w:val="FormatField"/>
              <w:spacing w:before="120" w:after="120"/>
              <w:ind w:left="0" w:firstLine="0"/>
            </w:pPr>
            <w:r>
              <w:t>&lt;Image Processing Rules&gt;</w:t>
            </w:r>
          </w:p>
        </w:tc>
        <w:tc>
          <w:tcPr>
            <w:tcW w:w="6152" w:type="dxa"/>
          </w:tcPr>
          <w:p w:rsidR="006D6A3B" w:rsidRDefault="006D6A3B" w:rsidP="002D4D7B">
            <w:pPr>
              <w:pStyle w:val="FormatField"/>
              <w:spacing w:before="120" w:after="120"/>
              <w:ind w:left="0" w:firstLine="0"/>
            </w:pPr>
            <w:r>
              <w:t xml:space="preserve">Control the conversion of the image from DICOM to </w:t>
            </w:r>
            <w:proofErr w:type="spellStart"/>
            <w:r>
              <w:t>Targa</w:t>
            </w:r>
            <w:proofErr w:type="spellEnd"/>
            <w:r>
              <w:t xml:space="preserve"> file format.</w:t>
            </w:r>
          </w:p>
        </w:tc>
      </w:tr>
    </w:tbl>
    <w:p w:rsidR="006D6A3B" w:rsidRDefault="006D6A3B" w:rsidP="006D6A3B">
      <w:pPr>
        <w:pStyle w:val="FormatField"/>
        <w:ind w:left="0" w:firstLine="0"/>
      </w:pPr>
    </w:p>
    <w:p w:rsidR="006D6A3B" w:rsidRDefault="006D6A3B" w:rsidP="006D6A3B">
      <w:r>
        <w:t>Example of entries in CT_PARAM.DIC:</w:t>
      </w:r>
    </w:p>
    <w:p w:rsidR="006D6A3B" w:rsidRDefault="006D6A3B" w:rsidP="006D6A3B"/>
    <w:p w:rsidR="006D6A3B" w:rsidRDefault="006D6A3B" w:rsidP="006D6A3B">
      <w:pPr>
        <w:pStyle w:val="Example"/>
      </w:pPr>
      <w:r>
        <w:t>442|TOSHIBA|AQUILION|9-Jun-2006|b12 a2048 f0 c4095</w:t>
      </w:r>
    </w:p>
    <w:p w:rsidR="006D6A3B" w:rsidRDefault="006D6A3B" w:rsidP="006D6A3B">
      <w:pPr>
        <w:pStyle w:val="Example"/>
      </w:pPr>
      <w:r>
        <w:t>442|TOSHIBA|ASTEION|25-Feb-2005|b12</w:t>
      </w:r>
    </w:p>
    <w:p w:rsidR="006D6A3B" w:rsidRDefault="006D6A3B" w:rsidP="006D6A3B">
      <w:pPr>
        <w:pStyle w:val="Example"/>
      </w:pPr>
      <w:r>
        <w:t>442|PHILIPS|BRILLIANCE16|14-Jul-2006|</w:t>
      </w:r>
    </w:p>
    <w:p w:rsidR="006D6A3B" w:rsidRDefault="006D6A3B" w:rsidP="006D6A3B">
      <w:pPr>
        <w:pStyle w:val="Example"/>
      </w:pPr>
      <w:r>
        <w:t>442|GE MEDICAL SYSTEMS|HISPEED|4-May-2004|b12 a1000 f0 c4095</w:t>
      </w:r>
    </w:p>
    <w:p w:rsidR="006D6A3B" w:rsidRDefault="006D6A3B" w:rsidP="006D6A3B">
      <w:pPr>
        <w:pStyle w:val="Example"/>
      </w:pPr>
      <w:r>
        <w:t>442|GE MEDICAL SYSTEMS|HISPEED CT/I|9-Jun-2006|b12 f0</w:t>
      </w:r>
    </w:p>
    <w:p w:rsidR="006D6A3B" w:rsidRDefault="006D6A3B" w:rsidP="006D6A3B">
      <w:pPr>
        <w:pStyle w:val="Example"/>
      </w:pPr>
      <w:r>
        <w:t>442|GE MEDICAL SYSTEMS|LIGHTSPEED16|9-Jun-2006|b12 f0 c4095</w:t>
      </w:r>
    </w:p>
    <w:p w:rsidR="006D6A3B" w:rsidRDefault="006D6A3B" w:rsidP="006D6A3B">
      <w:pPr>
        <w:pStyle w:val="Example"/>
      </w:pPr>
      <w:r>
        <w:t>442|PHILIPS|MX8000|9-Jun-2006|b12</w:t>
      </w:r>
    </w:p>
    <w:p w:rsidR="006D6A3B" w:rsidRDefault="006D6A3B" w:rsidP="006D6A3B">
      <w:pPr>
        <w:pStyle w:val="Example"/>
      </w:pPr>
      <w:r>
        <w:t>442|PHILIPS|MX8000 IDT 16|9-Jun-2006|b12 f0 c4095</w:t>
      </w:r>
    </w:p>
    <w:p w:rsidR="000F1D28" w:rsidRPr="000F1D28" w:rsidRDefault="006D6A3B" w:rsidP="006D6A3B">
      <w:pPr>
        <w:pStyle w:val="Example"/>
      </w:pPr>
      <w:r>
        <w:t>442|PICKER INTERNATIONAL, INC.|PQ5000|9-Jun-2006|b12 a1000 f0 c4095</w:t>
      </w:r>
    </w:p>
    <w:p w:rsidR="002F40DA" w:rsidRDefault="00824D34" w:rsidP="00FE3F2B">
      <w:pPr>
        <w:pStyle w:val="Heading3"/>
        <w:numPr>
          <w:ilvl w:val="0"/>
          <w:numId w:val="0"/>
        </w:numPr>
      </w:pPr>
      <w:bookmarkStart w:id="1745" w:name="_Toc356301074"/>
      <w:r>
        <w:lastRenderedPageBreak/>
        <w:t xml:space="preserve">B.3.4  </w:t>
      </w:r>
      <w:proofErr w:type="spellStart"/>
      <w:r w:rsidR="002F40DA">
        <w:t>SCP_List.DIC</w:t>
      </w:r>
      <w:bookmarkEnd w:id="1742"/>
      <w:bookmarkEnd w:id="1743"/>
      <w:bookmarkEnd w:id="1745"/>
      <w:proofErr w:type="spellEnd"/>
    </w:p>
    <w:p w:rsidR="002F40DA" w:rsidRDefault="002F40DA" w:rsidP="002F40DA">
      <w:r>
        <w:t xml:space="preserve">The file </w:t>
      </w:r>
      <w:proofErr w:type="spellStart"/>
      <w:r>
        <w:rPr>
          <w:b/>
        </w:rPr>
        <w:t>SCP_List.DIC</w:t>
      </w:r>
      <w:proofErr w:type="spellEnd"/>
      <w:r w:rsidR="00B00523">
        <w:fldChar w:fldCharType="begin"/>
      </w:r>
      <w:r>
        <w:instrText xml:space="preserve"> XE "SCP_LIST.DIC" </w:instrText>
      </w:r>
      <w:r w:rsidR="00B00523">
        <w:fldChar w:fldCharType="end"/>
      </w:r>
      <w:r>
        <w:t xml:space="preserve"> contains the definitions of the applications that are supported by the VistA Imaging DICOM Gateway operating in the role of a </w:t>
      </w:r>
      <w:r>
        <w:rPr>
          <w:b/>
        </w:rPr>
        <w:t>S</w:t>
      </w:r>
      <w:r>
        <w:t xml:space="preserve">ervice </w:t>
      </w:r>
      <w:r>
        <w:rPr>
          <w:b/>
        </w:rPr>
        <w:t>C</w:t>
      </w:r>
      <w:r>
        <w:t xml:space="preserve">lass </w:t>
      </w:r>
      <w:r>
        <w:rPr>
          <w:b/>
        </w:rPr>
        <w:t>P</w:t>
      </w:r>
      <w:r>
        <w:t xml:space="preserve">rovider (SCP). As part of the installation process, this file is read by routine </w:t>
      </w:r>
      <w:r>
        <w:rPr>
          <w:b/>
        </w:rPr>
        <w:t>^MAGDMB9</w:t>
      </w:r>
      <w:r>
        <w:t xml:space="preserve"> and is used to construct the </w:t>
      </w:r>
      <w:proofErr w:type="spellStart"/>
      <w:r>
        <w:t>FileMan</w:t>
      </w:r>
      <w:proofErr w:type="spellEnd"/>
      <w:r>
        <w:t xml:space="preserve"> table </w:t>
      </w:r>
      <w:r>
        <w:rPr>
          <w:b/>
        </w:rPr>
        <w:t>Provider Application List</w:t>
      </w:r>
      <w:r>
        <w:t xml:space="preserve"> (File 2006.586, stored in </w:t>
      </w:r>
      <w:r>
        <w:rPr>
          <w:rFonts w:ascii="Courier New" w:hAnsi="Courier New"/>
          <w:b/>
        </w:rPr>
        <w:t>^MAGDICOM(2006.586,…)</w:t>
      </w:r>
      <w:r>
        <w:t>).</w:t>
      </w:r>
    </w:p>
    <w:p w:rsidR="002F40DA" w:rsidRDefault="002F40DA" w:rsidP="002F40DA"/>
    <w:p w:rsidR="002F40DA" w:rsidRDefault="002F40DA" w:rsidP="002F40DA">
      <w:r>
        <w:t xml:space="preserve">There are three kinds of records in the file </w:t>
      </w:r>
      <w:proofErr w:type="spellStart"/>
      <w:r>
        <w:rPr>
          <w:b/>
        </w:rPr>
        <w:t>SCP_List.DIC</w:t>
      </w:r>
      <w:proofErr w:type="spellEnd"/>
      <w:r w:rsidR="007C78ED">
        <w:t xml:space="preserve">. </w:t>
      </w:r>
      <w:r>
        <w:t xml:space="preserve">The first is the “application” record, which identifies the name of the </w:t>
      </w:r>
      <w:smartTag w:uri="urn:schemas-microsoft-com:office:smarttags" w:element="place">
        <w:r>
          <w:t>VistA</w:t>
        </w:r>
      </w:smartTag>
      <w:r>
        <w:t xml:space="preserve"> service class provider. Following the application record are one or more “service” records defining the services that may be utilized</w:t>
      </w:r>
      <w:r w:rsidR="007C78ED">
        <w:t xml:space="preserve">. </w:t>
      </w:r>
      <w:r>
        <w:t>Following a “service” record, there is at least one “transfer syntax” record, defining how information may be exchanged.</w:t>
      </w:r>
    </w:p>
    <w:p w:rsidR="002F40DA" w:rsidRDefault="002F40DA" w:rsidP="002F40DA"/>
    <w:tbl>
      <w:tblPr>
        <w:tblW w:w="0" w:type="auto"/>
        <w:tblInd w:w="108" w:type="dxa"/>
        <w:tblLook w:val="0000" w:firstRow="0" w:lastRow="0" w:firstColumn="0" w:lastColumn="0" w:noHBand="0" w:noVBand="0"/>
      </w:tblPr>
      <w:tblGrid>
        <w:gridCol w:w="2610"/>
        <w:gridCol w:w="6210"/>
      </w:tblGrid>
      <w:tr w:rsidR="002F40DA">
        <w:tc>
          <w:tcPr>
            <w:tcW w:w="2610" w:type="dxa"/>
          </w:tcPr>
          <w:p w:rsidR="002F40DA" w:rsidRDefault="002F40DA" w:rsidP="00011B09">
            <w:pPr>
              <w:pStyle w:val="FormatField"/>
              <w:spacing w:before="120" w:after="120"/>
              <w:ind w:left="0" w:firstLine="0"/>
            </w:pPr>
            <w:r>
              <w:sym w:font="Symbol" w:char="F0B7"/>
            </w:r>
            <w:r>
              <w:t xml:space="preserve"> Application Record:</w:t>
            </w:r>
          </w:p>
        </w:tc>
        <w:tc>
          <w:tcPr>
            <w:tcW w:w="6210" w:type="dxa"/>
          </w:tcPr>
          <w:p w:rsidR="002F40DA" w:rsidRDefault="002F40DA" w:rsidP="00011B09">
            <w:pPr>
              <w:pStyle w:val="FormatField"/>
              <w:spacing w:before="120" w:after="120"/>
              <w:ind w:left="0" w:firstLine="0"/>
            </w:pPr>
            <w:r>
              <w:t>&lt;called AE title&gt; | &lt;application name&gt;</w:t>
            </w:r>
          </w:p>
        </w:tc>
      </w:tr>
      <w:tr w:rsidR="002F40DA">
        <w:tc>
          <w:tcPr>
            <w:tcW w:w="2610" w:type="dxa"/>
          </w:tcPr>
          <w:p w:rsidR="002F40DA" w:rsidRDefault="002F40DA" w:rsidP="00011B09">
            <w:pPr>
              <w:pStyle w:val="FormatField"/>
              <w:spacing w:before="120" w:after="120"/>
              <w:ind w:left="0" w:firstLine="0"/>
            </w:pPr>
            <w:r>
              <w:sym w:font="Symbol" w:char="F0B7"/>
            </w:r>
            <w:r>
              <w:t xml:space="preserve"> Service Record:</w:t>
            </w:r>
            <w:r>
              <w:tab/>
            </w:r>
          </w:p>
        </w:tc>
        <w:tc>
          <w:tcPr>
            <w:tcW w:w="6210" w:type="dxa"/>
          </w:tcPr>
          <w:p w:rsidR="002F40DA" w:rsidRDefault="002F40DA" w:rsidP="00011B09">
            <w:pPr>
              <w:pStyle w:val="FormatField"/>
              <w:spacing w:before="120" w:after="120"/>
              <w:ind w:left="0" w:firstLine="0"/>
            </w:pPr>
            <w:r>
              <w:t>| &lt;SOP Class&gt;</w:t>
            </w:r>
          </w:p>
        </w:tc>
      </w:tr>
      <w:tr w:rsidR="002F40DA">
        <w:tc>
          <w:tcPr>
            <w:tcW w:w="2610" w:type="dxa"/>
          </w:tcPr>
          <w:p w:rsidR="002F40DA" w:rsidRDefault="002F40DA" w:rsidP="00011B09">
            <w:pPr>
              <w:pStyle w:val="FormatField"/>
              <w:spacing w:before="120" w:after="120"/>
              <w:ind w:left="0" w:firstLine="0"/>
            </w:pPr>
            <w:r>
              <w:sym w:font="Symbol" w:char="F0B7"/>
            </w:r>
            <w:r>
              <w:t xml:space="preserve"> Transfer Syntax Record:</w:t>
            </w:r>
          </w:p>
        </w:tc>
        <w:tc>
          <w:tcPr>
            <w:tcW w:w="6210" w:type="dxa"/>
          </w:tcPr>
          <w:p w:rsidR="002F40DA" w:rsidRDefault="002F40DA" w:rsidP="00011B09">
            <w:pPr>
              <w:pStyle w:val="FormatField"/>
              <w:spacing w:before="120" w:after="120"/>
              <w:ind w:left="0" w:firstLine="0"/>
            </w:pPr>
            <w:r>
              <w:t>| | &lt;syntax&gt;</w:t>
            </w:r>
          </w:p>
        </w:tc>
      </w:tr>
      <w:tr w:rsidR="002F40DA">
        <w:trPr>
          <w:cantSplit/>
        </w:trPr>
        <w:tc>
          <w:tcPr>
            <w:tcW w:w="8820" w:type="dxa"/>
            <w:gridSpan w:val="2"/>
          </w:tcPr>
          <w:p w:rsidR="002F40DA" w:rsidRDefault="002F40DA" w:rsidP="00011B09">
            <w:pPr>
              <w:pStyle w:val="FormatField"/>
              <w:spacing w:before="120" w:after="120"/>
              <w:ind w:left="0" w:firstLine="0"/>
            </w:pPr>
            <w:r>
              <w:t>The different fields are defined below:</w:t>
            </w:r>
          </w:p>
        </w:tc>
      </w:tr>
      <w:tr w:rsidR="002F40DA">
        <w:tc>
          <w:tcPr>
            <w:tcW w:w="2610" w:type="dxa"/>
          </w:tcPr>
          <w:p w:rsidR="002F40DA" w:rsidRDefault="002F40DA" w:rsidP="00011B09">
            <w:pPr>
              <w:pStyle w:val="FormatField"/>
              <w:spacing w:before="120" w:after="120"/>
              <w:ind w:left="0" w:firstLine="0"/>
            </w:pPr>
            <w:r>
              <w:t>&lt;called AE title&gt;</w:t>
            </w:r>
          </w:p>
        </w:tc>
        <w:tc>
          <w:tcPr>
            <w:tcW w:w="6210" w:type="dxa"/>
          </w:tcPr>
          <w:p w:rsidR="002F40DA" w:rsidRDefault="002F40DA" w:rsidP="00011B09">
            <w:pPr>
              <w:pStyle w:val="FormatField"/>
              <w:spacing w:before="120" w:after="120"/>
              <w:ind w:left="0" w:firstLine="0"/>
            </w:pPr>
            <w:r>
              <w:t xml:space="preserve">The title of the called </w:t>
            </w:r>
            <w:smartTag w:uri="urn:schemas-microsoft-com:office:smarttags" w:element="place">
              <w:r>
                <w:t>VistA</w:t>
              </w:r>
            </w:smartTag>
            <w:r>
              <w:t xml:space="preserve"> provider (SCP) application entity.</w:t>
            </w:r>
          </w:p>
        </w:tc>
      </w:tr>
      <w:tr w:rsidR="002F40DA">
        <w:tc>
          <w:tcPr>
            <w:tcW w:w="2610" w:type="dxa"/>
          </w:tcPr>
          <w:p w:rsidR="002F40DA" w:rsidRDefault="002F40DA" w:rsidP="00011B09">
            <w:pPr>
              <w:pStyle w:val="FormatField"/>
              <w:spacing w:before="120" w:after="120"/>
              <w:ind w:left="0" w:firstLine="0"/>
            </w:pPr>
            <w:r>
              <w:t>&lt;application name&gt;</w:t>
            </w:r>
          </w:p>
        </w:tc>
        <w:tc>
          <w:tcPr>
            <w:tcW w:w="6210" w:type="dxa"/>
          </w:tcPr>
          <w:p w:rsidR="002F40DA" w:rsidRDefault="002F40DA" w:rsidP="00011B09">
            <w:pPr>
              <w:pStyle w:val="FormatField"/>
              <w:spacing w:before="120" w:after="120"/>
              <w:ind w:left="0" w:firstLine="0"/>
            </w:pPr>
            <w:r>
              <w:t xml:space="preserve">The name that </w:t>
            </w:r>
            <w:smartTag w:uri="urn:schemas-microsoft-com:office:smarttags" w:element="place">
              <w:r>
                <w:t>VistA</w:t>
              </w:r>
            </w:smartTag>
            <w:r>
              <w:t xml:space="preserve"> uses to refer to the DICOM application.</w:t>
            </w:r>
          </w:p>
        </w:tc>
      </w:tr>
      <w:tr w:rsidR="002F40DA">
        <w:tc>
          <w:tcPr>
            <w:tcW w:w="2610" w:type="dxa"/>
          </w:tcPr>
          <w:p w:rsidR="002F40DA" w:rsidRDefault="002F40DA" w:rsidP="00011B09">
            <w:pPr>
              <w:pStyle w:val="FormatField"/>
              <w:spacing w:before="120" w:after="120"/>
              <w:ind w:left="0" w:firstLine="0"/>
            </w:pPr>
            <w:r>
              <w:t>&lt;SOP Class&gt;</w:t>
            </w:r>
          </w:p>
        </w:tc>
        <w:tc>
          <w:tcPr>
            <w:tcW w:w="6210" w:type="dxa"/>
          </w:tcPr>
          <w:p w:rsidR="002F40DA" w:rsidRDefault="002F40DA" w:rsidP="00011B09">
            <w:pPr>
              <w:pStyle w:val="FormatField"/>
              <w:spacing w:before="120" w:after="120"/>
              <w:ind w:left="0" w:firstLine="0"/>
            </w:pPr>
            <w:r>
              <w:t>The name of the DICOM service object pair (SOP).</w:t>
            </w:r>
          </w:p>
        </w:tc>
      </w:tr>
      <w:tr w:rsidR="002F40DA">
        <w:tc>
          <w:tcPr>
            <w:tcW w:w="2610" w:type="dxa"/>
          </w:tcPr>
          <w:p w:rsidR="002F40DA" w:rsidRDefault="002F40DA" w:rsidP="00011B09">
            <w:pPr>
              <w:pStyle w:val="FormatField"/>
              <w:spacing w:before="120" w:after="120"/>
              <w:ind w:left="0" w:firstLine="0"/>
            </w:pPr>
            <w:r>
              <w:t>&lt;syntax&gt;</w:t>
            </w:r>
          </w:p>
        </w:tc>
        <w:tc>
          <w:tcPr>
            <w:tcW w:w="6210" w:type="dxa"/>
          </w:tcPr>
          <w:p w:rsidR="002F40DA" w:rsidRDefault="002F40DA" w:rsidP="00011B09">
            <w:pPr>
              <w:pStyle w:val="FormatField"/>
              <w:spacing w:before="120" w:after="120"/>
              <w:ind w:left="0" w:firstLine="0"/>
            </w:pPr>
            <w:r>
              <w:t>is the name of a supported transfer syntax</w:t>
            </w:r>
          </w:p>
        </w:tc>
      </w:tr>
    </w:tbl>
    <w:p w:rsidR="002F40DA" w:rsidRDefault="002F40DA" w:rsidP="002F40DA">
      <w:pPr>
        <w:pStyle w:val="FormatField"/>
        <w:ind w:left="0" w:firstLine="0"/>
      </w:pPr>
    </w:p>
    <w:p w:rsidR="002F40DA" w:rsidRDefault="002F40DA" w:rsidP="002F40DA">
      <w:r>
        <w:t>Currently, there are three possible transfer syntaxes:</w:t>
      </w:r>
    </w:p>
    <w:p w:rsidR="002F40DA" w:rsidRDefault="002F40DA" w:rsidP="002F40DA"/>
    <w:p w:rsidR="002F40DA" w:rsidRDefault="002F40DA" w:rsidP="002F40DA">
      <w:pPr>
        <w:numPr>
          <w:ilvl w:val="0"/>
          <w:numId w:val="8"/>
        </w:numPr>
        <w:ind w:left="357" w:hanging="357"/>
      </w:pPr>
      <w:r>
        <w:t>Implicit VR, Little Endian</w:t>
      </w:r>
    </w:p>
    <w:p w:rsidR="002F40DA" w:rsidRDefault="002F40DA" w:rsidP="002F40DA">
      <w:pPr>
        <w:numPr>
          <w:ilvl w:val="0"/>
          <w:numId w:val="8"/>
        </w:numPr>
        <w:ind w:left="357" w:hanging="357"/>
      </w:pPr>
      <w:r>
        <w:t>Explicit VR, Little Endian</w:t>
      </w:r>
    </w:p>
    <w:p w:rsidR="002F40DA" w:rsidRDefault="002F40DA" w:rsidP="002F40DA">
      <w:pPr>
        <w:numPr>
          <w:ilvl w:val="0"/>
          <w:numId w:val="8"/>
        </w:numPr>
        <w:ind w:left="357" w:hanging="357"/>
      </w:pPr>
      <w:r>
        <w:t xml:space="preserve">JPEG Baseline (Process 1):Default </w:t>
      </w:r>
      <w:proofErr w:type="spellStart"/>
      <w:r>
        <w:t>Lossy</w:t>
      </w:r>
      <w:proofErr w:type="spellEnd"/>
      <w:r>
        <w:t xml:space="preserve"> JPEG 8 Bit Compression</w:t>
      </w:r>
    </w:p>
    <w:p w:rsidR="002F40DA" w:rsidRDefault="002F40DA" w:rsidP="002F40DA"/>
    <w:p w:rsidR="002F40DA" w:rsidRDefault="002F40DA" w:rsidP="002F40DA">
      <w:r>
        <w:br w:type="page"/>
      </w:r>
      <w:r>
        <w:lastRenderedPageBreak/>
        <w:t>Example of entries in SCP_LIST.DIC:</w:t>
      </w:r>
    </w:p>
    <w:p w:rsidR="002F40DA" w:rsidRDefault="002F40DA" w:rsidP="002F40DA"/>
    <w:p w:rsidR="002F40DA" w:rsidRDefault="002F40DA" w:rsidP="002F40DA">
      <w:pPr>
        <w:pStyle w:val="Example"/>
      </w:pPr>
      <w:r>
        <w:t xml:space="preserve"># </w:t>
      </w:r>
      <w:smartTag w:uri="urn:schemas-microsoft-com:office:smarttags" w:element="place">
        <w:r>
          <w:t>VistA</w:t>
        </w:r>
      </w:smartTag>
      <w:r>
        <w:t xml:space="preserve"> Service Class Providers</w:t>
      </w:r>
    </w:p>
    <w:p w:rsidR="002F40DA" w:rsidRDefault="002F40DA" w:rsidP="002F40DA">
      <w:pPr>
        <w:pStyle w:val="Example"/>
      </w:pPr>
      <w:r>
        <w:t># &lt;VistA Application Entity Title&gt; | &lt;application name&gt;</w:t>
      </w:r>
    </w:p>
    <w:p w:rsidR="002F40DA" w:rsidRDefault="002F40DA" w:rsidP="002F40DA">
      <w:pPr>
        <w:pStyle w:val="Example"/>
      </w:pPr>
      <w:r>
        <w:t># | &lt;supported SOP class&gt;</w:t>
      </w:r>
    </w:p>
    <w:p w:rsidR="002F40DA" w:rsidRDefault="002F40DA" w:rsidP="002F40DA">
      <w:pPr>
        <w:pStyle w:val="Example"/>
      </w:pPr>
      <w:r>
        <w:t>#</w:t>
      </w:r>
    </w:p>
    <w:p w:rsidR="002F40DA" w:rsidRDefault="002F40DA" w:rsidP="002F40DA">
      <w:pPr>
        <w:pStyle w:val="Example"/>
      </w:pPr>
      <w:proofErr w:type="spellStart"/>
      <w:r>
        <w:t>VISTA_WORKLIST|VistA</w:t>
      </w:r>
      <w:proofErr w:type="spellEnd"/>
      <w:r>
        <w:t xml:space="preserve"> Modality Worklist</w:t>
      </w:r>
    </w:p>
    <w:p w:rsidR="002F40DA" w:rsidRDefault="002F40DA" w:rsidP="002F40DA">
      <w:pPr>
        <w:pStyle w:val="Example"/>
      </w:pPr>
      <w:r>
        <w:t>|Verification SOP Class</w:t>
      </w:r>
    </w:p>
    <w:p w:rsidR="002F40DA" w:rsidRDefault="002F40DA" w:rsidP="002F40DA">
      <w:pPr>
        <w:pStyle w:val="Example"/>
      </w:pPr>
      <w:r>
        <w:t>||Implicit VR Little Endian</w:t>
      </w:r>
    </w:p>
    <w:p w:rsidR="002F40DA" w:rsidRDefault="002F40DA" w:rsidP="002F40DA">
      <w:pPr>
        <w:pStyle w:val="Example"/>
      </w:pPr>
      <w:r>
        <w:t>|Modality Worklist Information Model – FIND</w:t>
      </w:r>
    </w:p>
    <w:p w:rsidR="002F40DA" w:rsidRDefault="002F40DA" w:rsidP="002F40DA">
      <w:pPr>
        <w:pStyle w:val="Example"/>
      </w:pPr>
      <w:r>
        <w:t>||Implicit VR Little Endian</w:t>
      </w:r>
    </w:p>
    <w:p w:rsidR="002F40DA" w:rsidRDefault="002F40DA" w:rsidP="002F40DA">
      <w:pPr>
        <w:pStyle w:val="Example"/>
      </w:pPr>
      <w:r>
        <w:t>#</w:t>
      </w:r>
    </w:p>
    <w:p w:rsidR="002F40DA" w:rsidRDefault="002F40DA" w:rsidP="002F40DA">
      <w:pPr>
        <w:pStyle w:val="Example"/>
      </w:pPr>
      <w:proofErr w:type="spellStart"/>
      <w:r>
        <w:t>VISTA_STORAGE|VistA</w:t>
      </w:r>
      <w:proofErr w:type="spellEnd"/>
      <w:r>
        <w:t xml:space="preserve"> Storage</w:t>
      </w:r>
    </w:p>
    <w:p w:rsidR="002F40DA" w:rsidRDefault="002F40DA" w:rsidP="002F40DA">
      <w:pPr>
        <w:pStyle w:val="Example"/>
      </w:pPr>
      <w:r>
        <w:t>|Verification SOP Class</w:t>
      </w:r>
    </w:p>
    <w:p w:rsidR="002F40DA" w:rsidRDefault="002F40DA" w:rsidP="002F40DA">
      <w:pPr>
        <w:pStyle w:val="Example"/>
      </w:pPr>
      <w:r>
        <w:t>||Explicit VR Little Endian</w:t>
      </w:r>
    </w:p>
    <w:p w:rsidR="002F40DA" w:rsidRDefault="002F40DA" w:rsidP="002F40DA">
      <w:pPr>
        <w:pStyle w:val="Example"/>
      </w:pPr>
      <w:r>
        <w:t>||Implicit VR Little Endian</w:t>
      </w:r>
    </w:p>
    <w:p w:rsidR="002F40DA" w:rsidRDefault="002F40DA" w:rsidP="002F40DA">
      <w:pPr>
        <w:pStyle w:val="Example"/>
      </w:pPr>
      <w:r>
        <w:t>|Computed Radiography Image Storage</w:t>
      </w:r>
    </w:p>
    <w:p w:rsidR="002F40DA" w:rsidRDefault="002F40DA" w:rsidP="002F40DA">
      <w:pPr>
        <w:pStyle w:val="Example"/>
      </w:pPr>
      <w:r>
        <w:t>||Explicit VR Little Endian</w:t>
      </w:r>
    </w:p>
    <w:p w:rsidR="002F40DA" w:rsidRDefault="002F40DA" w:rsidP="002F40DA">
      <w:pPr>
        <w:pStyle w:val="Example"/>
      </w:pPr>
      <w:r>
        <w:t>||Implicit VR Little Endian</w:t>
      </w:r>
    </w:p>
    <w:p w:rsidR="002F40DA" w:rsidRDefault="002F40DA" w:rsidP="002F40DA">
      <w:pPr>
        <w:pStyle w:val="Example"/>
      </w:pPr>
      <w:r>
        <w:t>|CT Image Storage</w:t>
      </w:r>
    </w:p>
    <w:p w:rsidR="002F40DA" w:rsidRDefault="002F40DA" w:rsidP="002F40DA">
      <w:pPr>
        <w:pStyle w:val="Example"/>
      </w:pPr>
      <w:r>
        <w:t>||Explicit VR Little Endian</w:t>
      </w:r>
    </w:p>
    <w:p w:rsidR="002F40DA" w:rsidRDefault="002F40DA" w:rsidP="002F40DA">
      <w:pPr>
        <w:pStyle w:val="Example"/>
      </w:pPr>
      <w:r>
        <w:t>||Implicit VR Little Endian</w:t>
      </w:r>
    </w:p>
    <w:p w:rsidR="002F40DA" w:rsidRDefault="002F40DA" w:rsidP="002F40DA">
      <w:pPr>
        <w:pStyle w:val="Example"/>
      </w:pPr>
      <w:r>
        <w:t>|Ultrasound Multi-frame Image Storage (retired)</w:t>
      </w:r>
    </w:p>
    <w:p w:rsidR="002F40DA" w:rsidRDefault="002F40DA" w:rsidP="002F40DA">
      <w:pPr>
        <w:pStyle w:val="Example"/>
      </w:pPr>
      <w:r>
        <w:t>||Explicit VR Little Endian</w:t>
      </w:r>
    </w:p>
    <w:p w:rsidR="002F40DA" w:rsidRDefault="002F40DA" w:rsidP="002F40DA">
      <w:pPr>
        <w:pStyle w:val="Example"/>
      </w:pPr>
      <w:r>
        <w:t>||Implicit VR Little Endian</w:t>
      </w:r>
    </w:p>
    <w:p w:rsidR="002F40DA" w:rsidRDefault="002F40DA" w:rsidP="002F40DA"/>
    <w:p w:rsidR="002F40DA" w:rsidRDefault="002F40DA" w:rsidP="002F40DA">
      <w:r>
        <w:t>The data from this file is stored in MUMPS in the following structure:</w:t>
      </w:r>
    </w:p>
    <w:p w:rsidR="002F40DA" w:rsidRDefault="002F40DA" w:rsidP="002F40DA"/>
    <w:p w:rsidR="002F40DA" w:rsidRDefault="002F40DA" w:rsidP="002F40DA">
      <w:pPr>
        <w:rPr>
          <w:rFonts w:ascii="Courier New" w:hAnsi="Courier New"/>
          <w:sz w:val="20"/>
          <w:szCs w:val="20"/>
        </w:rPr>
      </w:pPr>
      <w:r>
        <w:rPr>
          <w:rFonts w:ascii="Courier New" w:hAnsi="Courier New"/>
          <w:sz w:val="20"/>
          <w:szCs w:val="20"/>
        </w:rPr>
        <w:t>^MAGDICOM(2006.586,d0,0) = AE Title ^ Application name</w:t>
      </w:r>
    </w:p>
    <w:p w:rsidR="002F40DA" w:rsidRDefault="002F40DA" w:rsidP="002F40DA">
      <w:pPr>
        <w:rPr>
          <w:rFonts w:ascii="Courier New" w:hAnsi="Courier New"/>
          <w:sz w:val="20"/>
          <w:szCs w:val="20"/>
        </w:rPr>
      </w:pPr>
      <w:r>
        <w:rPr>
          <w:rFonts w:ascii="Courier New" w:hAnsi="Courier New"/>
          <w:sz w:val="20"/>
          <w:szCs w:val="20"/>
        </w:rPr>
        <w:t>^MAGDICOM(2006.586,d0,1,d1,0) = SOP Class UID ^ SOP Class Name</w:t>
      </w:r>
    </w:p>
    <w:p w:rsidR="002F40DA" w:rsidRDefault="002F40DA" w:rsidP="002F40DA">
      <w:pPr>
        <w:rPr>
          <w:rFonts w:ascii="Courier New" w:hAnsi="Courier New"/>
          <w:sz w:val="20"/>
          <w:szCs w:val="20"/>
        </w:rPr>
      </w:pPr>
      <w:r>
        <w:rPr>
          <w:rFonts w:ascii="Courier New" w:hAnsi="Courier New"/>
          <w:sz w:val="20"/>
          <w:szCs w:val="20"/>
        </w:rPr>
        <w:t>^MAGDICOM(2006.586,d0,1,d1,1,d2,0)</w:t>
      </w:r>
    </w:p>
    <w:p w:rsidR="002F40DA" w:rsidRDefault="002F40DA" w:rsidP="002F40DA">
      <w:pPr>
        <w:jc w:val="right"/>
        <w:rPr>
          <w:rFonts w:ascii="Courier New" w:hAnsi="Courier New"/>
          <w:sz w:val="20"/>
          <w:szCs w:val="20"/>
        </w:rPr>
      </w:pPr>
      <w:r>
        <w:rPr>
          <w:rFonts w:ascii="Courier New" w:hAnsi="Courier New"/>
          <w:sz w:val="20"/>
          <w:szCs w:val="20"/>
        </w:rPr>
        <w:t>= Transfer Syntax UID ^ Transfer Syntax Name</w:t>
      </w:r>
    </w:p>
    <w:p w:rsidR="002F40DA" w:rsidRDefault="002F40DA" w:rsidP="002F40DA">
      <w:pPr>
        <w:rPr>
          <w:rFonts w:ascii="Courier New" w:hAnsi="Courier New"/>
          <w:sz w:val="20"/>
          <w:szCs w:val="20"/>
        </w:rPr>
      </w:pPr>
      <w:r>
        <w:rPr>
          <w:rFonts w:ascii="Courier New" w:hAnsi="Courier New"/>
          <w:sz w:val="20"/>
          <w:szCs w:val="20"/>
        </w:rPr>
        <w:t>^MAGDICOM(2006.586,“B”,AE Title,d0) = “”</w:t>
      </w:r>
    </w:p>
    <w:p w:rsidR="002F40DA" w:rsidRDefault="002F40DA" w:rsidP="002F40DA">
      <w:pPr>
        <w:rPr>
          <w:rFonts w:ascii="Courier New" w:hAnsi="Courier New"/>
          <w:sz w:val="20"/>
          <w:szCs w:val="20"/>
        </w:rPr>
      </w:pPr>
      <w:r>
        <w:rPr>
          <w:rFonts w:ascii="Courier New" w:hAnsi="Courier New"/>
          <w:sz w:val="20"/>
          <w:szCs w:val="20"/>
        </w:rPr>
        <w:t>^MAGDICOM(2006.586,d0,1,“B”,SOP Class UID,d1) = “”</w:t>
      </w:r>
    </w:p>
    <w:p w:rsidR="002F40DA" w:rsidRDefault="002F40DA" w:rsidP="002F40DA">
      <w:pPr>
        <w:rPr>
          <w:sz w:val="20"/>
          <w:szCs w:val="20"/>
        </w:rPr>
      </w:pPr>
      <w:r>
        <w:rPr>
          <w:rFonts w:ascii="Courier New" w:hAnsi="Courier New"/>
          <w:sz w:val="20"/>
          <w:szCs w:val="20"/>
        </w:rPr>
        <w:t>^MAGDICOM(2006.586,d0,1,d1,1,“B”,Transfer Syntax UID,d2) = “”</w:t>
      </w:r>
    </w:p>
    <w:p w:rsidR="002F40DA" w:rsidRDefault="002F40DA" w:rsidP="00FE3F2B">
      <w:pPr>
        <w:pStyle w:val="Heading3"/>
        <w:numPr>
          <w:ilvl w:val="0"/>
          <w:numId w:val="0"/>
        </w:numPr>
      </w:pPr>
      <w:bookmarkStart w:id="1746" w:name="_Toc474731226"/>
      <w:bookmarkStart w:id="1747" w:name="_Toc89057581"/>
      <w:bookmarkStart w:id="1748" w:name="_Toc356301075"/>
      <w:r>
        <w:t>B.3.</w:t>
      </w:r>
      <w:r w:rsidR="000F1D28">
        <w:t>5</w:t>
      </w:r>
      <w:r>
        <w:t xml:space="preserve">  </w:t>
      </w:r>
      <w:proofErr w:type="spellStart"/>
      <w:r>
        <w:t>Template.DIC</w:t>
      </w:r>
      <w:bookmarkEnd w:id="1746"/>
      <w:bookmarkEnd w:id="1747"/>
      <w:bookmarkEnd w:id="1748"/>
      <w:proofErr w:type="spellEnd"/>
    </w:p>
    <w:p w:rsidR="002F40DA" w:rsidRDefault="002F40DA" w:rsidP="002F40DA">
      <w:r>
        <w:t xml:space="preserve">The file </w:t>
      </w:r>
      <w:proofErr w:type="spellStart"/>
      <w:r>
        <w:rPr>
          <w:b/>
        </w:rPr>
        <w:t>Template.DIC</w:t>
      </w:r>
      <w:proofErr w:type="spellEnd"/>
      <w:r w:rsidR="00B00523">
        <w:fldChar w:fldCharType="begin"/>
      </w:r>
      <w:r>
        <w:instrText xml:space="preserve"> XE "TEMPLATE.DIC" </w:instrText>
      </w:r>
      <w:r w:rsidR="00B00523">
        <w:fldChar w:fldCharType="end"/>
      </w:r>
      <w:r>
        <w:t xml:space="preserve"> contains model definitions of the messages that are supported by the VistA Imaging DICOM Gateway</w:t>
      </w:r>
      <w:r w:rsidR="007C78ED">
        <w:t xml:space="preserve">. </w:t>
      </w:r>
      <w:r>
        <w:t xml:space="preserve">As part of the installation process, this file is read by routines </w:t>
      </w:r>
      <w:r>
        <w:rPr>
          <w:b/>
        </w:rPr>
        <w:t>^MAGDMB3</w:t>
      </w:r>
      <w:r>
        <w:t xml:space="preserve"> and </w:t>
      </w:r>
      <w:r>
        <w:rPr>
          <w:b/>
        </w:rPr>
        <w:t>^MAGDMFB4</w:t>
      </w:r>
      <w:r>
        <w:t xml:space="preserve"> and is used to construct the file </w:t>
      </w:r>
      <w:r>
        <w:rPr>
          <w:b/>
        </w:rPr>
        <w:t xml:space="preserve">F:\DICOM\ </w:t>
      </w:r>
      <w:proofErr w:type="spellStart"/>
      <w:r>
        <w:rPr>
          <w:b/>
        </w:rPr>
        <w:t>Dict</w:t>
      </w:r>
      <w:proofErr w:type="spellEnd"/>
      <w:r>
        <w:rPr>
          <w:b/>
        </w:rPr>
        <w:t>\</w:t>
      </w:r>
      <w:proofErr w:type="spellStart"/>
      <w:r>
        <w:rPr>
          <w:b/>
        </w:rPr>
        <w:t>Template.TMP</w:t>
      </w:r>
      <w:proofErr w:type="spellEnd"/>
      <w:r w:rsidR="00B00523">
        <w:fldChar w:fldCharType="begin"/>
      </w:r>
      <w:r>
        <w:instrText xml:space="preserve"> XE "TEMPLATE.TMP" </w:instrText>
      </w:r>
      <w:r w:rsidR="00B00523">
        <w:fldChar w:fldCharType="end"/>
      </w:r>
      <w:r>
        <w:t xml:space="preserve"> and the </w:t>
      </w:r>
      <w:proofErr w:type="spellStart"/>
      <w:r>
        <w:t>FileMan</w:t>
      </w:r>
      <w:proofErr w:type="spellEnd"/>
      <w:r>
        <w:t xml:space="preserve"> table </w:t>
      </w:r>
      <w:r>
        <w:rPr>
          <w:b/>
        </w:rPr>
        <w:t>DICOM Message Template Dictionary</w:t>
      </w:r>
      <w:r>
        <w:t xml:space="preserve"> (File 2006.52, stored in </w:t>
      </w:r>
      <w:r>
        <w:rPr>
          <w:rFonts w:ascii="Courier New" w:hAnsi="Courier New"/>
          <w:b/>
        </w:rPr>
        <w:t>^MAGDICOM(2006.52,…)</w:t>
      </w:r>
      <w:r>
        <w:t>).</w:t>
      </w:r>
    </w:p>
    <w:p w:rsidR="002F40DA" w:rsidRDefault="002F40DA" w:rsidP="002F40DA"/>
    <w:p w:rsidR="002F40DA" w:rsidRDefault="002F40DA" w:rsidP="002F40DA">
      <w:r>
        <w:t>DICOM data elements are the attributes of the Service Classes and the Information Object Definitions</w:t>
      </w:r>
      <w:r w:rsidR="007C78ED">
        <w:t xml:space="preserve">. </w:t>
      </w:r>
      <w:r>
        <w:t>The service classes and information object definitions are joined together to form the Service-Object Pair (SOP) classes</w:t>
      </w:r>
      <w:r w:rsidR="007C78ED">
        <w:t xml:space="preserve">. </w:t>
      </w:r>
      <w:r>
        <w:t>The SOP classes are the high-level communications message protocol units of DICOM.</w:t>
      </w:r>
    </w:p>
    <w:p w:rsidR="002F40DA" w:rsidRDefault="002F40DA" w:rsidP="002F40DA"/>
    <w:p w:rsidR="002F40DA" w:rsidRDefault="002F40DA" w:rsidP="002F40DA">
      <w:r>
        <w:t xml:space="preserve">The file </w:t>
      </w:r>
      <w:proofErr w:type="spellStart"/>
      <w:r>
        <w:rPr>
          <w:b/>
        </w:rPr>
        <w:t>Template.DIC</w:t>
      </w:r>
      <w:proofErr w:type="spellEnd"/>
      <w:r w:rsidR="00B00523">
        <w:fldChar w:fldCharType="begin"/>
      </w:r>
      <w:r>
        <w:instrText xml:space="preserve"> XE "TEMPLATE.DIC" </w:instrText>
      </w:r>
      <w:r w:rsidR="00B00523">
        <w:fldChar w:fldCharType="end"/>
      </w:r>
      <w:r>
        <w:t xml:space="preserve"> defines the way that the DICOM data elements are combined to make up the SOP Classes</w:t>
      </w:r>
      <w:r w:rsidR="007C78ED">
        <w:t xml:space="preserve">. </w:t>
      </w:r>
      <w:r>
        <w:t xml:space="preserve">The file </w:t>
      </w:r>
      <w:proofErr w:type="spellStart"/>
      <w:r>
        <w:rPr>
          <w:b/>
        </w:rPr>
        <w:t>Template.DIC</w:t>
      </w:r>
      <w:proofErr w:type="spellEnd"/>
      <w:r w:rsidR="00B00523">
        <w:fldChar w:fldCharType="begin"/>
      </w:r>
      <w:r>
        <w:instrText xml:space="preserve"> XE "TEMPLATE.DIC" </w:instrText>
      </w:r>
      <w:r w:rsidR="00B00523">
        <w:fldChar w:fldCharType="end"/>
      </w:r>
      <w:r>
        <w:t xml:space="preserve"> contains attributes of the service classes, the information object definition modules, and the SOP classes. Because the same set of attributes is </w:t>
      </w:r>
      <w:r>
        <w:lastRenderedPageBreak/>
        <w:t>often repeated in several different SOP classes, the gateway master file update software uses a macro facility so that the attributes can be defined once and used multiple times</w:t>
      </w:r>
      <w:r w:rsidR="007C78ED">
        <w:t xml:space="preserve">. </w:t>
      </w:r>
      <w:r>
        <w:t xml:space="preserve">The file </w:t>
      </w:r>
      <w:proofErr w:type="spellStart"/>
      <w:r>
        <w:rPr>
          <w:b/>
        </w:rPr>
        <w:t>Template.DIC</w:t>
      </w:r>
      <w:proofErr w:type="spellEnd"/>
      <w:r w:rsidR="00B00523">
        <w:fldChar w:fldCharType="begin"/>
      </w:r>
      <w:r>
        <w:instrText xml:space="preserve"> XE "TEMPLATE.DIC" </w:instrText>
      </w:r>
      <w:r w:rsidR="00B00523">
        <w:fldChar w:fldCharType="end"/>
      </w:r>
      <w:r>
        <w:t xml:space="preserve"> is expanded by the macro facility (routine </w:t>
      </w:r>
      <w:r>
        <w:rPr>
          <w:b/>
        </w:rPr>
        <w:t>^MAGDMFM4</w:t>
      </w:r>
      <w:r>
        <w:t xml:space="preserve">) to create the file </w:t>
      </w:r>
      <w:proofErr w:type="spellStart"/>
      <w:r>
        <w:rPr>
          <w:b/>
        </w:rPr>
        <w:t>Template.TMP</w:t>
      </w:r>
      <w:proofErr w:type="spellEnd"/>
      <w:r w:rsidR="00B00523">
        <w:fldChar w:fldCharType="begin"/>
      </w:r>
      <w:r>
        <w:instrText xml:space="preserve"> XE "TEMPLATE.TMP" </w:instrText>
      </w:r>
      <w:r w:rsidR="00B00523">
        <w:fldChar w:fldCharType="end"/>
      </w:r>
      <w:r>
        <w:t>, which contains the model of each DICOM message</w:t>
      </w:r>
      <w:r w:rsidR="007C78ED">
        <w:t xml:space="preserve">. </w:t>
      </w:r>
      <w:r>
        <w:t xml:space="preserve">The routine </w:t>
      </w:r>
      <w:r>
        <w:rPr>
          <w:b/>
        </w:rPr>
        <w:t>^MAGDMFB3</w:t>
      </w:r>
      <w:r>
        <w:t xml:space="preserve"> routine invokes </w:t>
      </w:r>
      <w:r>
        <w:rPr>
          <w:b/>
        </w:rPr>
        <w:t>^MAGDMFM4</w:t>
      </w:r>
      <w:r>
        <w:t xml:space="preserve"> to expand the macros, and then reads the resulting file </w:t>
      </w:r>
      <w:r>
        <w:rPr>
          <w:b/>
        </w:rPr>
        <w:t xml:space="preserve">F:\DICOM\ </w:t>
      </w:r>
      <w:proofErr w:type="spellStart"/>
      <w:r>
        <w:rPr>
          <w:b/>
        </w:rPr>
        <w:t>Dict</w:t>
      </w:r>
      <w:proofErr w:type="spellEnd"/>
      <w:r>
        <w:rPr>
          <w:b/>
        </w:rPr>
        <w:t>\</w:t>
      </w:r>
      <w:proofErr w:type="spellStart"/>
      <w:r>
        <w:rPr>
          <w:b/>
        </w:rPr>
        <w:t>Template.TMP</w:t>
      </w:r>
      <w:proofErr w:type="spellEnd"/>
      <w:r w:rsidR="00B00523">
        <w:fldChar w:fldCharType="begin"/>
      </w:r>
      <w:r>
        <w:instrText xml:space="preserve"> XE "TEMPLATE.TMP" </w:instrText>
      </w:r>
      <w:r w:rsidR="00B00523">
        <w:fldChar w:fldCharType="end"/>
      </w:r>
      <w:r>
        <w:t xml:space="preserve"> to populate the </w:t>
      </w:r>
      <w:proofErr w:type="spellStart"/>
      <w:r>
        <w:t>FileMan</w:t>
      </w:r>
      <w:proofErr w:type="spellEnd"/>
      <w:r>
        <w:t xml:space="preserve"> table in global variable ^MAGDICOM(2006.52).</w:t>
      </w:r>
    </w:p>
    <w:p w:rsidR="002F40DA" w:rsidRDefault="002F40DA" w:rsidP="002F40DA"/>
    <w:p w:rsidR="002F40DA" w:rsidRDefault="002F40DA" w:rsidP="002F40DA">
      <w:r>
        <w:t>The format for the macro definitions is as follows:</w:t>
      </w:r>
    </w:p>
    <w:p w:rsidR="002F40DA" w:rsidRDefault="002F40DA" w:rsidP="002F40DA">
      <w:pPr>
        <w:spacing w:before="60" w:after="60"/>
        <w:ind w:left="1699"/>
        <w:rPr>
          <w:rFonts w:ascii="Courier New" w:hAnsi="Courier New"/>
          <w:sz w:val="20"/>
          <w:szCs w:val="20"/>
        </w:rPr>
      </w:pPr>
      <w:r>
        <w:rPr>
          <w:rFonts w:ascii="Courier New" w:hAnsi="Courier New"/>
          <w:sz w:val="20"/>
          <w:szCs w:val="20"/>
        </w:rPr>
        <w:t>{$define &lt;name of macro&gt;}</w:t>
      </w:r>
    </w:p>
    <w:p w:rsidR="002F40DA" w:rsidRDefault="002F40DA" w:rsidP="002F40DA">
      <w:pPr>
        <w:spacing w:before="60" w:after="60"/>
        <w:ind w:left="2160"/>
        <w:rPr>
          <w:rFonts w:ascii="Courier New" w:hAnsi="Courier New"/>
          <w:sz w:val="20"/>
          <w:szCs w:val="20"/>
        </w:rPr>
      </w:pPr>
      <w:r>
        <w:rPr>
          <w:rFonts w:ascii="Courier New" w:hAnsi="Courier New"/>
          <w:sz w:val="20"/>
          <w:szCs w:val="20"/>
        </w:rPr>
        <w:t>&lt;body of macro&gt;</w:t>
      </w:r>
    </w:p>
    <w:p w:rsidR="002F40DA" w:rsidRDefault="002F40DA" w:rsidP="002F40DA">
      <w:pPr>
        <w:spacing w:before="60" w:after="60"/>
        <w:ind w:left="1699"/>
        <w:rPr>
          <w:sz w:val="20"/>
          <w:szCs w:val="20"/>
        </w:rPr>
      </w:pPr>
      <w:r>
        <w:rPr>
          <w:rFonts w:ascii="Courier New" w:hAnsi="Courier New"/>
          <w:sz w:val="20"/>
          <w:szCs w:val="20"/>
        </w:rPr>
        <w:t>{$end &lt;name of macro&gt;}</w:t>
      </w:r>
    </w:p>
    <w:p w:rsidR="002F40DA" w:rsidRDefault="002F40DA" w:rsidP="002F40DA">
      <w:r>
        <w:t>The macro facility performs simple text replacement</w:t>
      </w:r>
      <w:r w:rsidR="007C78ED">
        <w:t xml:space="preserve">. </w:t>
      </w:r>
      <w:r>
        <w:t>When a macro is invoked, the invocation is replaced by the macro text</w:t>
      </w:r>
      <w:r w:rsidR="007C78ED">
        <w:t xml:space="preserve">. </w:t>
      </w:r>
      <w:r>
        <w:t>The format for a macro invocation is {&lt;name of macro&gt;}</w:t>
      </w:r>
      <w:r w:rsidR="007C78ED">
        <w:t xml:space="preserve">. </w:t>
      </w:r>
      <w:r>
        <w:t>The macro invocation is replaced with &lt;body of macro&gt; in the expanded text. Macros may be nested.</w:t>
      </w:r>
    </w:p>
    <w:p w:rsidR="002F40DA" w:rsidRDefault="002F40DA" w:rsidP="002F40DA"/>
    <w:p w:rsidR="002F40DA" w:rsidRDefault="002F40DA" w:rsidP="002F40DA">
      <w:r>
        <w:t>The &lt;body of macro&gt; (i.e., the macro text) consists of a sequence of DICOM Element Records and (optional) Macro Invocation Records. The formats for these two types of records are as follows:</w:t>
      </w:r>
    </w:p>
    <w:p w:rsidR="002F40DA" w:rsidRDefault="002F40DA" w:rsidP="002F40DA"/>
    <w:tbl>
      <w:tblPr>
        <w:tblW w:w="0" w:type="auto"/>
        <w:tblLook w:val="0000" w:firstRow="0" w:lastRow="0" w:firstColumn="0" w:lastColumn="0" w:noHBand="0" w:noVBand="0"/>
      </w:tblPr>
      <w:tblGrid>
        <w:gridCol w:w="1998"/>
        <w:gridCol w:w="6930"/>
      </w:tblGrid>
      <w:tr w:rsidR="002F40DA">
        <w:tc>
          <w:tcPr>
            <w:tcW w:w="1998" w:type="dxa"/>
          </w:tcPr>
          <w:p w:rsidR="002F40DA" w:rsidRDefault="002F40DA" w:rsidP="00011B09">
            <w:pPr>
              <w:pStyle w:val="FormatField"/>
              <w:spacing w:before="120" w:after="120"/>
              <w:ind w:left="0" w:firstLine="0"/>
            </w:pPr>
            <w:r>
              <w:sym w:font="Symbol" w:char="F0B7"/>
            </w:r>
            <w:r>
              <w:t xml:space="preserve"> Element Record:</w:t>
            </w:r>
          </w:p>
        </w:tc>
        <w:tc>
          <w:tcPr>
            <w:tcW w:w="6930" w:type="dxa"/>
          </w:tcPr>
          <w:p w:rsidR="002F40DA" w:rsidRDefault="002F40DA" w:rsidP="00011B09">
            <w:pPr>
              <w:pStyle w:val="FormatField"/>
              <w:spacing w:before="120" w:after="120"/>
              <w:ind w:left="0" w:firstLine="0"/>
            </w:pPr>
            <w:r>
              <w:t>&lt;element name&gt; | &lt;tag&gt; | &lt;group owner&gt; |</w:t>
            </w:r>
            <w:r>
              <w:tab/>
              <w:t>&lt;SCP/SCU Type&gt; |&lt;default value&gt;</w:t>
            </w:r>
          </w:p>
        </w:tc>
      </w:tr>
      <w:tr w:rsidR="002F40DA">
        <w:tc>
          <w:tcPr>
            <w:tcW w:w="1998" w:type="dxa"/>
          </w:tcPr>
          <w:p w:rsidR="002F40DA" w:rsidRDefault="002F40DA" w:rsidP="00011B09">
            <w:pPr>
              <w:pStyle w:val="FormatField"/>
              <w:spacing w:before="120" w:after="120"/>
              <w:ind w:left="0" w:firstLine="0"/>
            </w:pPr>
            <w:r>
              <w:sym w:font="Symbol" w:char="F0B7"/>
            </w:r>
            <w:r>
              <w:t xml:space="preserve"> Macro Invocation:</w:t>
            </w:r>
          </w:p>
        </w:tc>
        <w:tc>
          <w:tcPr>
            <w:tcW w:w="6930" w:type="dxa"/>
          </w:tcPr>
          <w:p w:rsidR="002F40DA" w:rsidRDefault="002F40DA" w:rsidP="00011B09">
            <w:pPr>
              <w:pStyle w:val="FormatField"/>
              <w:spacing w:before="120" w:after="120"/>
              <w:ind w:left="0" w:firstLine="0"/>
            </w:pPr>
            <w:r>
              <w:t>{&lt;name of macro&gt;}</w:t>
            </w:r>
          </w:p>
        </w:tc>
      </w:tr>
      <w:tr w:rsidR="002F40DA">
        <w:trPr>
          <w:cantSplit/>
        </w:trPr>
        <w:tc>
          <w:tcPr>
            <w:tcW w:w="8928" w:type="dxa"/>
            <w:gridSpan w:val="2"/>
          </w:tcPr>
          <w:p w:rsidR="002F40DA" w:rsidRDefault="002F40DA" w:rsidP="00011B09">
            <w:pPr>
              <w:pStyle w:val="FormatField"/>
              <w:spacing w:before="120" w:after="120"/>
              <w:ind w:left="0" w:firstLine="0"/>
            </w:pPr>
            <w:r>
              <w:t>The different fields are defined below:</w:t>
            </w:r>
          </w:p>
        </w:tc>
      </w:tr>
      <w:tr w:rsidR="002F40DA">
        <w:tc>
          <w:tcPr>
            <w:tcW w:w="1998" w:type="dxa"/>
          </w:tcPr>
          <w:p w:rsidR="002F40DA" w:rsidRDefault="002F40DA" w:rsidP="00011B09">
            <w:pPr>
              <w:pStyle w:val="FormatField"/>
              <w:spacing w:before="120" w:after="120"/>
              <w:ind w:left="0" w:firstLine="0"/>
            </w:pPr>
            <w:r>
              <w:t>&lt;element name&gt;</w:t>
            </w:r>
          </w:p>
        </w:tc>
        <w:tc>
          <w:tcPr>
            <w:tcW w:w="6930" w:type="dxa"/>
          </w:tcPr>
          <w:p w:rsidR="002F40DA" w:rsidRDefault="002F40DA" w:rsidP="00011B09">
            <w:pPr>
              <w:pStyle w:val="FormatField"/>
              <w:spacing w:before="120" w:after="120"/>
              <w:ind w:left="0" w:firstLine="0"/>
            </w:pPr>
            <w:r>
              <w:t>The case-sensitive name of the element.</w:t>
            </w:r>
          </w:p>
        </w:tc>
      </w:tr>
      <w:tr w:rsidR="002F40DA">
        <w:tc>
          <w:tcPr>
            <w:tcW w:w="1998" w:type="dxa"/>
          </w:tcPr>
          <w:p w:rsidR="002F40DA" w:rsidRDefault="002F40DA" w:rsidP="00011B09">
            <w:pPr>
              <w:pStyle w:val="FormatField"/>
              <w:spacing w:before="120" w:after="120"/>
              <w:ind w:left="0" w:firstLine="0"/>
            </w:pPr>
            <w:r>
              <w:t>&lt;tag&gt;</w:t>
            </w:r>
          </w:p>
        </w:tc>
        <w:tc>
          <w:tcPr>
            <w:tcW w:w="6930" w:type="dxa"/>
          </w:tcPr>
          <w:p w:rsidR="002F40DA" w:rsidRDefault="002F40DA" w:rsidP="00011B09">
            <w:pPr>
              <w:pStyle w:val="FormatField"/>
              <w:spacing w:before="120" w:after="120"/>
              <w:ind w:left="0" w:firstLine="0"/>
            </w:pPr>
            <w:r>
              <w:t>The group and element numbers, in (</w:t>
            </w:r>
            <w:proofErr w:type="spellStart"/>
            <w:r>
              <w:t>gggg,eeee</w:t>
            </w:r>
            <w:proofErr w:type="spellEnd"/>
            <w:r>
              <w:t>) hexadecimal format.</w:t>
            </w:r>
          </w:p>
        </w:tc>
      </w:tr>
      <w:tr w:rsidR="002F40DA">
        <w:tc>
          <w:tcPr>
            <w:tcW w:w="1998" w:type="dxa"/>
          </w:tcPr>
          <w:p w:rsidR="002F40DA" w:rsidRDefault="002F40DA" w:rsidP="00011B09">
            <w:pPr>
              <w:pStyle w:val="FormatField"/>
              <w:spacing w:before="120" w:after="120"/>
              <w:ind w:left="0" w:firstLine="0"/>
            </w:pPr>
            <w:r>
              <w:t>&lt;group owner&gt;</w:t>
            </w:r>
          </w:p>
        </w:tc>
        <w:tc>
          <w:tcPr>
            <w:tcW w:w="6930" w:type="dxa"/>
          </w:tcPr>
          <w:p w:rsidR="002F40DA" w:rsidRDefault="002F40DA" w:rsidP="00011B09">
            <w:pPr>
              <w:pStyle w:val="FormatField"/>
              <w:spacing w:before="120" w:after="120"/>
              <w:ind w:left="0" w:firstLine="0"/>
            </w:pPr>
            <w:r>
              <w:t>The name/mnemonic for the owner of the group.</w:t>
            </w:r>
          </w:p>
        </w:tc>
      </w:tr>
      <w:tr w:rsidR="002F40DA">
        <w:tc>
          <w:tcPr>
            <w:tcW w:w="1998" w:type="dxa"/>
          </w:tcPr>
          <w:p w:rsidR="002F40DA" w:rsidRDefault="002F40DA" w:rsidP="00011B09">
            <w:pPr>
              <w:pStyle w:val="FormatField"/>
              <w:spacing w:before="120" w:after="120"/>
              <w:ind w:left="0" w:firstLine="0"/>
            </w:pPr>
            <w:r>
              <w:t>&lt;SCP/SCU Type&gt;</w:t>
            </w:r>
          </w:p>
        </w:tc>
        <w:tc>
          <w:tcPr>
            <w:tcW w:w="6930" w:type="dxa"/>
          </w:tcPr>
          <w:p w:rsidR="002F40DA" w:rsidRDefault="002F40DA" w:rsidP="00011B09">
            <w:pPr>
              <w:pStyle w:val="FormatField"/>
              <w:spacing w:before="120" w:after="120"/>
              <w:ind w:left="0" w:firstLine="0"/>
            </w:pPr>
            <w:r>
              <w:t>The SCP and SCU DICOM Type (1, 1C, 2, 3, etc.).</w:t>
            </w:r>
          </w:p>
        </w:tc>
      </w:tr>
      <w:tr w:rsidR="002F40DA">
        <w:tc>
          <w:tcPr>
            <w:tcW w:w="1998" w:type="dxa"/>
          </w:tcPr>
          <w:p w:rsidR="002F40DA" w:rsidRDefault="002F40DA" w:rsidP="00011B09">
            <w:pPr>
              <w:pStyle w:val="FormatField"/>
              <w:spacing w:before="120" w:after="120"/>
              <w:ind w:left="0" w:firstLine="0"/>
            </w:pPr>
            <w:r>
              <w:t>&lt;default value&gt;</w:t>
            </w:r>
          </w:p>
        </w:tc>
        <w:tc>
          <w:tcPr>
            <w:tcW w:w="6930" w:type="dxa"/>
          </w:tcPr>
          <w:p w:rsidR="002F40DA" w:rsidRDefault="002F40DA" w:rsidP="00011B09">
            <w:pPr>
              <w:pStyle w:val="FormatField"/>
              <w:spacing w:before="120" w:after="120"/>
              <w:ind w:left="0" w:firstLine="0"/>
            </w:pPr>
            <w:r>
              <w:t>The default value of the element in the message.</w:t>
            </w:r>
          </w:p>
        </w:tc>
      </w:tr>
    </w:tbl>
    <w:p w:rsidR="002F40DA" w:rsidRDefault="002F40DA" w:rsidP="002F40DA">
      <w:pPr>
        <w:pStyle w:val="FormatField"/>
        <w:ind w:left="0" w:firstLine="0"/>
      </w:pPr>
    </w:p>
    <w:p w:rsidR="002F40DA" w:rsidRDefault="002F40DA" w:rsidP="002F40DA">
      <w:r>
        <w:t>Example of a macro definition:</w:t>
      </w:r>
    </w:p>
    <w:p w:rsidR="002F40DA" w:rsidRDefault="002F40DA" w:rsidP="002F40DA"/>
    <w:p w:rsidR="002F40DA" w:rsidRDefault="002F40DA" w:rsidP="002F40DA">
      <w:pPr>
        <w:pStyle w:val="Example"/>
      </w:pPr>
      <w:r>
        <w:t>{$define N-EVENT-REPORT-RQ}</w:t>
      </w:r>
    </w:p>
    <w:p w:rsidR="002F40DA" w:rsidRDefault="002F40DA" w:rsidP="002F40DA">
      <w:pPr>
        <w:pStyle w:val="Example"/>
      </w:pPr>
      <w:r>
        <w:t>Affected SOP Class UID|(0000,0002)||1/1|</w:t>
      </w:r>
    </w:p>
    <w:p w:rsidR="002F40DA" w:rsidRDefault="002F40DA" w:rsidP="002F40DA">
      <w:pPr>
        <w:pStyle w:val="Example"/>
      </w:pPr>
      <w:r>
        <w:t>Command Field|(0000,0100)||1/1|0100H</w:t>
      </w:r>
    </w:p>
    <w:p w:rsidR="002F40DA" w:rsidRDefault="002F40DA" w:rsidP="002F40DA">
      <w:pPr>
        <w:pStyle w:val="Example"/>
      </w:pPr>
      <w:r>
        <w:t>Message ID|(0000,0110)||1/1|</w:t>
      </w:r>
    </w:p>
    <w:p w:rsidR="002F40DA" w:rsidRDefault="002F40DA" w:rsidP="002F40DA">
      <w:pPr>
        <w:pStyle w:val="Example"/>
      </w:pPr>
      <w:r>
        <w:t>Priority|(0000,0700)||1/1|</w:t>
      </w:r>
    </w:p>
    <w:p w:rsidR="002F40DA" w:rsidRDefault="002F40DA" w:rsidP="002F40DA">
      <w:pPr>
        <w:pStyle w:val="Example"/>
      </w:pPr>
      <w:r>
        <w:t>Data Set Type|(0000,0800)||1/1|0003H</w:t>
      </w:r>
    </w:p>
    <w:p w:rsidR="002F40DA" w:rsidRDefault="002F40DA" w:rsidP="002F40DA">
      <w:pPr>
        <w:pStyle w:val="Example"/>
      </w:pPr>
      <w:r>
        <w:lastRenderedPageBreak/>
        <w:t>Affected SOP Instance UID|(0000,1000)||1/1|</w:t>
      </w:r>
    </w:p>
    <w:p w:rsidR="002F40DA" w:rsidRDefault="002F40DA" w:rsidP="002F40DA">
      <w:pPr>
        <w:pStyle w:val="Example"/>
      </w:pPr>
      <w:r>
        <w:t>Event Type ID|(0000,1002)||1/1|</w:t>
      </w:r>
    </w:p>
    <w:p w:rsidR="002F40DA" w:rsidRDefault="002F40DA" w:rsidP="002F40DA">
      <w:pPr>
        <w:pStyle w:val="Example"/>
      </w:pPr>
      <w:r>
        <w:t>{$end N-EVENT-REPORT-RQ}</w:t>
      </w:r>
    </w:p>
    <w:p w:rsidR="002F40DA" w:rsidRDefault="002F40DA" w:rsidP="002F40DA">
      <w:pPr>
        <w:pStyle w:val="Example"/>
        <w:rPr>
          <w:rFonts w:ascii="Courier" w:hAnsi="Courier"/>
        </w:rPr>
      </w:pPr>
    </w:p>
    <w:p w:rsidR="002F40DA" w:rsidRDefault="002F40DA" w:rsidP="002F40DA">
      <w:r>
        <w:t>Macros are used for building model message templates.</w:t>
      </w:r>
    </w:p>
    <w:p w:rsidR="002F40DA" w:rsidRDefault="002F40DA" w:rsidP="002F40DA">
      <w:r>
        <w:t>A message template consists of four different types of records</w:t>
      </w:r>
      <w:r w:rsidR="007C78ED">
        <w:t xml:space="preserve">. </w:t>
      </w:r>
      <w:r>
        <w:t>The “template” record identifies the beginning of the message template</w:t>
      </w:r>
      <w:r w:rsidR="007C78ED">
        <w:t xml:space="preserve">. </w:t>
      </w:r>
      <w:r>
        <w:t>The “SOP” record defines the SOP class for the template</w:t>
      </w:r>
      <w:r w:rsidR="007C78ED">
        <w:t xml:space="preserve">. </w:t>
      </w:r>
      <w:r>
        <w:t>The “element” and “macro invocation” records define the element attributes of the template</w:t>
      </w:r>
      <w:r w:rsidR="007C78ED">
        <w:t xml:space="preserve">. </w:t>
      </w:r>
      <w:r>
        <w:t>The different fields for the “template” and “sop” records are defined below:</w:t>
      </w:r>
    </w:p>
    <w:p w:rsidR="002F40DA" w:rsidRDefault="002F40DA" w:rsidP="002F40DA"/>
    <w:tbl>
      <w:tblPr>
        <w:tblW w:w="0" w:type="auto"/>
        <w:tblLook w:val="0000" w:firstRow="0" w:lastRow="0" w:firstColumn="0" w:lastColumn="0" w:noHBand="0" w:noVBand="0"/>
      </w:tblPr>
      <w:tblGrid>
        <w:gridCol w:w="2088"/>
        <w:gridCol w:w="7290"/>
      </w:tblGrid>
      <w:tr w:rsidR="002F40DA">
        <w:tc>
          <w:tcPr>
            <w:tcW w:w="2088" w:type="dxa"/>
          </w:tcPr>
          <w:p w:rsidR="002F40DA" w:rsidRDefault="002F40DA" w:rsidP="00011B09">
            <w:pPr>
              <w:pStyle w:val="FormatField"/>
              <w:spacing w:before="120" w:after="120"/>
              <w:ind w:left="0" w:firstLine="0"/>
            </w:pPr>
            <w:r>
              <w:sym w:font="Symbol" w:char="F0B7"/>
            </w:r>
            <w:r>
              <w:t xml:space="preserve"> Template Record:</w:t>
            </w:r>
          </w:p>
        </w:tc>
        <w:tc>
          <w:tcPr>
            <w:tcW w:w="7290" w:type="dxa"/>
          </w:tcPr>
          <w:p w:rsidR="002F40DA" w:rsidRDefault="002F40DA" w:rsidP="00011B09">
            <w:pPr>
              <w:pStyle w:val="FormatField"/>
              <w:spacing w:before="120" w:after="120"/>
              <w:ind w:left="0" w:firstLine="0"/>
            </w:pPr>
            <w:r>
              <w:t>$TEMPLATE | &lt;message name&gt; | &lt;DIMSE&gt; | &lt;</w:t>
            </w:r>
            <w:proofErr w:type="spellStart"/>
            <w:r>
              <w:t>typename</w:t>
            </w:r>
            <w:proofErr w:type="spellEnd"/>
            <w:r>
              <w:t>&gt; | &lt;</w:t>
            </w:r>
            <w:proofErr w:type="spellStart"/>
            <w:r>
              <w:t>typeid</w:t>
            </w:r>
            <w:proofErr w:type="spellEnd"/>
            <w:r>
              <w:t>&gt;</w:t>
            </w:r>
          </w:p>
        </w:tc>
      </w:tr>
      <w:tr w:rsidR="002F40DA">
        <w:tc>
          <w:tcPr>
            <w:tcW w:w="2088" w:type="dxa"/>
          </w:tcPr>
          <w:p w:rsidR="002F40DA" w:rsidRDefault="002F40DA" w:rsidP="00011B09">
            <w:pPr>
              <w:pStyle w:val="FormatField"/>
              <w:spacing w:before="120" w:after="120"/>
              <w:ind w:left="0" w:firstLine="0"/>
            </w:pPr>
            <w:r>
              <w:sym w:font="Symbol" w:char="F0B7"/>
            </w:r>
            <w:r>
              <w:t xml:space="preserve"> SOP Record:</w:t>
            </w:r>
          </w:p>
        </w:tc>
        <w:tc>
          <w:tcPr>
            <w:tcW w:w="7290" w:type="dxa"/>
          </w:tcPr>
          <w:p w:rsidR="002F40DA" w:rsidRDefault="002F40DA" w:rsidP="00011B09">
            <w:pPr>
              <w:pStyle w:val="FormatField"/>
              <w:spacing w:before="120" w:after="120"/>
              <w:ind w:left="0" w:firstLine="0"/>
            </w:pPr>
            <w:r>
              <w:t>$SOP | &lt;SOP class name&gt;</w:t>
            </w:r>
          </w:p>
        </w:tc>
      </w:tr>
      <w:tr w:rsidR="002F40DA">
        <w:tc>
          <w:tcPr>
            <w:tcW w:w="2088" w:type="dxa"/>
          </w:tcPr>
          <w:p w:rsidR="002F40DA" w:rsidRDefault="002F40DA" w:rsidP="00011B09">
            <w:pPr>
              <w:pStyle w:val="FormatField"/>
              <w:spacing w:before="120" w:after="120"/>
              <w:ind w:left="0" w:firstLine="0"/>
            </w:pPr>
            <w:r>
              <w:sym w:font="Symbol" w:char="F0B7"/>
            </w:r>
            <w:r>
              <w:t xml:space="preserve"> Element Record:</w:t>
            </w:r>
          </w:p>
        </w:tc>
        <w:tc>
          <w:tcPr>
            <w:tcW w:w="7290" w:type="dxa"/>
          </w:tcPr>
          <w:p w:rsidR="002F40DA" w:rsidRDefault="002F40DA" w:rsidP="00011B09">
            <w:pPr>
              <w:pStyle w:val="FormatField"/>
              <w:spacing w:before="120" w:after="120"/>
              <w:ind w:left="0" w:firstLine="0"/>
            </w:pPr>
            <w:r>
              <w:t>&lt;element name&gt; | &lt;tag&gt; | &lt;group owner&gt; | &lt;SCP/SCU Type&gt; | &lt;default value&gt;</w:t>
            </w:r>
          </w:p>
        </w:tc>
      </w:tr>
      <w:tr w:rsidR="002F40DA">
        <w:tc>
          <w:tcPr>
            <w:tcW w:w="2088" w:type="dxa"/>
          </w:tcPr>
          <w:p w:rsidR="002F40DA" w:rsidRDefault="002F40DA" w:rsidP="00011B09">
            <w:pPr>
              <w:pStyle w:val="FormatField"/>
              <w:spacing w:before="120" w:after="120"/>
              <w:ind w:left="0" w:firstLine="0"/>
            </w:pPr>
            <w:r>
              <w:sym w:font="Symbol" w:char="F0B7"/>
            </w:r>
            <w:r>
              <w:t xml:space="preserve"> Macro Invocation:</w:t>
            </w:r>
          </w:p>
        </w:tc>
        <w:tc>
          <w:tcPr>
            <w:tcW w:w="7290" w:type="dxa"/>
          </w:tcPr>
          <w:p w:rsidR="002F40DA" w:rsidRDefault="002F40DA" w:rsidP="00011B09">
            <w:pPr>
              <w:pStyle w:val="FormatField"/>
              <w:spacing w:before="120" w:after="120"/>
              <w:ind w:left="0" w:firstLine="0"/>
            </w:pPr>
            <w:r>
              <w:t>{&lt;name of macro&gt;}</w:t>
            </w:r>
          </w:p>
        </w:tc>
      </w:tr>
      <w:tr w:rsidR="002F40DA">
        <w:trPr>
          <w:cantSplit/>
        </w:trPr>
        <w:tc>
          <w:tcPr>
            <w:tcW w:w="9378" w:type="dxa"/>
            <w:gridSpan w:val="2"/>
          </w:tcPr>
          <w:p w:rsidR="002F40DA" w:rsidRDefault="002F40DA" w:rsidP="00011B09">
            <w:pPr>
              <w:pStyle w:val="FormatField"/>
              <w:spacing w:before="120" w:after="120"/>
              <w:ind w:left="0" w:firstLine="0"/>
            </w:pPr>
            <w:r>
              <w:t>The different fields for the “template” and “sop” records are defined below:</w:t>
            </w:r>
          </w:p>
        </w:tc>
      </w:tr>
      <w:tr w:rsidR="002F40DA">
        <w:tc>
          <w:tcPr>
            <w:tcW w:w="2088" w:type="dxa"/>
          </w:tcPr>
          <w:p w:rsidR="002F40DA" w:rsidRDefault="002F40DA" w:rsidP="00011B09">
            <w:pPr>
              <w:pStyle w:val="FormatField"/>
              <w:spacing w:before="120" w:after="120"/>
              <w:ind w:left="0" w:firstLine="0"/>
            </w:pPr>
            <w:r>
              <w:t>&lt;message name&gt;</w:t>
            </w:r>
          </w:p>
        </w:tc>
        <w:tc>
          <w:tcPr>
            <w:tcW w:w="7290" w:type="dxa"/>
          </w:tcPr>
          <w:p w:rsidR="002F40DA" w:rsidRDefault="002F40DA" w:rsidP="00011B09">
            <w:pPr>
              <w:pStyle w:val="FormatField"/>
              <w:spacing w:before="120" w:after="120"/>
              <w:ind w:left="0" w:firstLine="0"/>
            </w:pPr>
            <w:r>
              <w:t>The name of the template.</w:t>
            </w:r>
          </w:p>
        </w:tc>
      </w:tr>
      <w:tr w:rsidR="002F40DA">
        <w:tc>
          <w:tcPr>
            <w:tcW w:w="2088" w:type="dxa"/>
          </w:tcPr>
          <w:p w:rsidR="002F40DA" w:rsidRDefault="002F40DA" w:rsidP="00011B09">
            <w:pPr>
              <w:pStyle w:val="FormatField"/>
              <w:spacing w:before="120" w:after="120"/>
              <w:ind w:left="0" w:firstLine="0"/>
            </w:pPr>
            <w:r>
              <w:t>&lt;DIMSE&gt;</w:t>
            </w:r>
          </w:p>
        </w:tc>
        <w:tc>
          <w:tcPr>
            <w:tcW w:w="7290" w:type="dxa"/>
          </w:tcPr>
          <w:p w:rsidR="002F40DA" w:rsidRDefault="002F40DA" w:rsidP="00011B09">
            <w:pPr>
              <w:pStyle w:val="FormatField"/>
              <w:spacing w:before="120" w:after="120"/>
              <w:ind w:left="0" w:firstLine="0"/>
            </w:pPr>
            <w:r>
              <w:t>The DICOM Message Service Element.</w:t>
            </w:r>
          </w:p>
        </w:tc>
      </w:tr>
      <w:tr w:rsidR="002F40DA">
        <w:trPr>
          <w:trHeight w:val="413"/>
        </w:trPr>
        <w:tc>
          <w:tcPr>
            <w:tcW w:w="2088" w:type="dxa"/>
          </w:tcPr>
          <w:p w:rsidR="002F40DA" w:rsidRDefault="002F40DA" w:rsidP="00011B09">
            <w:pPr>
              <w:pStyle w:val="FormatField"/>
              <w:spacing w:before="120" w:after="120"/>
              <w:ind w:left="0" w:firstLine="0"/>
            </w:pPr>
            <w:r>
              <w:t>&lt;</w:t>
            </w:r>
            <w:proofErr w:type="spellStart"/>
            <w:r>
              <w:t>typename</w:t>
            </w:r>
            <w:proofErr w:type="spellEnd"/>
            <w:r>
              <w:t>&gt;</w:t>
            </w:r>
          </w:p>
        </w:tc>
        <w:tc>
          <w:tcPr>
            <w:tcW w:w="7290" w:type="dxa"/>
          </w:tcPr>
          <w:p w:rsidR="002F40DA" w:rsidRDefault="002F40DA" w:rsidP="00011B09">
            <w:pPr>
              <w:pStyle w:val="FormatField"/>
              <w:spacing w:before="120" w:after="120"/>
              <w:ind w:left="0" w:firstLine="0"/>
            </w:pPr>
            <w:r>
              <w:t>The DICOM Event Type Name.</w:t>
            </w:r>
          </w:p>
        </w:tc>
      </w:tr>
      <w:tr w:rsidR="002F40DA">
        <w:tc>
          <w:tcPr>
            <w:tcW w:w="2088" w:type="dxa"/>
          </w:tcPr>
          <w:p w:rsidR="002F40DA" w:rsidRDefault="002F40DA" w:rsidP="00011B09">
            <w:pPr>
              <w:pStyle w:val="FormatField"/>
              <w:spacing w:before="120" w:after="120"/>
              <w:ind w:left="0" w:firstLine="0"/>
            </w:pPr>
            <w:r>
              <w:t>&lt;</w:t>
            </w:r>
            <w:proofErr w:type="spellStart"/>
            <w:r>
              <w:t>typeid</w:t>
            </w:r>
            <w:proofErr w:type="spellEnd"/>
            <w:r>
              <w:t>&gt;</w:t>
            </w:r>
          </w:p>
        </w:tc>
        <w:tc>
          <w:tcPr>
            <w:tcW w:w="7290" w:type="dxa"/>
          </w:tcPr>
          <w:p w:rsidR="002F40DA" w:rsidRDefault="002F40DA" w:rsidP="00011B09">
            <w:pPr>
              <w:pStyle w:val="FormatField"/>
              <w:spacing w:before="120" w:after="120"/>
              <w:ind w:left="0" w:firstLine="0"/>
            </w:pPr>
            <w:r>
              <w:t xml:space="preserve">The DICOM Event </w:t>
            </w:r>
            <w:smartTag w:uri="urn:schemas-microsoft-com:office:smarttags" w:element="place">
              <w:smartTag w:uri="urn:schemas-microsoft-com:office:smarttags" w:element="City">
                <w:r>
                  <w:t>Type</w:t>
                </w:r>
              </w:smartTag>
              <w:r>
                <w:t xml:space="preserve"> </w:t>
              </w:r>
              <w:smartTag w:uri="urn:schemas-microsoft-com:office:smarttags" w:element="State">
                <w:r>
                  <w:t>Id.</w:t>
                </w:r>
              </w:smartTag>
            </w:smartTag>
          </w:p>
        </w:tc>
      </w:tr>
      <w:tr w:rsidR="002F40DA">
        <w:tc>
          <w:tcPr>
            <w:tcW w:w="2088" w:type="dxa"/>
          </w:tcPr>
          <w:p w:rsidR="002F40DA" w:rsidRDefault="002F40DA" w:rsidP="00011B09">
            <w:pPr>
              <w:pStyle w:val="FormatField"/>
              <w:spacing w:before="120" w:after="120"/>
              <w:ind w:left="0" w:firstLine="0"/>
            </w:pPr>
            <w:r>
              <w:t>&lt;SOP class name&gt;</w:t>
            </w:r>
          </w:p>
        </w:tc>
        <w:tc>
          <w:tcPr>
            <w:tcW w:w="7290" w:type="dxa"/>
          </w:tcPr>
          <w:p w:rsidR="002F40DA" w:rsidRDefault="002F40DA" w:rsidP="00011B09">
            <w:pPr>
              <w:pStyle w:val="FormatField"/>
              <w:spacing w:before="120" w:after="120"/>
              <w:ind w:left="0" w:firstLine="0"/>
            </w:pPr>
            <w:r>
              <w:t xml:space="preserve"> The case-sensitive name of the SOP class defined in the UID.DIC file.</w:t>
            </w:r>
          </w:p>
        </w:tc>
      </w:tr>
    </w:tbl>
    <w:p w:rsidR="002F40DA" w:rsidRDefault="002F40DA" w:rsidP="002F40DA"/>
    <w:p w:rsidR="002F40DA" w:rsidRDefault="002F40DA" w:rsidP="002F40DA">
      <w:r>
        <w:rPr>
          <w:b/>
        </w:rPr>
        <w:t>Note</w:t>
      </w:r>
      <w:r>
        <w:t xml:space="preserve">:  Refer to the </w:t>
      </w:r>
      <w:r>
        <w:rPr>
          <w:b/>
        </w:rPr>
        <w:t>DICOM standard, Part 4 Service Class Specifications (PS 3.4)</w:t>
      </w:r>
      <w:r>
        <w:t xml:space="preserve"> for the definition of the DICOM terms.</w:t>
      </w:r>
    </w:p>
    <w:p w:rsidR="002F40DA" w:rsidRDefault="002F40DA" w:rsidP="002F40DA"/>
    <w:p w:rsidR="002F40DA" w:rsidRDefault="002F40DA" w:rsidP="002F40DA">
      <w:r>
        <w:t>Example of a template definition:</w:t>
      </w:r>
    </w:p>
    <w:p w:rsidR="002F40DA" w:rsidRDefault="002F40DA" w:rsidP="002F40DA"/>
    <w:p w:rsidR="002F40DA" w:rsidRDefault="002F40DA" w:rsidP="002F40DA">
      <w:pPr>
        <w:pStyle w:val="Example"/>
      </w:pPr>
      <w:r>
        <w:t xml:space="preserve">$TEMPLATE|PATIENT DEMOGRAPHIC </w:t>
      </w:r>
      <w:proofErr w:type="spellStart"/>
      <w:r>
        <w:t>CHANGE|N-EVENT-REPORT|Patient</w:t>
      </w:r>
      <w:proofErr w:type="spellEnd"/>
      <w:r>
        <w:t xml:space="preserve"> Updated|3|</w:t>
      </w:r>
    </w:p>
    <w:p w:rsidR="002F40DA" w:rsidRDefault="002F40DA" w:rsidP="002F40DA">
      <w:pPr>
        <w:pStyle w:val="Example"/>
      </w:pPr>
      <w:r>
        <w:t>$SOP|VA Detached Patient Management SOP Class</w:t>
      </w:r>
    </w:p>
    <w:p w:rsidR="002F40DA" w:rsidRDefault="002F40DA" w:rsidP="002F40DA">
      <w:pPr>
        <w:pStyle w:val="Example"/>
      </w:pPr>
      <w:r>
        <w:t>{N-EVENT-REPORT-RQ}</w:t>
      </w:r>
    </w:p>
    <w:p w:rsidR="002F40DA" w:rsidRDefault="002F40DA" w:rsidP="002F40DA">
      <w:pPr>
        <w:pStyle w:val="Example"/>
      </w:pPr>
      <w:r>
        <w:t>Instance Creation Date|(0008,0012)||-/2|</w:t>
      </w:r>
    </w:p>
    <w:p w:rsidR="002F40DA" w:rsidRDefault="002F40DA" w:rsidP="002F40DA">
      <w:pPr>
        <w:pStyle w:val="Example"/>
      </w:pPr>
      <w:r>
        <w:t>Instance Creation Time|(0008,0013)||-/2|</w:t>
      </w:r>
    </w:p>
    <w:p w:rsidR="002F40DA" w:rsidRDefault="002F40DA" w:rsidP="002F40DA">
      <w:pPr>
        <w:pStyle w:val="Example"/>
      </w:pPr>
      <w:r>
        <w:t>Instance Creator UID|(0008,0014)||-/2|</w:t>
      </w:r>
    </w:p>
    <w:p w:rsidR="002F40DA" w:rsidRDefault="002F40DA" w:rsidP="002F40DA">
      <w:pPr>
        <w:pStyle w:val="Example"/>
      </w:pPr>
      <w:r>
        <w:t>{Patient Data}</w:t>
      </w:r>
    </w:p>
    <w:p w:rsidR="002F40DA" w:rsidRDefault="002F40DA" w:rsidP="002F40DA">
      <w:pPr>
        <w:pStyle w:val="Example"/>
      </w:pPr>
      <w:r>
        <w:t>{Message Handle}</w:t>
      </w:r>
    </w:p>
    <w:p w:rsidR="002F40DA" w:rsidRDefault="002F40DA" w:rsidP="002F40DA">
      <w:pPr>
        <w:pStyle w:val="Example"/>
      </w:pPr>
    </w:p>
    <w:p w:rsidR="002F40DA" w:rsidRDefault="002F40DA" w:rsidP="002F40DA">
      <w:r>
        <w:t xml:space="preserve">The element information in the file </w:t>
      </w:r>
      <w:proofErr w:type="spellStart"/>
      <w:r>
        <w:rPr>
          <w:b/>
        </w:rPr>
        <w:t>Template.DIC</w:t>
      </w:r>
      <w:proofErr w:type="spellEnd"/>
      <w:r w:rsidR="00B00523">
        <w:fldChar w:fldCharType="begin"/>
      </w:r>
      <w:r>
        <w:instrText xml:space="preserve"> XE "TEMPLATE.DIC" </w:instrText>
      </w:r>
      <w:r w:rsidR="00B00523">
        <w:fldChar w:fldCharType="end"/>
      </w:r>
      <w:r>
        <w:t xml:space="preserve"> is extracted directly from the DICOM standard, </w:t>
      </w:r>
      <w:r>
        <w:rPr>
          <w:b/>
        </w:rPr>
        <w:t>Part 6: Data Dictionary (PS 3.6)</w:t>
      </w:r>
      <w:r>
        <w:t xml:space="preserve"> and </w:t>
      </w:r>
      <w:r>
        <w:rPr>
          <w:b/>
        </w:rPr>
        <w:t>Part 7:Message Exchange (PS 3.7)</w:t>
      </w:r>
      <w:r w:rsidR="007C78ED">
        <w:t xml:space="preserve">. </w:t>
      </w:r>
      <w:r>
        <w:t xml:space="preserve">The list of </w:t>
      </w:r>
      <w:r>
        <w:lastRenderedPageBreak/>
        <w:t xml:space="preserve">attributes comes from </w:t>
      </w:r>
      <w:r>
        <w:rPr>
          <w:b/>
        </w:rPr>
        <w:t>Part 3: Information Object Definitions (PS 3.3)</w:t>
      </w:r>
      <w:r>
        <w:t xml:space="preserve"> and </w:t>
      </w:r>
      <w:r>
        <w:rPr>
          <w:b/>
        </w:rPr>
        <w:t>Part 7:Message Exchange (PS 3.7)</w:t>
      </w:r>
      <w:r>
        <w:t>.</w:t>
      </w:r>
    </w:p>
    <w:p w:rsidR="002F40DA" w:rsidRDefault="002F40DA" w:rsidP="002F40DA"/>
    <w:p w:rsidR="002F40DA" w:rsidRDefault="002F40DA" w:rsidP="002F40DA">
      <w:r>
        <w:t xml:space="preserve">See </w:t>
      </w:r>
      <w:hyperlink r:id="rId127" w:history="1">
        <w:r>
          <w:rPr>
            <w:rStyle w:val="Hyperlink"/>
          </w:rPr>
          <w:t>http://medical.nema.org/dicom/</w:t>
        </w:r>
      </w:hyperlink>
      <w:r>
        <w:t xml:space="preserve"> for more information about the DICOM standard.</w:t>
      </w:r>
    </w:p>
    <w:p w:rsidR="002F40DA" w:rsidRDefault="002F40DA" w:rsidP="002F40DA"/>
    <w:p w:rsidR="002F40DA" w:rsidRDefault="002F40DA" w:rsidP="002F40DA">
      <w:r>
        <w:t>The data from this file is stored in MUMPS in the following structure:</w:t>
      </w:r>
    </w:p>
    <w:p w:rsidR="002F40DA" w:rsidRDefault="002F40DA" w:rsidP="002F40DA"/>
    <w:p w:rsidR="002F40DA" w:rsidRDefault="002F40DA" w:rsidP="002F40DA">
      <w:pPr>
        <w:rPr>
          <w:rFonts w:ascii="Courier New" w:hAnsi="Courier New"/>
          <w:sz w:val="18"/>
        </w:rPr>
      </w:pPr>
      <w:r>
        <w:rPr>
          <w:rFonts w:ascii="Courier New" w:hAnsi="Courier New"/>
          <w:sz w:val="18"/>
        </w:rPr>
        <w:t>^MAGDICOM(2006.52,d0,0) = Title ^ DIMSE ^ SOP Class ^ Type Name ^ Type ID</w:t>
      </w:r>
    </w:p>
    <w:p w:rsidR="002F40DA" w:rsidRDefault="002F40DA" w:rsidP="002F40DA">
      <w:pPr>
        <w:rPr>
          <w:rFonts w:ascii="Courier New" w:hAnsi="Courier New"/>
          <w:sz w:val="18"/>
        </w:rPr>
      </w:pPr>
      <w:r>
        <w:rPr>
          <w:rFonts w:ascii="Courier New" w:hAnsi="Courier New"/>
          <w:sz w:val="18"/>
        </w:rPr>
        <w:t>^MAGDICOM(2006.52,d0,1,d2,0) = tag ^ name ^ SCP type / SCU type ^ Value ^ Pointer</w:t>
      </w:r>
    </w:p>
    <w:p w:rsidR="002F40DA" w:rsidRDefault="002F40DA" w:rsidP="002F40DA">
      <w:r>
        <w:rPr>
          <w:rFonts w:ascii="Courier New" w:hAnsi="Courier New"/>
          <w:sz w:val="18"/>
        </w:rPr>
        <w:t>^MAGDICOM(2006.52,“B”,Title,d0) = “”</w:t>
      </w:r>
    </w:p>
    <w:p w:rsidR="002F40DA" w:rsidRDefault="002F40DA" w:rsidP="00FE3F2B">
      <w:pPr>
        <w:pStyle w:val="Heading3"/>
        <w:numPr>
          <w:ilvl w:val="0"/>
          <w:numId w:val="0"/>
        </w:numPr>
      </w:pPr>
      <w:bookmarkStart w:id="1749" w:name="_Toc474731227"/>
      <w:bookmarkStart w:id="1750" w:name="_Toc89057582"/>
      <w:bookmarkStart w:id="1751" w:name="_Toc356301076"/>
      <w:r>
        <w:t>B.3.</w:t>
      </w:r>
      <w:r w:rsidR="000F1D28">
        <w:t>6</w:t>
      </w:r>
      <w:r>
        <w:t xml:space="preserve">  UID.DIC</w:t>
      </w:r>
      <w:bookmarkEnd w:id="1749"/>
      <w:bookmarkEnd w:id="1750"/>
      <w:bookmarkEnd w:id="1751"/>
    </w:p>
    <w:p w:rsidR="002F40DA" w:rsidRDefault="002F40DA" w:rsidP="002F40DA">
      <w:r>
        <w:t xml:space="preserve">The file </w:t>
      </w:r>
      <w:r>
        <w:rPr>
          <w:b/>
        </w:rPr>
        <w:t>UID.DIC</w:t>
      </w:r>
      <w:r w:rsidR="00B00523">
        <w:fldChar w:fldCharType="begin"/>
      </w:r>
      <w:r>
        <w:instrText xml:space="preserve"> XE "UID.DIC" </w:instrText>
      </w:r>
      <w:r w:rsidR="00B00523">
        <w:fldChar w:fldCharType="end"/>
      </w:r>
      <w:r>
        <w:t xml:space="preserve"> contains the definitions of the unique identifiers for SOP classes, transfer syntax’s and class instances for the DICOM standard</w:t>
      </w:r>
      <w:r w:rsidR="007C78ED">
        <w:t xml:space="preserve">. </w:t>
      </w:r>
      <w:r>
        <w:t xml:space="preserve">As part of the installation process, this file is read by routine </w:t>
      </w:r>
      <w:r>
        <w:rPr>
          <w:b/>
        </w:rPr>
        <w:t>^MAGDMB5</w:t>
      </w:r>
      <w:r>
        <w:t xml:space="preserve"> and is used to construct the </w:t>
      </w:r>
      <w:proofErr w:type="spellStart"/>
      <w:r>
        <w:t>FileMan</w:t>
      </w:r>
      <w:proofErr w:type="spellEnd"/>
      <w:r>
        <w:t xml:space="preserve"> table </w:t>
      </w:r>
      <w:r>
        <w:rPr>
          <w:b/>
        </w:rPr>
        <w:t>DICOM UID Dictionary</w:t>
      </w:r>
      <w:r>
        <w:t xml:space="preserve"> (File 2006.53, stored in </w:t>
      </w:r>
      <w:r>
        <w:rPr>
          <w:rFonts w:ascii="Courier New" w:hAnsi="Courier New"/>
          <w:b/>
        </w:rPr>
        <w:t>^MAGDICOM(2006.53,…)</w:t>
      </w:r>
      <w:r>
        <w:t>).</w:t>
      </w:r>
    </w:p>
    <w:p w:rsidR="002F40DA" w:rsidRDefault="002F40DA" w:rsidP="002F40DA"/>
    <w:p w:rsidR="002F40DA" w:rsidRDefault="002F40DA" w:rsidP="002F40DA">
      <w:r>
        <w:t>DICOM uses a unique object identification scheme based upon ISO-9834-3</w:t>
      </w:r>
      <w:r w:rsidR="007C78ED">
        <w:t xml:space="preserve">. </w:t>
      </w:r>
      <w:r>
        <w:t>This standard uses numeric fields separated by periods that are assigned in a left-to-right hierarchical fashion in order to allow uniqueness</w:t>
      </w:r>
      <w:r w:rsidR="007C78ED">
        <w:t xml:space="preserve">. </w:t>
      </w:r>
      <w:r>
        <w:t xml:space="preserve">All DICOM standard UIDs have the root </w:t>
      </w:r>
      <w:r>
        <w:rPr>
          <w:b/>
        </w:rPr>
        <w:t>1.2.840.10008</w:t>
      </w:r>
      <w:r>
        <w:t xml:space="preserve">, and UIDs generated by the VA have the root </w:t>
      </w:r>
      <w:r>
        <w:rPr>
          <w:b/>
        </w:rPr>
        <w:t>1.2.840.113754</w:t>
      </w:r>
      <w:r>
        <w:t>.</w:t>
      </w:r>
    </w:p>
    <w:p w:rsidR="002F40DA" w:rsidRDefault="002F40DA" w:rsidP="002F40DA"/>
    <w:p w:rsidR="002F40DA" w:rsidRDefault="002F40DA" w:rsidP="002F40DA">
      <w:r>
        <w:t xml:space="preserve">The file </w:t>
      </w:r>
      <w:r>
        <w:rPr>
          <w:b/>
        </w:rPr>
        <w:t>UID.DIC</w:t>
      </w:r>
      <w:r w:rsidR="00B00523">
        <w:fldChar w:fldCharType="begin"/>
      </w:r>
      <w:r>
        <w:instrText xml:space="preserve"> XE "UID.DIC" </w:instrText>
      </w:r>
      <w:r w:rsidR="00B00523">
        <w:fldChar w:fldCharType="end"/>
      </w:r>
      <w:r>
        <w:t xml:space="preserve"> contains all the pre-defined UID values that are used by the VistA DICOM applications.</w:t>
      </w:r>
    </w:p>
    <w:p w:rsidR="002F40DA" w:rsidRDefault="002F40DA" w:rsidP="002F40DA"/>
    <w:p w:rsidR="002F40DA" w:rsidRDefault="002F40DA" w:rsidP="002F40DA">
      <w:r>
        <w:t>The file UID.DIC contains two types of records:</w:t>
      </w:r>
    </w:p>
    <w:p w:rsidR="002F40DA" w:rsidRDefault="002F40DA" w:rsidP="002F40DA"/>
    <w:tbl>
      <w:tblPr>
        <w:tblW w:w="0" w:type="auto"/>
        <w:tblInd w:w="108" w:type="dxa"/>
        <w:tblLook w:val="0000" w:firstRow="0" w:lastRow="0" w:firstColumn="0" w:lastColumn="0" w:noHBand="0" w:noVBand="0"/>
      </w:tblPr>
      <w:tblGrid>
        <w:gridCol w:w="1620"/>
        <w:gridCol w:w="7848"/>
      </w:tblGrid>
      <w:tr w:rsidR="002F40DA">
        <w:tc>
          <w:tcPr>
            <w:tcW w:w="1620" w:type="dxa"/>
          </w:tcPr>
          <w:p w:rsidR="002F40DA" w:rsidRDefault="002F40DA" w:rsidP="00011B09">
            <w:pPr>
              <w:pStyle w:val="FormatItem"/>
              <w:spacing w:before="120" w:after="120"/>
              <w:ind w:left="0" w:firstLine="0"/>
            </w:pPr>
            <w:r>
              <w:sym w:font="Symbol" w:char="F0B7"/>
            </w:r>
            <w:r>
              <w:t xml:space="preserve"> UID Record:</w:t>
            </w:r>
          </w:p>
        </w:tc>
        <w:tc>
          <w:tcPr>
            <w:tcW w:w="7848" w:type="dxa"/>
          </w:tcPr>
          <w:p w:rsidR="002F40DA" w:rsidRDefault="002F40DA" w:rsidP="00011B09">
            <w:pPr>
              <w:pStyle w:val="FormatItem"/>
              <w:spacing w:before="120" w:after="120"/>
              <w:ind w:left="0" w:firstLine="0"/>
            </w:pPr>
            <w:r>
              <w:t>&lt;UID Value&gt; | &lt;UID Name&gt; | &lt;UID Type&gt; | &lt;Reference&gt; | &lt;Function&gt;</w:t>
            </w:r>
          </w:p>
        </w:tc>
      </w:tr>
      <w:tr w:rsidR="002F40DA">
        <w:tc>
          <w:tcPr>
            <w:tcW w:w="1620" w:type="dxa"/>
          </w:tcPr>
          <w:p w:rsidR="002F40DA" w:rsidRDefault="002F40DA" w:rsidP="00011B09">
            <w:pPr>
              <w:pStyle w:val="FormatItem"/>
              <w:spacing w:before="120" w:after="120"/>
              <w:ind w:left="0" w:firstLine="0"/>
            </w:pPr>
            <w:r>
              <w:sym w:font="Symbol" w:char="F0B7"/>
            </w:r>
            <w:r>
              <w:t xml:space="preserve"> </w:t>
            </w:r>
            <w:smartTag w:uri="urn:schemas-microsoft-com:office:smarttags" w:element="place">
              <w:r>
                <w:t>Meta</w:t>
              </w:r>
            </w:smartTag>
            <w:r>
              <w:t xml:space="preserve"> Record</w:t>
            </w:r>
          </w:p>
        </w:tc>
        <w:tc>
          <w:tcPr>
            <w:tcW w:w="7848" w:type="dxa"/>
          </w:tcPr>
          <w:p w:rsidR="002F40DA" w:rsidRDefault="002F40DA" w:rsidP="00011B09">
            <w:pPr>
              <w:pStyle w:val="FormatItem"/>
              <w:spacing w:before="120" w:after="120"/>
              <w:ind w:left="0" w:firstLine="0"/>
            </w:pPr>
            <w:r>
              <w:t>| &lt;UID Value&gt; | &lt;UID Name&gt;</w:t>
            </w:r>
          </w:p>
        </w:tc>
      </w:tr>
      <w:tr w:rsidR="002F40DA">
        <w:trPr>
          <w:cantSplit/>
        </w:trPr>
        <w:tc>
          <w:tcPr>
            <w:tcW w:w="9468" w:type="dxa"/>
            <w:gridSpan w:val="2"/>
          </w:tcPr>
          <w:p w:rsidR="002F40DA" w:rsidRDefault="002F40DA" w:rsidP="00011B09">
            <w:pPr>
              <w:spacing w:before="120" w:after="120"/>
            </w:pPr>
            <w:r>
              <w:t xml:space="preserve">When a UID identifies a Meta SOP Class, the record for the Meta SOP Class will be followed by one or more </w:t>
            </w:r>
            <w:smartTag w:uri="urn:schemas-microsoft-com:office:smarttags" w:element="place">
              <w:r>
                <w:t>Meta</w:t>
              </w:r>
            </w:smartTag>
            <w:r>
              <w:t xml:space="preserve"> records. In such a case, each </w:t>
            </w:r>
            <w:smartTag w:uri="urn:schemas-microsoft-com:office:smarttags" w:element="place">
              <w:r>
                <w:t>Meta</w:t>
              </w:r>
            </w:smartTag>
            <w:r>
              <w:t xml:space="preserve"> record defines one UID that identifies a SOP class that is a member of the Meta SOP class.</w:t>
            </w:r>
          </w:p>
        </w:tc>
      </w:tr>
      <w:tr w:rsidR="002F40DA">
        <w:trPr>
          <w:cantSplit/>
        </w:trPr>
        <w:tc>
          <w:tcPr>
            <w:tcW w:w="9468" w:type="dxa"/>
            <w:gridSpan w:val="2"/>
          </w:tcPr>
          <w:p w:rsidR="002F40DA" w:rsidRDefault="002F40DA" w:rsidP="00011B09">
            <w:pPr>
              <w:spacing w:before="120" w:after="120"/>
            </w:pPr>
            <w:r>
              <w:t>The different fields are defined below:</w:t>
            </w:r>
          </w:p>
        </w:tc>
      </w:tr>
      <w:tr w:rsidR="002F40DA">
        <w:tc>
          <w:tcPr>
            <w:tcW w:w="1620" w:type="dxa"/>
          </w:tcPr>
          <w:p w:rsidR="002F40DA" w:rsidRDefault="002F40DA" w:rsidP="00011B09">
            <w:pPr>
              <w:pStyle w:val="FormatField"/>
              <w:spacing w:before="120" w:after="120"/>
              <w:ind w:left="0" w:firstLine="0"/>
            </w:pPr>
            <w:r>
              <w:t>&lt;UID Value&gt;</w:t>
            </w:r>
          </w:p>
        </w:tc>
        <w:tc>
          <w:tcPr>
            <w:tcW w:w="7848" w:type="dxa"/>
          </w:tcPr>
          <w:p w:rsidR="002F40DA" w:rsidRDefault="002F40DA" w:rsidP="00011B09">
            <w:pPr>
              <w:pStyle w:val="FormatField"/>
              <w:spacing w:before="120" w:after="120"/>
              <w:ind w:left="0" w:firstLine="0"/>
            </w:pPr>
            <w:r>
              <w:t>The unique period delimited numeric string that represents the value of the UID</w:t>
            </w:r>
          </w:p>
        </w:tc>
      </w:tr>
      <w:tr w:rsidR="002F40DA">
        <w:tc>
          <w:tcPr>
            <w:tcW w:w="1620" w:type="dxa"/>
          </w:tcPr>
          <w:p w:rsidR="002F40DA" w:rsidRDefault="002F40DA" w:rsidP="00011B09">
            <w:pPr>
              <w:pStyle w:val="FormatField"/>
              <w:spacing w:before="120" w:after="120"/>
              <w:ind w:left="0" w:firstLine="0"/>
            </w:pPr>
            <w:r>
              <w:t>&lt;UID Name&gt;</w:t>
            </w:r>
          </w:p>
        </w:tc>
        <w:tc>
          <w:tcPr>
            <w:tcW w:w="7848" w:type="dxa"/>
          </w:tcPr>
          <w:p w:rsidR="002F40DA" w:rsidRDefault="002F40DA" w:rsidP="00011B09">
            <w:pPr>
              <w:pStyle w:val="FormatField"/>
              <w:spacing w:before="120" w:after="120"/>
              <w:ind w:left="0" w:firstLine="0"/>
            </w:pPr>
            <w:r>
              <w:t>The text name for the UID; 1:1 mapping between &lt;UID Value&gt; and &lt;UID NAME&gt;.</w:t>
            </w:r>
          </w:p>
        </w:tc>
      </w:tr>
      <w:tr w:rsidR="002F40DA">
        <w:tc>
          <w:tcPr>
            <w:tcW w:w="1620" w:type="dxa"/>
          </w:tcPr>
          <w:p w:rsidR="002F40DA" w:rsidRDefault="002F40DA" w:rsidP="00011B09">
            <w:pPr>
              <w:pStyle w:val="FormatField"/>
              <w:spacing w:before="120" w:after="120"/>
              <w:ind w:left="0" w:firstLine="0"/>
            </w:pPr>
            <w:r>
              <w:t>&lt;UID Type&gt;</w:t>
            </w:r>
          </w:p>
        </w:tc>
        <w:tc>
          <w:tcPr>
            <w:tcW w:w="7848" w:type="dxa"/>
          </w:tcPr>
          <w:p w:rsidR="002F40DA" w:rsidRDefault="002F40DA" w:rsidP="00011B09">
            <w:pPr>
              <w:pStyle w:val="FormatField"/>
              <w:spacing w:before="120" w:after="120"/>
              <w:ind w:left="0" w:firstLine="0"/>
            </w:pPr>
            <w:r>
              <w:t>Indicates the usage for the UID.</w:t>
            </w:r>
          </w:p>
        </w:tc>
      </w:tr>
      <w:tr w:rsidR="002F40DA">
        <w:tc>
          <w:tcPr>
            <w:tcW w:w="1620" w:type="dxa"/>
          </w:tcPr>
          <w:p w:rsidR="002F40DA" w:rsidRDefault="002F40DA" w:rsidP="00011B09">
            <w:pPr>
              <w:pStyle w:val="FormatField"/>
              <w:spacing w:before="120" w:after="120"/>
              <w:ind w:left="0" w:firstLine="0"/>
            </w:pPr>
            <w:r>
              <w:lastRenderedPageBreak/>
              <w:t>&lt;Reference&gt;</w:t>
            </w:r>
          </w:p>
        </w:tc>
        <w:tc>
          <w:tcPr>
            <w:tcW w:w="7848" w:type="dxa"/>
          </w:tcPr>
          <w:p w:rsidR="002F40DA" w:rsidRDefault="002F40DA" w:rsidP="00011B09">
            <w:pPr>
              <w:pStyle w:val="FormatField"/>
              <w:spacing w:before="120" w:after="120"/>
              <w:ind w:left="0" w:firstLine="0"/>
            </w:pPr>
            <w:r>
              <w:t>Documents where the UID is officially defined.</w:t>
            </w:r>
          </w:p>
        </w:tc>
      </w:tr>
      <w:tr w:rsidR="002F40DA">
        <w:tc>
          <w:tcPr>
            <w:tcW w:w="1620" w:type="dxa"/>
          </w:tcPr>
          <w:p w:rsidR="002F40DA" w:rsidRDefault="002F40DA" w:rsidP="00011B09">
            <w:pPr>
              <w:pStyle w:val="FormatField"/>
              <w:spacing w:before="120" w:after="120"/>
              <w:ind w:left="0" w:firstLine="0"/>
            </w:pPr>
            <w:r>
              <w:t>&lt;Function&gt;</w:t>
            </w:r>
          </w:p>
        </w:tc>
        <w:tc>
          <w:tcPr>
            <w:tcW w:w="7848" w:type="dxa"/>
          </w:tcPr>
          <w:p w:rsidR="002F40DA" w:rsidRDefault="002F40DA" w:rsidP="00011B09">
            <w:pPr>
              <w:pStyle w:val="FormatField"/>
              <w:spacing w:before="120" w:after="120"/>
              <w:ind w:left="0" w:firstLine="0"/>
            </w:pPr>
            <w:r>
              <w:t>Identifies which UIDs are supported by VistA Storage (for example, S for Storage).</w:t>
            </w:r>
          </w:p>
        </w:tc>
      </w:tr>
    </w:tbl>
    <w:p w:rsidR="002F40DA" w:rsidRDefault="002F40DA" w:rsidP="002F40DA">
      <w:pPr>
        <w:pStyle w:val="FormatField"/>
        <w:ind w:left="1530" w:hanging="1598"/>
      </w:pPr>
    </w:p>
    <w:p w:rsidR="002F40DA" w:rsidRDefault="002F40DA" w:rsidP="002F40DA">
      <w:r>
        <w:t>Example of some UID definitions:</w:t>
      </w:r>
    </w:p>
    <w:p w:rsidR="002F40DA" w:rsidRDefault="002F40DA" w:rsidP="002F40DA"/>
    <w:p w:rsidR="002F40DA" w:rsidRDefault="002F40DA" w:rsidP="002F40DA">
      <w:pPr>
        <w:pStyle w:val="Example"/>
        <w:rPr>
          <w:sz w:val="18"/>
        </w:rPr>
      </w:pPr>
      <w:r>
        <w:rPr>
          <w:sz w:val="18"/>
        </w:rPr>
        <w:t xml:space="preserve">1.2.840.10008.1.1|Verification SOP </w:t>
      </w:r>
      <w:proofErr w:type="spellStart"/>
      <w:r>
        <w:rPr>
          <w:sz w:val="18"/>
        </w:rPr>
        <w:t>Class|SOP</w:t>
      </w:r>
      <w:proofErr w:type="spellEnd"/>
      <w:r>
        <w:rPr>
          <w:sz w:val="18"/>
        </w:rPr>
        <w:t xml:space="preserve"> </w:t>
      </w:r>
      <w:proofErr w:type="spellStart"/>
      <w:r>
        <w:rPr>
          <w:sz w:val="18"/>
        </w:rPr>
        <w:t>Class|Part</w:t>
      </w:r>
      <w:proofErr w:type="spellEnd"/>
      <w:r>
        <w:rPr>
          <w:sz w:val="18"/>
        </w:rPr>
        <w:t xml:space="preserve"> 4|*</w:t>
      </w:r>
    </w:p>
    <w:p w:rsidR="002F40DA" w:rsidRDefault="002F40DA" w:rsidP="002F40DA">
      <w:pPr>
        <w:pStyle w:val="Example"/>
        <w:rPr>
          <w:sz w:val="18"/>
        </w:rPr>
      </w:pPr>
      <w:r>
        <w:rPr>
          <w:sz w:val="18"/>
        </w:rPr>
        <w:t xml:space="preserve">1.2.840.10008.3.1.2.1.4|Detached Patient Management </w:t>
      </w:r>
      <w:smartTag w:uri="urn:schemas-microsoft-com:office:smarttags" w:element="place">
        <w:r>
          <w:rPr>
            <w:sz w:val="18"/>
          </w:rPr>
          <w:t>Meta</w:t>
        </w:r>
      </w:smartTag>
      <w:r>
        <w:rPr>
          <w:sz w:val="18"/>
        </w:rPr>
        <w:t xml:space="preserve"> SOP Class</w:t>
      </w:r>
    </w:p>
    <w:p w:rsidR="002F40DA" w:rsidRDefault="002F40DA" w:rsidP="002F40DA">
      <w:pPr>
        <w:pStyle w:val="Example"/>
        <w:jc w:val="right"/>
        <w:rPr>
          <w:sz w:val="18"/>
        </w:rPr>
      </w:pPr>
      <w:r>
        <w:rPr>
          <w:sz w:val="18"/>
        </w:rPr>
        <w:t xml:space="preserve">|Meta SOP </w:t>
      </w:r>
      <w:proofErr w:type="spellStart"/>
      <w:r>
        <w:rPr>
          <w:sz w:val="18"/>
        </w:rPr>
        <w:t>Class|Part</w:t>
      </w:r>
      <w:proofErr w:type="spellEnd"/>
      <w:r>
        <w:rPr>
          <w:sz w:val="18"/>
        </w:rPr>
        <w:t xml:space="preserve"> 4|</w:t>
      </w:r>
    </w:p>
    <w:p w:rsidR="002F40DA" w:rsidRDefault="002F40DA" w:rsidP="002F40DA">
      <w:pPr>
        <w:pStyle w:val="Example"/>
        <w:rPr>
          <w:sz w:val="18"/>
        </w:rPr>
      </w:pPr>
      <w:r>
        <w:rPr>
          <w:sz w:val="18"/>
        </w:rPr>
        <w:t>|1.2.840.10008.3.1.2.1.1|Detached Patient Management SOP Class</w:t>
      </w:r>
    </w:p>
    <w:p w:rsidR="002F40DA" w:rsidRDefault="002F40DA" w:rsidP="002F40DA">
      <w:pPr>
        <w:pStyle w:val="Example"/>
        <w:rPr>
          <w:sz w:val="18"/>
        </w:rPr>
      </w:pPr>
      <w:r>
        <w:rPr>
          <w:sz w:val="18"/>
        </w:rPr>
        <w:t>|1.2.840.10008.3.1.2.2.1|Detached Visit Management SOP Class</w:t>
      </w:r>
    </w:p>
    <w:p w:rsidR="002F40DA" w:rsidRDefault="002F40DA" w:rsidP="002F40DA">
      <w:pPr>
        <w:pStyle w:val="Example"/>
        <w:rPr>
          <w:sz w:val="18"/>
        </w:rPr>
      </w:pPr>
      <w:r>
        <w:rPr>
          <w:sz w:val="18"/>
        </w:rPr>
        <w:t xml:space="preserve">1.2.840.113754.3.1.2.1.4|VA Detached Patient Management </w:t>
      </w:r>
      <w:smartTag w:uri="urn:schemas-microsoft-com:office:smarttags" w:element="place">
        <w:r>
          <w:rPr>
            <w:sz w:val="18"/>
          </w:rPr>
          <w:t>Meta</w:t>
        </w:r>
      </w:smartTag>
      <w:r>
        <w:rPr>
          <w:sz w:val="18"/>
        </w:rPr>
        <w:t xml:space="preserve"> SOP Class</w:t>
      </w:r>
    </w:p>
    <w:p w:rsidR="002F40DA" w:rsidRDefault="002F40DA" w:rsidP="002F40DA">
      <w:pPr>
        <w:pStyle w:val="Example"/>
        <w:jc w:val="right"/>
        <w:rPr>
          <w:sz w:val="18"/>
        </w:rPr>
      </w:pPr>
      <w:r>
        <w:rPr>
          <w:sz w:val="18"/>
        </w:rPr>
        <w:t xml:space="preserve">|Meta SOP </w:t>
      </w:r>
      <w:proofErr w:type="spellStart"/>
      <w:r>
        <w:rPr>
          <w:sz w:val="18"/>
        </w:rPr>
        <w:t>Class|Part</w:t>
      </w:r>
      <w:proofErr w:type="spellEnd"/>
      <w:r>
        <w:rPr>
          <w:sz w:val="18"/>
        </w:rPr>
        <w:t xml:space="preserve"> 4|S</w:t>
      </w:r>
    </w:p>
    <w:p w:rsidR="002F40DA" w:rsidRDefault="002F40DA" w:rsidP="002F40DA">
      <w:pPr>
        <w:pStyle w:val="Example"/>
        <w:rPr>
          <w:sz w:val="18"/>
        </w:rPr>
      </w:pPr>
      <w:r>
        <w:rPr>
          <w:sz w:val="18"/>
        </w:rPr>
        <w:t>|1.2.840.113754.3.1.2.1.1|VA Detached Patient Management SOP Class</w:t>
      </w:r>
    </w:p>
    <w:p w:rsidR="002F40DA" w:rsidRDefault="002F40DA" w:rsidP="002F40DA">
      <w:pPr>
        <w:pStyle w:val="Example"/>
      </w:pPr>
      <w:r>
        <w:rPr>
          <w:sz w:val="18"/>
        </w:rPr>
        <w:t>|1.2.840.113754.3.1.2.2.1|VA Detached Visit Management SOP Class</w:t>
      </w:r>
    </w:p>
    <w:p w:rsidR="002F40DA" w:rsidRDefault="002F40DA" w:rsidP="002F40DA"/>
    <w:p w:rsidR="002F40DA" w:rsidRDefault="002F40DA" w:rsidP="002F40DA">
      <w:r>
        <w:t xml:space="preserve">The UID information in the file </w:t>
      </w:r>
      <w:r>
        <w:rPr>
          <w:b/>
        </w:rPr>
        <w:t>UID.DIC</w:t>
      </w:r>
      <w:r w:rsidR="00B00523">
        <w:fldChar w:fldCharType="begin"/>
      </w:r>
      <w:r>
        <w:instrText xml:space="preserve"> XE "UID.DIC" </w:instrText>
      </w:r>
      <w:r w:rsidR="00B00523">
        <w:fldChar w:fldCharType="end"/>
      </w:r>
      <w:r>
        <w:t xml:space="preserve"> is extracted directly from the DICOM Standard, </w:t>
      </w:r>
      <w:r>
        <w:rPr>
          <w:b/>
        </w:rPr>
        <w:t>Part 6: Data Dictionary (PS 3.6)</w:t>
      </w:r>
      <w:r>
        <w:t xml:space="preserve"> and material supplied by the Imaging Project.</w:t>
      </w:r>
    </w:p>
    <w:p w:rsidR="002F40DA" w:rsidRDefault="002F40DA" w:rsidP="002F40DA"/>
    <w:p w:rsidR="002F40DA" w:rsidRDefault="002F40DA" w:rsidP="002F40DA">
      <w:r>
        <w:t>The data from this file is stored in MUMPS in the following structure:</w:t>
      </w:r>
    </w:p>
    <w:p w:rsidR="002F40DA" w:rsidRDefault="002F40DA" w:rsidP="002F40DA"/>
    <w:p w:rsidR="002F40DA" w:rsidRDefault="002F40DA" w:rsidP="002F40DA">
      <w:pPr>
        <w:rPr>
          <w:rFonts w:ascii="Courier New" w:hAnsi="Courier New" w:cs="Courier New"/>
          <w:sz w:val="20"/>
          <w:szCs w:val="20"/>
        </w:rPr>
      </w:pPr>
      <w:r>
        <w:rPr>
          <w:rFonts w:ascii="Courier New" w:hAnsi="Courier New" w:cs="Courier New"/>
          <w:sz w:val="20"/>
          <w:szCs w:val="20"/>
        </w:rPr>
        <w:t>^MAGDICOM(2006.53,d0,0) = Name ^ UID Code ^ Type ^ Reference</w:t>
      </w:r>
    </w:p>
    <w:p w:rsidR="002F40DA" w:rsidRDefault="002F40DA" w:rsidP="002F40DA">
      <w:pPr>
        <w:rPr>
          <w:rFonts w:ascii="Courier New" w:hAnsi="Courier New" w:cs="Courier New"/>
          <w:sz w:val="20"/>
          <w:szCs w:val="20"/>
        </w:rPr>
      </w:pPr>
      <w:r>
        <w:rPr>
          <w:rFonts w:ascii="Courier New" w:hAnsi="Courier New" w:cs="Courier New"/>
          <w:sz w:val="20"/>
          <w:szCs w:val="20"/>
        </w:rPr>
        <w:t>^MAGDICOM(2006.53,d0,1,d1,0) = Name ^ UID Code</w:t>
      </w:r>
    </w:p>
    <w:p w:rsidR="002F40DA" w:rsidRDefault="002F40DA" w:rsidP="002F40DA">
      <w:pPr>
        <w:rPr>
          <w:rFonts w:ascii="Courier New" w:hAnsi="Courier New" w:cs="Courier New"/>
          <w:sz w:val="20"/>
          <w:szCs w:val="20"/>
        </w:rPr>
      </w:pPr>
      <w:r>
        <w:rPr>
          <w:rFonts w:ascii="Courier New" w:hAnsi="Courier New" w:cs="Courier New"/>
          <w:sz w:val="20"/>
          <w:szCs w:val="20"/>
        </w:rPr>
        <w:t>^MAGDICOM(2006.53,“B”,Name,d0)= “”</w:t>
      </w:r>
    </w:p>
    <w:p w:rsidR="002F40DA" w:rsidRDefault="002F40DA" w:rsidP="002F40DA">
      <w:pPr>
        <w:rPr>
          <w:rFonts w:ascii="Courier New" w:hAnsi="Courier New" w:cs="Courier New"/>
          <w:sz w:val="20"/>
          <w:szCs w:val="20"/>
        </w:rPr>
      </w:pPr>
      <w:r>
        <w:rPr>
          <w:rFonts w:ascii="Courier New" w:hAnsi="Courier New" w:cs="Courier New"/>
          <w:sz w:val="20"/>
          <w:szCs w:val="20"/>
        </w:rPr>
        <w:t>^MAGDICOM(2006.53,“C”,UID Code,d0) = “”</w:t>
      </w:r>
    </w:p>
    <w:p w:rsidR="002F40DA" w:rsidRDefault="002F40DA" w:rsidP="002F40DA">
      <w:pPr>
        <w:rPr>
          <w:rFonts w:ascii="Courier New" w:hAnsi="Courier New" w:cs="Courier New"/>
          <w:sz w:val="20"/>
          <w:szCs w:val="20"/>
        </w:rPr>
      </w:pPr>
      <w:r>
        <w:rPr>
          <w:rFonts w:ascii="Courier New" w:hAnsi="Courier New" w:cs="Courier New"/>
          <w:sz w:val="20"/>
          <w:szCs w:val="20"/>
        </w:rPr>
        <w:t>^MAGDICOM(2006.53,d0,1,“B”,Name,d1) = “”</w:t>
      </w:r>
    </w:p>
    <w:p w:rsidR="002F40DA" w:rsidRDefault="002F40DA" w:rsidP="002F40DA">
      <w:pPr>
        <w:rPr>
          <w:rFonts w:ascii="Courier New" w:hAnsi="Courier New" w:cs="Courier New"/>
          <w:sz w:val="20"/>
          <w:szCs w:val="20"/>
        </w:rPr>
      </w:pPr>
      <w:r>
        <w:rPr>
          <w:rFonts w:ascii="Courier New" w:hAnsi="Courier New" w:cs="Courier New"/>
          <w:sz w:val="20"/>
          <w:szCs w:val="20"/>
        </w:rPr>
        <w:t>^MAGDICOM(200</w:t>
      </w:r>
      <w:bookmarkStart w:id="1752" w:name="_Ref460316842"/>
      <w:bookmarkStart w:id="1753" w:name="_Toc474731219"/>
      <w:r>
        <w:rPr>
          <w:rFonts w:ascii="Courier New" w:hAnsi="Courier New" w:cs="Courier New"/>
          <w:sz w:val="20"/>
          <w:szCs w:val="20"/>
        </w:rPr>
        <w:t>6.53,d0,1,“C”,UID Code,d1) = “”</w:t>
      </w:r>
    </w:p>
    <w:p w:rsidR="002F40DA" w:rsidRDefault="002F40DA" w:rsidP="002F40DA"/>
    <w:p w:rsidR="002F40DA" w:rsidRDefault="002F40DA" w:rsidP="00FE3F2B">
      <w:pPr>
        <w:pStyle w:val="Heading3"/>
        <w:numPr>
          <w:ilvl w:val="0"/>
          <w:numId w:val="0"/>
        </w:numPr>
      </w:pPr>
      <w:bookmarkStart w:id="1754" w:name="_Toc89057583"/>
      <w:bookmarkStart w:id="1755" w:name="_Ref302556245"/>
      <w:bookmarkStart w:id="1756" w:name="_Ref302556261"/>
      <w:bookmarkStart w:id="1757" w:name="_Toc356301077"/>
      <w:r>
        <w:t>B.3.</w:t>
      </w:r>
      <w:r w:rsidR="000F1D28">
        <w:t>7</w:t>
      </w:r>
      <w:r>
        <w:t xml:space="preserve">  Additional </w:t>
      </w:r>
      <w:bookmarkEnd w:id="1752"/>
      <w:r>
        <w:t>Data</w:t>
      </w:r>
      <w:bookmarkEnd w:id="1753"/>
      <w:bookmarkEnd w:id="1754"/>
      <w:bookmarkEnd w:id="1755"/>
      <w:bookmarkEnd w:id="1756"/>
      <w:bookmarkEnd w:id="1757"/>
    </w:p>
    <w:p w:rsidR="002F40DA" w:rsidRDefault="002F40DA" w:rsidP="002F40DA">
      <w:r>
        <w:t>Certain DICOM elements are extracted from the DICOM image header and copied into the “about image” text file when an image is processed</w:t>
      </w:r>
      <w:r w:rsidR="007C78ED">
        <w:t xml:space="preserve">. </w:t>
      </w:r>
      <w:r>
        <w:t>These data items are then displayed on the diagnostic workstation with the image.</w:t>
      </w:r>
    </w:p>
    <w:p w:rsidR="002F40DA" w:rsidRDefault="002F40DA" w:rsidP="002F40DA"/>
    <w:p w:rsidR="002F40DA" w:rsidRDefault="002F40DA" w:rsidP="002F40DA">
      <w:r>
        <w:t>Different items may be selected and displayed for different modalities</w:t>
      </w:r>
      <w:r w:rsidR="007C78ED">
        <w:t xml:space="preserve">. </w:t>
      </w:r>
      <w:r>
        <w:t>Currently, the following files with lists of additional data-items are available:</w:t>
      </w:r>
    </w:p>
    <w:p w:rsidR="002F40DA" w:rsidRDefault="002F40DA" w:rsidP="002F40DA"/>
    <w:p w:rsidR="002F40DA" w:rsidRDefault="002F40DA" w:rsidP="002F40DA">
      <w:pPr>
        <w:numPr>
          <w:ilvl w:val="0"/>
          <w:numId w:val="7"/>
        </w:numPr>
      </w:pPr>
      <w:proofErr w:type="spellStart"/>
      <w:r>
        <w:t>DataGECT.DIC</w:t>
      </w:r>
      <w:proofErr w:type="spellEnd"/>
      <w:r>
        <w:t xml:space="preserve"> (specific for CT equipment from General Electric and others)</w:t>
      </w:r>
    </w:p>
    <w:p w:rsidR="002F40DA" w:rsidRDefault="002F40DA" w:rsidP="002F40DA">
      <w:pPr>
        <w:numPr>
          <w:ilvl w:val="0"/>
          <w:numId w:val="7"/>
        </w:numPr>
        <w:ind w:left="357" w:hanging="357"/>
      </w:pPr>
      <w:proofErr w:type="spellStart"/>
      <w:r>
        <w:t>Data_CR.DIC</w:t>
      </w:r>
      <w:proofErr w:type="spellEnd"/>
      <w:r>
        <w:t xml:space="preserve"> (specific for CR equipment)</w:t>
      </w:r>
    </w:p>
    <w:p w:rsidR="002F40DA" w:rsidRDefault="002F40DA" w:rsidP="002F40DA">
      <w:pPr>
        <w:numPr>
          <w:ilvl w:val="0"/>
          <w:numId w:val="7"/>
        </w:numPr>
        <w:ind w:left="357" w:hanging="357"/>
      </w:pPr>
      <w:proofErr w:type="spellStart"/>
      <w:r>
        <w:t>DataMisc.DIC</w:t>
      </w:r>
      <w:proofErr w:type="spellEnd"/>
      <w:r>
        <w:t xml:space="preserve"> (general for any other equipment)</w:t>
      </w:r>
    </w:p>
    <w:p w:rsidR="002F40DA" w:rsidRDefault="002F40DA" w:rsidP="002F40DA">
      <w:pPr>
        <w:numPr>
          <w:ilvl w:val="0"/>
          <w:numId w:val="7"/>
        </w:numPr>
        <w:ind w:left="357" w:hanging="357"/>
      </w:pPr>
      <w:proofErr w:type="spellStart"/>
      <w:r>
        <w:t>Data_MRI.DIC</w:t>
      </w:r>
      <w:proofErr w:type="spellEnd"/>
      <w:r>
        <w:t xml:space="preserve"> (specific for MRI equipment)</w:t>
      </w:r>
    </w:p>
    <w:p w:rsidR="002F40DA" w:rsidRDefault="002F40DA" w:rsidP="002F40DA"/>
    <w:p w:rsidR="002F40DA" w:rsidRDefault="002F40DA" w:rsidP="002F40DA">
      <w:r>
        <w:t>In these files, each line that defines a data-item consists of two parts: the first part identifies an attribute tag and the second part specifies an attribute name, e.g.:</w:t>
      </w:r>
    </w:p>
    <w:p w:rsidR="002F40DA" w:rsidRDefault="002F40DA" w:rsidP="002F40DA"/>
    <w:p w:rsidR="002F40DA" w:rsidRDefault="002F40DA" w:rsidP="002F40DA">
      <w:pPr>
        <w:pStyle w:val="BodyText"/>
        <w:ind w:left="709"/>
      </w:pPr>
      <w:r>
        <w:t>0008,0070|Manufacturer</w:t>
      </w:r>
    </w:p>
    <w:p w:rsidR="002F40DA" w:rsidRDefault="002F40DA" w:rsidP="002F40DA">
      <w:pPr>
        <w:pStyle w:val="BodyText"/>
        <w:ind w:left="709"/>
      </w:pPr>
    </w:p>
    <w:p w:rsidR="002F40DA" w:rsidRDefault="002F40DA" w:rsidP="002F40DA">
      <w:r>
        <w:t>The data from these files is stored in MUMPS in the following structure:</w:t>
      </w:r>
    </w:p>
    <w:p w:rsidR="002F40DA" w:rsidRDefault="002F40DA" w:rsidP="002F40DA">
      <w:pPr>
        <w:rPr>
          <w:rFonts w:ascii="Courier New" w:hAnsi="Courier New"/>
        </w:rPr>
      </w:pPr>
    </w:p>
    <w:p w:rsidR="002F40DA" w:rsidRDefault="002F40DA" w:rsidP="002F40DA">
      <w:pPr>
        <w:rPr>
          <w:rFonts w:ascii="Courier New" w:hAnsi="Courier New"/>
          <w:sz w:val="20"/>
          <w:szCs w:val="20"/>
        </w:rPr>
      </w:pPr>
      <w:r>
        <w:rPr>
          <w:rFonts w:ascii="Courier New" w:hAnsi="Courier New"/>
          <w:sz w:val="20"/>
          <w:szCs w:val="20"/>
        </w:rPr>
        <w:t>^MAGDICOM(2006.511,d0,0) = filename</w:t>
      </w:r>
    </w:p>
    <w:p w:rsidR="002F40DA" w:rsidRDefault="002F40DA" w:rsidP="002F40DA">
      <w:pPr>
        <w:rPr>
          <w:rFonts w:ascii="Courier New" w:hAnsi="Courier New"/>
          <w:sz w:val="20"/>
          <w:szCs w:val="20"/>
        </w:rPr>
      </w:pPr>
      <w:r>
        <w:rPr>
          <w:rFonts w:ascii="Courier New" w:hAnsi="Courier New"/>
          <w:sz w:val="20"/>
          <w:szCs w:val="20"/>
        </w:rPr>
        <w:t>^MAGDICOM(2006.511,d0,1,d1,0)=tag ^ name</w:t>
      </w:r>
    </w:p>
    <w:p w:rsidR="002F40DA" w:rsidRDefault="002F40DA" w:rsidP="002F40DA">
      <w:pPr>
        <w:rPr>
          <w:rFonts w:ascii="Courier New" w:hAnsi="Courier New"/>
          <w:sz w:val="20"/>
          <w:szCs w:val="20"/>
        </w:rPr>
      </w:pPr>
      <w:r>
        <w:rPr>
          <w:rFonts w:ascii="Courier New" w:hAnsi="Courier New"/>
          <w:sz w:val="20"/>
          <w:szCs w:val="20"/>
        </w:rPr>
        <w:t>^MAGDICOM(2006.511,“B”,filename,d0) = “”</w:t>
      </w:r>
    </w:p>
    <w:p w:rsidR="002F40DA" w:rsidRDefault="002F40DA" w:rsidP="002F40DA">
      <w:pPr>
        <w:rPr>
          <w:rFonts w:ascii="Courier New" w:hAnsi="Courier New"/>
        </w:rPr>
      </w:pPr>
    </w:p>
    <w:p w:rsidR="002F40DA" w:rsidRDefault="002F40DA" w:rsidP="00FE3F2B">
      <w:pPr>
        <w:pStyle w:val="Heading4"/>
        <w:numPr>
          <w:ilvl w:val="0"/>
          <w:numId w:val="0"/>
        </w:numPr>
      </w:pPr>
      <w:bookmarkStart w:id="1758" w:name="_Ref460316806"/>
      <w:bookmarkStart w:id="1759" w:name="_Toc474731220"/>
      <w:bookmarkStart w:id="1760" w:name="_Toc89057584"/>
      <w:bookmarkStart w:id="1761" w:name="_Toc356301078"/>
      <w:r>
        <w:t>B.3.</w:t>
      </w:r>
      <w:r w:rsidR="000F1D28">
        <w:t>7</w:t>
      </w:r>
      <w:r>
        <w:t xml:space="preserve">.1  </w:t>
      </w:r>
      <w:proofErr w:type="spellStart"/>
      <w:r>
        <w:t>DataMisc.DIC</w:t>
      </w:r>
      <w:bookmarkEnd w:id="1758"/>
      <w:bookmarkEnd w:id="1759"/>
      <w:bookmarkEnd w:id="1760"/>
      <w:bookmarkEnd w:id="1761"/>
      <w:proofErr w:type="spellEnd"/>
    </w:p>
    <w:p w:rsidR="002F40DA" w:rsidRDefault="002F40DA" w:rsidP="002F40DA">
      <w:r>
        <w:t xml:space="preserve">The file </w:t>
      </w:r>
      <w:proofErr w:type="spellStart"/>
      <w:r>
        <w:t>DataMisc.DIC</w:t>
      </w:r>
      <w:proofErr w:type="spellEnd"/>
      <w:r>
        <w:t xml:space="preserve"> contains a list of general-purpose elements to be displayed. These data-items are:</w:t>
      </w:r>
    </w:p>
    <w:p w:rsidR="002F40DA" w:rsidRDefault="002F40DA" w:rsidP="002F40DA"/>
    <w:p w:rsidR="002F40DA" w:rsidRDefault="002F40DA" w:rsidP="002F40DA">
      <w:pPr>
        <w:pStyle w:val="BodyText"/>
        <w:ind w:left="709"/>
      </w:pPr>
      <w:r>
        <w:t>0008,0008|Image Type</w:t>
      </w:r>
    </w:p>
    <w:p w:rsidR="002F40DA" w:rsidRDefault="002F40DA" w:rsidP="002F40DA">
      <w:pPr>
        <w:pStyle w:val="BodyText"/>
        <w:ind w:left="709"/>
      </w:pPr>
      <w:r>
        <w:t>0008,0023|Image Date</w:t>
      </w:r>
    </w:p>
    <w:p w:rsidR="002F40DA" w:rsidRDefault="002F40DA" w:rsidP="002F40DA">
      <w:pPr>
        <w:pStyle w:val="BodyText"/>
        <w:ind w:left="709"/>
      </w:pPr>
      <w:r>
        <w:t>0008,0033|Image Time</w:t>
      </w:r>
    </w:p>
    <w:p w:rsidR="002F40DA" w:rsidRDefault="002F40DA" w:rsidP="002F40DA">
      <w:pPr>
        <w:pStyle w:val="BodyText"/>
        <w:ind w:left="709"/>
      </w:pPr>
      <w:r>
        <w:t>0008,0060|Modality</w:t>
      </w:r>
    </w:p>
    <w:p w:rsidR="002F40DA" w:rsidRDefault="002F40DA" w:rsidP="002F40DA">
      <w:pPr>
        <w:pStyle w:val="BodyText"/>
        <w:ind w:left="709"/>
      </w:pPr>
      <w:r>
        <w:t>0008,0070|Manufacturer</w:t>
      </w:r>
    </w:p>
    <w:p w:rsidR="002F40DA" w:rsidRDefault="002F40DA" w:rsidP="002F40DA">
      <w:pPr>
        <w:pStyle w:val="BodyText"/>
        <w:ind w:left="709"/>
      </w:pPr>
      <w:r>
        <w:t>0008,0080|Institution Name</w:t>
      </w:r>
    </w:p>
    <w:p w:rsidR="002F40DA" w:rsidRDefault="002F40DA" w:rsidP="002F40DA">
      <w:pPr>
        <w:pStyle w:val="BodyText"/>
        <w:ind w:left="709"/>
      </w:pPr>
      <w:r>
        <w:t>0008,1010|Station Name</w:t>
      </w:r>
    </w:p>
    <w:p w:rsidR="002F40DA" w:rsidRDefault="002F40DA" w:rsidP="002F40DA">
      <w:pPr>
        <w:pStyle w:val="BodyText"/>
        <w:ind w:left="709"/>
      </w:pPr>
      <w:r>
        <w:t>0008,1090|Manufacturer's Model Name</w:t>
      </w:r>
    </w:p>
    <w:p w:rsidR="002F40DA" w:rsidRDefault="002F40DA" w:rsidP="002F40DA">
      <w:pPr>
        <w:pStyle w:val="BodyText"/>
        <w:ind w:left="709"/>
      </w:pPr>
      <w:r>
        <w:t>0018,0010|Contrast/Bolus Agent</w:t>
      </w:r>
    </w:p>
    <w:p w:rsidR="002F40DA" w:rsidRDefault="002F40DA" w:rsidP="002F40DA">
      <w:pPr>
        <w:pStyle w:val="BodyText"/>
        <w:ind w:left="709"/>
      </w:pPr>
      <w:r>
        <w:t>0018,0015|Body Part Examined</w:t>
      </w:r>
    </w:p>
    <w:p w:rsidR="002F40DA" w:rsidRDefault="002F40DA" w:rsidP="002F40DA">
      <w:pPr>
        <w:pStyle w:val="BodyText"/>
        <w:ind w:left="709"/>
      </w:pPr>
      <w:r>
        <w:t>0018,5100|Patient Position</w:t>
      </w:r>
    </w:p>
    <w:p w:rsidR="002F40DA" w:rsidRDefault="002F40DA" w:rsidP="002F40DA">
      <w:pPr>
        <w:pStyle w:val="BodyText"/>
        <w:ind w:left="709"/>
      </w:pPr>
      <w:r>
        <w:t>0020,0010|Study ID</w:t>
      </w:r>
    </w:p>
    <w:p w:rsidR="002F40DA" w:rsidRDefault="002F40DA" w:rsidP="002F40DA">
      <w:pPr>
        <w:pStyle w:val="BodyText"/>
        <w:ind w:left="709"/>
      </w:pPr>
      <w:r>
        <w:t>0020,0011|Series Number</w:t>
      </w:r>
    </w:p>
    <w:p w:rsidR="002F40DA" w:rsidRDefault="002F40DA" w:rsidP="002F40DA">
      <w:pPr>
        <w:pStyle w:val="BodyText"/>
        <w:ind w:left="709"/>
      </w:pPr>
      <w:r>
        <w:t>0020,0012|Acquisition Number</w:t>
      </w:r>
    </w:p>
    <w:p w:rsidR="002F40DA" w:rsidRDefault="002F40DA" w:rsidP="002F40DA">
      <w:pPr>
        <w:pStyle w:val="BodyText"/>
        <w:ind w:left="709"/>
      </w:pPr>
      <w:r>
        <w:t>0020,0013|Image Number</w:t>
      </w:r>
    </w:p>
    <w:p w:rsidR="002F40DA" w:rsidRDefault="002F40DA" w:rsidP="002F40DA">
      <w:pPr>
        <w:pStyle w:val="BodyText"/>
        <w:ind w:left="709"/>
      </w:pPr>
      <w:r>
        <w:t>0020,0032|Image Position (Patient)</w:t>
      </w:r>
    </w:p>
    <w:p w:rsidR="002F40DA" w:rsidRDefault="002F40DA" w:rsidP="002F40DA">
      <w:pPr>
        <w:pStyle w:val="BodyText"/>
        <w:ind w:left="709"/>
      </w:pPr>
      <w:r>
        <w:t>0028,0004|Photometric Interpretation</w:t>
      </w:r>
    </w:p>
    <w:p w:rsidR="002F40DA" w:rsidRDefault="002F40DA" w:rsidP="002F40DA">
      <w:pPr>
        <w:pStyle w:val="BodyText"/>
        <w:ind w:left="709"/>
      </w:pPr>
      <w:r>
        <w:t>0028,0010|Rows</w:t>
      </w:r>
    </w:p>
    <w:p w:rsidR="002F40DA" w:rsidRDefault="002F40DA" w:rsidP="002F40DA">
      <w:pPr>
        <w:pStyle w:val="BodyText"/>
        <w:ind w:left="709"/>
      </w:pPr>
      <w:r>
        <w:t>0028,0011|Columns</w:t>
      </w:r>
    </w:p>
    <w:p w:rsidR="002F40DA" w:rsidRDefault="002F40DA" w:rsidP="002F40DA">
      <w:pPr>
        <w:pStyle w:val="BodyText"/>
        <w:ind w:left="709"/>
      </w:pPr>
      <w:r>
        <w:t>0028,0030|Pixel Spacing</w:t>
      </w:r>
    </w:p>
    <w:p w:rsidR="002F40DA" w:rsidRDefault="002F40DA" w:rsidP="002F40DA">
      <w:pPr>
        <w:pStyle w:val="BodyText"/>
        <w:ind w:left="709"/>
      </w:pPr>
      <w:r>
        <w:t>0028,0101|Bits Stored</w:t>
      </w:r>
    </w:p>
    <w:p w:rsidR="002F40DA" w:rsidRDefault="002F40DA" w:rsidP="002F40DA">
      <w:pPr>
        <w:pStyle w:val="BodyText"/>
        <w:ind w:left="709"/>
      </w:pPr>
      <w:r>
        <w:t>0028,0102|High Bit</w:t>
      </w:r>
    </w:p>
    <w:p w:rsidR="002F40DA" w:rsidRDefault="002F40DA" w:rsidP="002F40DA">
      <w:pPr>
        <w:pStyle w:val="BodyText"/>
        <w:ind w:left="709"/>
      </w:pPr>
      <w:r>
        <w:t>0028,0103|Pixel Representation</w:t>
      </w:r>
    </w:p>
    <w:p w:rsidR="002F40DA" w:rsidRDefault="002F40DA" w:rsidP="002F40DA">
      <w:pPr>
        <w:pStyle w:val="BodyText"/>
        <w:ind w:left="709"/>
      </w:pPr>
      <w:r>
        <w:t>0028,1052|Rescale Intercept</w:t>
      </w:r>
    </w:p>
    <w:p w:rsidR="002F40DA" w:rsidRDefault="002F40DA" w:rsidP="002F40DA">
      <w:pPr>
        <w:pStyle w:val="BodyText"/>
        <w:ind w:firstLine="709"/>
      </w:pPr>
      <w:r>
        <w:t>0028,1053|Rescale Slope</w:t>
      </w:r>
    </w:p>
    <w:p w:rsidR="002F40DA" w:rsidRDefault="002F40DA" w:rsidP="002F40DA"/>
    <w:p w:rsidR="002F40DA" w:rsidRDefault="002F40DA" w:rsidP="002F40DA">
      <w:r>
        <w:rPr>
          <w:b/>
        </w:rPr>
        <w:t>Note</w:t>
      </w:r>
      <w:r w:rsidR="00EC5447">
        <w:t xml:space="preserve">: </w:t>
      </w:r>
      <w:r>
        <w:t>In the following lists, the highlighted lines are additional fields.</w:t>
      </w:r>
    </w:p>
    <w:p w:rsidR="002F40DA" w:rsidRDefault="002F40DA" w:rsidP="002F40DA"/>
    <w:p w:rsidR="002F40DA" w:rsidRDefault="002F40DA" w:rsidP="00FE3F2B">
      <w:pPr>
        <w:pStyle w:val="Heading4"/>
        <w:numPr>
          <w:ilvl w:val="0"/>
          <w:numId w:val="0"/>
        </w:numPr>
      </w:pPr>
      <w:bookmarkStart w:id="1762" w:name="_Ref460316777"/>
      <w:bookmarkStart w:id="1763" w:name="_Toc474731221"/>
      <w:bookmarkStart w:id="1764" w:name="_Toc89057585"/>
      <w:bookmarkStart w:id="1765" w:name="_Toc356301079"/>
      <w:r>
        <w:t>B.3.</w:t>
      </w:r>
      <w:r w:rsidR="000F1D28">
        <w:t>7</w:t>
      </w:r>
      <w:r>
        <w:t xml:space="preserve">.2  </w:t>
      </w:r>
      <w:proofErr w:type="spellStart"/>
      <w:r>
        <w:t>DataGECT.DIC</w:t>
      </w:r>
      <w:bookmarkEnd w:id="1762"/>
      <w:bookmarkEnd w:id="1763"/>
      <w:bookmarkEnd w:id="1764"/>
      <w:bookmarkEnd w:id="1765"/>
      <w:proofErr w:type="spellEnd"/>
    </w:p>
    <w:p w:rsidR="002F40DA" w:rsidRDefault="002F40DA" w:rsidP="002F40DA">
      <w:r>
        <w:t>The data-items for CTs from General Electric (and other manufacturers) are:</w:t>
      </w:r>
    </w:p>
    <w:p w:rsidR="002F40DA" w:rsidRDefault="002F40DA" w:rsidP="002F40DA"/>
    <w:p w:rsidR="002F40DA" w:rsidRDefault="002F40DA" w:rsidP="002F40DA">
      <w:pPr>
        <w:pStyle w:val="BodyText"/>
        <w:ind w:left="720"/>
        <w:rPr>
          <w:color w:val="000000"/>
        </w:rPr>
      </w:pPr>
      <w:r>
        <w:rPr>
          <w:color w:val="000000"/>
        </w:rPr>
        <w:t>0008,0008|Image Type</w:t>
      </w:r>
    </w:p>
    <w:p w:rsidR="002F40DA" w:rsidRDefault="002F40DA" w:rsidP="002F40DA">
      <w:pPr>
        <w:pStyle w:val="BodyText"/>
        <w:ind w:left="720"/>
        <w:rPr>
          <w:color w:val="000000"/>
        </w:rPr>
      </w:pPr>
      <w:r>
        <w:rPr>
          <w:color w:val="000000"/>
        </w:rPr>
        <w:t>0008,0023|Image Date</w:t>
      </w:r>
    </w:p>
    <w:p w:rsidR="002F40DA" w:rsidRDefault="002F40DA" w:rsidP="002F40DA">
      <w:pPr>
        <w:pStyle w:val="BodyText"/>
        <w:ind w:left="720"/>
        <w:rPr>
          <w:color w:val="000000"/>
        </w:rPr>
      </w:pPr>
      <w:r>
        <w:rPr>
          <w:color w:val="000000"/>
        </w:rPr>
        <w:t>0008,0033|Image Time</w:t>
      </w:r>
    </w:p>
    <w:p w:rsidR="002F40DA" w:rsidRDefault="002F40DA" w:rsidP="002F40DA">
      <w:pPr>
        <w:pStyle w:val="BodyText"/>
        <w:ind w:left="720"/>
        <w:rPr>
          <w:color w:val="000000"/>
        </w:rPr>
      </w:pPr>
      <w:r>
        <w:rPr>
          <w:color w:val="000000"/>
        </w:rPr>
        <w:t>0008,0060|Modality</w:t>
      </w:r>
    </w:p>
    <w:p w:rsidR="002F40DA" w:rsidRDefault="002F40DA" w:rsidP="002F40DA">
      <w:pPr>
        <w:pStyle w:val="BodyText"/>
        <w:ind w:left="720"/>
        <w:rPr>
          <w:color w:val="000000"/>
        </w:rPr>
      </w:pPr>
      <w:r>
        <w:rPr>
          <w:color w:val="000000"/>
        </w:rPr>
        <w:t>0008,0070|Manufacturer</w:t>
      </w:r>
    </w:p>
    <w:p w:rsidR="002F40DA" w:rsidRDefault="002F40DA" w:rsidP="002F40DA">
      <w:pPr>
        <w:pStyle w:val="BodyText"/>
        <w:ind w:left="720"/>
        <w:rPr>
          <w:color w:val="000000"/>
        </w:rPr>
      </w:pPr>
      <w:r>
        <w:rPr>
          <w:color w:val="000000"/>
        </w:rPr>
        <w:t>0008,0080|Institution Name</w:t>
      </w:r>
    </w:p>
    <w:p w:rsidR="002F40DA" w:rsidRDefault="002F40DA" w:rsidP="002F40DA">
      <w:pPr>
        <w:pStyle w:val="BodyText"/>
        <w:ind w:left="720"/>
        <w:rPr>
          <w:color w:val="000000"/>
        </w:rPr>
      </w:pPr>
      <w:r>
        <w:rPr>
          <w:color w:val="000000"/>
        </w:rPr>
        <w:t>0008,1010|Station Name</w:t>
      </w:r>
    </w:p>
    <w:p w:rsidR="002F40DA" w:rsidRDefault="002F40DA" w:rsidP="002F40DA">
      <w:pPr>
        <w:pStyle w:val="BodyText"/>
        <w:ind w:left="720"/>
        <w:rPr>
          <w:color w:val="000000"/>
        </w:rPr>
      </w:pPr>
      <w:r>
        <w:rPr>
          <w:color w:val="000000"/>
        </w:rPr>
        <w:t>0008,1090|Manufacturer's Model Name</w:t>
      </w:r>
    </w:p>
    <w:p w:rsidR="002F40DA" w:rsidRDefault="002F40DA" w:rsidP="002F40DA">
      <w:pPr>
        <w:pStyle w:val="BodyText"/>
        <w:ind w:left="720"/>
        <w:rPr>
          <w:color w:val="000000"/>
        </w:rPr>
      </w:pPr>
      <w:r>
        <w:rPr>
          <w:color w:val="000000"/>
        </w:rPr>
        <w:t>0018,0010|Contrast/Bolus Agent</w:t>
      </w:r>
    </w:p>
    <w:p w:rsidR="002F40DA" w:rsidRDefault="002F40DA" w:rsidP="002F40DA">
      <w:pPr>
        <w:pStyle w:val="BodyText"/>
        <w:ind w:left="720"/>
        <w:rPr>
          <w:color w:val="000000"/>
        </w:rPr>
      </w:pPr>
      <w:r>
        <w:rPr>
          <w:color w:val="000000"/>
        </w:rPr>
        <w:t>0018,0015|Body Part Examined</w:t>
      </w:r>
    </w:p>
    <w:p w:rsidR="002F40DA" w:rsidRDefault="002F40DA" w:rsidP="002F40DA">
      <w:pPr>
        <w:pStyle w:val="BodyText"/>
        <w:ind w:left="720"/>
        <w:rPr>
          <w:color w:val="000000"/>
        </w:rPr>
      </w:pPr>
      <w:r>
        <w:rPr>
          <w:color w:val="000000"/>
          <w:highlight w:val="cyan"/>
        </w:rPr>
        <w:t>0018,0050|Slice Thickness</w:t>
      </w:r>
    </w:p>
    <w:p w:rsidR="002F40DA" w:rsidRDefault="002F40DA" w:rsidP="002F40DA">
      <w:pPr>
        <w:pStyle w:val="BodyText"/>
        <w:ind w:left="720"/>
        <w:rPr>
          <w:color w:val="000000"/>
        </w:rPr>
      </w:pPr>
      <w:r>
        <w:rPr>
          <w:color w:val="000000"/>
          <w:highlight w:val="cyan"/>
        </w:rPr>
        <w:lastRenderedPageBreak/>
        <w:t>0018,0060|KVP</w:t>
      </w:r>
    </w:p>
    <w:p w:rsidR="002F40DA" w:rsidRDefault="002F40DA" w:rsidP="002F40DA">
      <w:pPr>
        <w:pStyle w:val="BodyText"/>
        <w:ind w:left="720"/>
        <w:rPr>
          <w:color w:val="000000"/>
        </w:rPr>
      </w:pPr>
      <w:r>
        <w:rPr>
          <w:color w:val="000000"/>
          <w:highlight w:val="cyan"/>
        </w:rPr>
        <w:t>0018,1100|Reconstruction Diameter</w:t>
      </w:r>
    </w:p>
    <w:p w:rsidR="002F40DA" w:rsidRDefault="002F40DA" w:rsidP="002F40DA">
      <w:pPr>
        <w:pStyle w:val="BodyText"/>
        <w:ind w:left="720"/>
        <w:rPr>
          <w:color w:val="000000"/>
        </w:rPr>
      </w:pPr>
      <w:r>
        <w:rPr>
          <w:color w:val="000000"/>
          <w:highlight w:val="cyan"/>
        </w:rPr>
        <w:t>0018,1120|Gantry/Detector Tilt</w:t>
      </w:r>
    </w:p>
    <w:p w:rsidR="002F40DA" w:rsidRDefault="002F40DA" w:rsidP="002F40DA">
      <w:pPr>
        <w:pStyle w:val="BodyText"/>
        <w:ind w:left="720"/>
        <w:rPr>
          <w:color w:val="000000"/>
          <w:highlight w:val="cyan"/>
        </w:rPr>
      </w:pPr>
      <w:r>
        <w:rPr>
          <w:color w:val="000000"/>
          <w:highlight w:val="cyan"/>
        </w:rPr>
        <w:t>0018,1150|Exposure Time</w:t>
      </w:r>
    </w:p>
    <w:p w:rsidR="002F40DA" w:rsidRDefault="002F40DA" w:rsidP="002F40DA">
      <w:pPr>
        <w:pStyle w:val="BodyText"/>
        <w:ind w:left="720"/>
        <w:rPr>
          <w:color w:val="000000"/>
          <w:highlight w:val="cyan"/>
        </w:rPr>
      </w:pPr>
      <w:r>
        <w:rPr>
          <w:color w:val="000000"/>
          <w:highlight w:val="cyan"/>
        </w:rPr>
        <w:t>0018,1151|X-ray Tube Current</w:t>
      </w:r>
    </w:p>
    <w:p w:rsidR="002F40DA" w:rsidRDefault="002F40DA" w:rsidP="002F40DA">
      <w:pPr>
        <w:pStyle w:val="BodyText"/>
        <w:ind w:left="720"/>
        <w:rPr>
          <w:color w:val="000000"/>
          <w:highlight w:val="cyan"/>
        </w:rPr>
      </w:pPr>
      <w:r>
        <w:rPr>
          <w:color w:val="000000"/>
          <w:highlight w:val="cyan"/>
        </w:rPr>
        <w:t>0018,1190|Focal Spot(s)</w:t>
      </w:r>
    </w:p>
    <w:p w:rsidR="002F40DA" w:rsidRDefault="002F40DA" w:rsidP="002F40DA">
      <w:pPr>
        <w:pStyle w:val="BodyText"/>
        <w:ind w:left="720"/>
        <w:rPr>
          <w:color w:val="000000"/>
        </w:rPr>
      </w:pPr>
      <w:r>
        <w:rPr>
          <w:color w:val="000000"/>
          <w:highlight w:val="cyan"/>
        </w:rPr>
        <w:t>0018,1210|Convolution Kernel</w:t>
      </w:r>
    </w:p>
    <w:p w:rsidR="002F40DA" w:rsidRDefault="002F40DA" w:rsidP="002F40DA">
      <w:pPr>
        <w:pStyle w:val="BodyText"/>
        <w:ind w:left="720"/>
        <w:rPr>
          <w:color w:val="000000"/>
        </w:rPr>
      </w:pPr>
      <w:r>
        <w:rPr>
          <w:color w:val="000000"/>
        </w:rPr>
        <w:t>0018,5100|Patient Position</w:t>
      </w:r>
    </w:p>
    <w:p w:rsidR="002F40DA" w:rsidRDefault="002F40DA" w:rsidP="002F40DA">
      <w:pPr>
        <w:pStyle w:val="BodyText"/>
        <w:ind w:left="720"/>
        <w:rPr>
          <w:color w:val="000000"/>
        </w:rPr>
      </w:pPr>
      <w:r>
        <w:rPr>
          <w:color w:val="000000"/>
        </w:rPr>
        <w:t>0020,0010|Study ID</w:t>
      </w:r>
    </w:p>
    <w:p w:rsidR="002F40DA" w:rsidRDefault="002F40DA" w:rsidP="002F40DA">
      <w:pPr>
        <w:pStyle w:val="BodyText"/>
        <w:ind w:left="720"/>
        <w:rPr>
          <w:color w:val="000000"/>
        </w:rPr>
      </w:pPr>
      <w:r>
        <w:rPr>
          <w:color w:val="000000"/>
        </w:rPr>
        <w:t>0020,0011|Series Number</w:t>
      </w:r>
    </w:p>
    <w:p w:rsidR="002F40DA" w:rsidRDefault="002F40DA" w:rsidP="002F40DA">
      <w:pPr>
        <w:pStyle w:val="BodyText"/>
        <w:ind w:left="720"/>
        <w:rPr>
          <w:color w:val="000000"/>
        </w:rPr>
      </w:pPr>
      <w:r>
        <w:rPr>
          <w:color w:val="000000"/>
        </w:rPr>
        <w:t>0020,0012|Acquisition Number</w:t>
      </w:r>
    </w:p>
    <w:p w:rsidR="002F40DA" w:rsidRDefault="002F40DA" w:rsidP="002F40DA">
      <w:pPr>
        <w:pStyle w:val="BodyText"/>
        <w:ind w:left="720"/>
        <w:rPr>
          <w:color w:val="000000"/>
        </w:rPr>
      </w:pPr>
      <w:r>
        <w:rPr>
          <w:color w:val="000000"/>
        </w:rPr>
        <w:t>0020,0013|Image Number</w:t>
      </w:r>
    </w:p>
    <w:p w:rsidR="002F40DA" w:rsidRDefault="002F40DA" w:rsidP="002F40DA">
      <w:pPr>
        <w:pStyle w:val="BodyText"/>
        <w:ind w:left="720"/>
        <w:rPr>
          <w:color w:val="000000"/>
        </w:rPr>
      </w:pPr>
      <w:r>
        <w:rPr>
          <w:color w:val="000000"/>
        </w:rPr>
        <w:t>0020,0032|Image Position (Patient)</w:t>
      </w:r>
    </w:p>
    <w:p w:rsidR="002F40DA" w:rsidRDefault="002F40DA" w:rsidP="002F40DA">
      <w:pPr>
        <w:pStyle w:val="BodyText"/>
        <w:ind w:left="720"/>
        <w:rPr>
          <w:color w:val="000000"/>
          <w:highlight w:val="cyan"/>
        </w:rPr>
      </w:pPr>
      <w:r>
        <w:rPr>
          <w:color w:val="000000"/>
          <w:highlight w:val="cyan"/>
        </w:rPr>
        <w:t>0020,0060|Laterality</w:t>
      </w:r>
    </w:p>
    <w:p w:rsidR="002F40DA" w:rsidRDefault="002F40DA" w:rsidP="002F40DA">
      <w:pPr>
        <w:pStyle w:val="BodyText"/>
        <w:ind w:left="720"/>
        <w:rPr>
          <w:color w:val="000000"/>
          <w:highlight w:val="cyan"/>
        </w:rPr>
      </w:pPr>
      <w:r>
        <w:rPr>
          <w:color w:val="000000"/>
          <w:highlight w:val="cyan"/>
        </w:rPr>
        <w:t>0020,1040|Position Reference Indicator</w:t>
      </w:r>
    </w:p>
    <w:p w:rsidR="002F40DA" w:rsidRDefault="002F40DA" w:rsidP="002F40DA">
      <w:pPr>
        <w:pStyle w:val="BodyText"/>
        <w:ind w:left="720"/>
        <w:rPr>
          <w:color w:val="000000"/>
        </w:rPr>
      </w:pPr>
      <w:r>
        <w:rPr>
          <w:color w:val="000000"/>
          <w:highlight w:val="cyan"/>
        </w:rPr>
        <w:t>0020,1041|Slice Location</w:t>
      </w:r>
    </w:p>
    <w:p w:rsidR="002F40DA" w:rsidRDefault="002F40DA" w:rsidP="002F40DA">
      <w:pPr>
        <w:pStyle w:val="BodyText"/>
        <w:ind w:left="720"/>
        <w:rPr>
          <w:color w:val="000000"/>
        </w:rPr>
      </w:pPr>
      <w:r>
        <w:rPr>
          <w:color w:val="000000"/>
        </w:rPr>
        <w:t>0028,0004|Photometric Interpretation</w:t>
      </w:r>
    </w:p>
    <w:p w:rsidR="002F40DA" w:rsidRDefault="002F40DA" w:rsidP="002F40DA">
      <w:pPr>
        <w:pStyle w:val="BodyText"/>
        <w:ind w:left="720"/>
        <w:rPr>
          <w:color w:val="000000"/>
        </w:rPr>
      </w:pPr>
      <w:r>
        <w:rPr>
          <w:color w:val="000000"/>
        </w:rPr>
        <w:t>0028,0010|Rows</w:t>
      </w:r>
    </w:p>
    <w:p w:rsidR="002F40DA" w:rsidRDefault="002F40DA" w:rsidP="002F40DA">
      <w:pPr>
        <w:pStyle w:val="BodyText"/>
        <w:ind w:left="720"/>
        <w:rPr>
          <w:color w:val="000000"/>
        </w:rPr>
      </w:pPr>
      <w:r>
        <w:rPr>
          <w:color w:val="000000"/>
        </w:rPr>
        <w:t>0028,0011|Columns</w:t>
      </w:r>
    </w:p>
    <w:p w:rsidR="002F40DA" w:rsidRDefault="002F40DA" w:rsidP="002F40DA">
      <w:pPr>
        <w:pStyle w:val="BodyText"/>
        <w:ind w:left="720"/>
        <w:rPr>
          <w:color w:val="000000"/>
        </w:rPr>
      </w:pPr>
      <w:r>
        <w:rPr>
          <w:color w:val="000000"/>
        </w:rPr>
        <w:t>0028,0030|Pixel Spacing</w:t>
      </w:r>
    </w:p>
    <w:p w:rsidR="002F40DA" w:rsidRDefault="002F40DA" w:rsidP="002F40DA">
      <w:pPr>
        <w:pStyle w:val="BodyText"/>
        <w:ind w:left="720"/>
        <w:rPr>
          <w:color w:val="000000"/>
        </w:rPr>
      </w:pPr>
      <w:r>
        <w:rPr>
          <w:color w:val="000000"/>
        </w:rPr>
        <w:t>0028,0101|Bits Stored</w:t>
      </w:r>
    </w:p>
    <w:p w:rsidR="002F40DA" w:rsidRDefault="002F40DA" w:rsidP="002F40DA">
      <w:pPr>
        <w:pStyle w:val="BodyText"/>
        <w:ind w:left="720"/>
        <w:rPr>
          <w:color w:val="000000"/>
        </w:rPr>
      </w:pPr>
      <w:r>
        <w:rPr>
          <w:color w:val="000000"/>
        </w:rPr>
        <w:t>0028,0102|High Bit</w:t>
      </w:r>
    </w:p>
    <w:p w:rsidR="002F40DA" w:rsidRDefault="002F40DA" w:rsidP="002F40DA">
      <w:pPr>
        <w:pStyle w:val="BodyText"/>
        <w:ind w:left="720"/>
        <w:rPr>
          <w:color w:val="000000"/>
        </w:rPr>
      </w:pPr>
      <w:r>
        <w:rPr>
          <w:color w:val="000000"/>
        </w:rPr>
        <w:t>0028,0103|Pixel Representation</w:t>
      </w:r>
    </w:p>
    <w:p w:rsidR="002F40DA" w:rsidRDefault="002F40DA" w:rsidP="002F40DA">
      <w:pPr>
        <w:pStyle w:val="BodyText"/>
        <w:ind w:left="720"/>
        <w:rPr>
          <w:color w:val="000000"/>
        </w:rPr>
      </w:pPr>
      <w:r>
        <w:rPr>
          <w:color w:val="000000"/>
        </w:rPr>
        <w:t>0028,1052|Rescale Intercept</w:t>
      </w:r>
    </w:p>
    <w:p w:rsidR="002F40DA" w:rsidRDefault="002F40DA" w:rsidP="002F40DA">
      <w:pPr>
        <w:pStyle w:val="BodyText"/>
        <w:ind w:left="720"/>
        <w:rPr>
          <w:color w:val="000000"/>
        </w:rPr>
      </w:pPr>
      <w:r>
        <w:rPr>
          <w:color w:val="000000"/>
        </w:rPr>
        <w:t>0028,1053|Rescale Slope</w:t>
      </w:r>
    </w:p>
    <w:p w:rsidR="002F40DA" w:rsidRDefault="002F40DA" w:rsidP="002F40DA">
      <w:pPr>
        <w:pStyle w:val="BodyText"/>
        <w:ind w:left="720"/>
        <w:rPr>
          <w:rFonts w:ascii="Courier" w:hAnsi="Courier"/>
        </w:rPr>
      </w:pPr>
    </w:p>
    <w:p w:rsidR="002F40DA" w:rsidRDefault="002F40DA" w:rsidP="00FE3F2B">
      <w:pPr>
        <w:pStyle w:val="Heading4"/>
        <w:numPr>
          <w:ilvl w:val="0"/>
          <w:numId w:val="0"/>
        </w:numPr>
      </w:pPr>
      <w:bookmarkStart w:id="1766" w:name="_Ref460316815"/>
      <w:bookmarkStart w:id="1767" w:name="_Toc474731222"/>
      <w:bookmarkStart w:id="1768" w:name="_Toc89057586"/>
      <w:bookmarkStart w:id="1769" w:name="_Toc356301080"/>
      <w:r>
        <w:t>B.3.</w:t>
      </w:r>
      <w:r w:rsidR="000F1D28">
        <w:t>7</w:t>
      </w:r>
      <w:r>
        <w:t xml:space="preserve">.3  </w:t>
      </w:r>
      <w:proofErr w:type="spellStart"/>
      <w:r>
        <w:t>Data_CR.DIC</w:t>
      </w:r>
      <w:bookmarkEnd w:id="1766"/>
      <w:bookmarkEnd w:id="1767"/>
      <w:bookmarkEnd w:id="1768"/>
      <w:bookmarkEnd w:id="1769"/>
      <w:proofErr w:type="spellEnd"/>
    </w:p>
    <w:p w:rsidR="002F40DA" w:rsidRDefault="002F40DA" w:rsidP="002F40DA">
      <w:r>
        <w:t>The data-items for CRs are:</w:t>
      </w:r>
    </w:p>
    <w:p w:rsidR="002F40DA" w:rsidRDefault="002F40DA" w:rsidP="002F40DA"/>
    <w:p w:rsidR="002F40DA" w:rsidRDefault="002F40DA" w:rsidP="002F40DA">
      <w:pPr>
        <w:pStyle w:val="BodyText"/>
        <w:ind w:left="709"/>
      </w:pPr>
      <w:r>
        <w:t>0008,0008|Image Type</w:t>
      </w:r>
    </w:p>
    <w:p w:rsidR="002F40DA" w:rsidRDefault="002F40DA" w:rsidP="002F40DA">
      <w:pPr>
        <w:pStyle w:val="BodyText"/>
        <w:ind w:left="709"/>
      </w:pPr>
      <w:r>
        <w:t>0008,0023|Image Date</w:t>
      </w:r>
    </w:p>
    <w:p w:rsidR="002F40DA" w:rsidRDefault="002F40DA" w:rsidP="002F40DA">
      <w:pPr>
        <w:pStyle w:val="BodyText"/>
        <w:ind w:left="709"/>
      </w:pPr>
      <w:r>
        <w:t>0008,0033|Image Time</w:t>
      </w:r>
    </w:p>
    <w:p w:rsidR="002F40DA" w:rsidRDefault="002F40DA" w:rsidP="002F40DA">
      <w:pPr>
        <w:pStyle w:val="BodyText"/>
        <w:ind w:left="709"/>
      </w:pPr>
      <w:r>
        <w:t>0008,0060|Modality</w:t>
      </w:r>
    </w:p>
    <w:p w:rsidR="002F40DA" w:rsidRDefault="002F40DA" w:rsidP="002F40DA">
      <w:pPr>
        <w:pStyle w:val="BodyText"/>
        <w:ind w:left="709"/>
      </w:pPr>
      <w:r>
        <w:t>0008,0070|Manufacturer</w:t>
      </w:r>
    </w:p>
    <w:p w:rsidR="002F40DA" w:rsidRDefault="002F40DA" w:rsidP="002F40DA">
      <w:pPr>
        <w:pStyle w:val="BodyText"/>
        <w:ind w:left="709"/>
      </w:pPr>
      <w:r>
        <w:t>0008,0080|Institution Name</w:t>
      </w:r>
    </w:p>
    <w:p w:rsidR="002F40DA" w:rsidRDefault="002F40DA" w:rsidP="002F40DA">
      <w:pPr>
        <w:pStyle w:val="BodyText"/>
        <w:ind w:left="709"/>
      </w:pPr>
      <w:r>
        <w:t>0008,1010|Station Name</w:t>
      </w:r>
    </w:p>
    <w:p w:rsidR="002F40DA" w:rsidRDefault="002F40DA" w:rsidP="002F40DA">
      <w:pPr>
        <w:pStyle w:val="BodyText"/>
        <w:ind w:left="709"/>
      </w:pPr>
      <w:r>
        <w:t>0008,1090|Manufacturer's Model Name</w:t>
      </w:r>
    </w:p>
    <w:p w:rsidR="002F40DA" w:rsidRDefault="002F40DA" w:rsidP="002F40DA">
      <w:pPr>
        <w:pStyle w:val="BodyText"/>
        <w:ind w:left="709"/>
      </w:pPr>
      <w:r>
        <w:t>0018,0010|Contrast/Bolus Agent</w:t>
      </w:r>
    </w:p>
    <w:p w:rsidR="002F40DA" w:rsidRDefault="002F40DA" w:rsidP="002F40DA">
      <w:pPr>
        <w:pStyle w:val="BodyText"/>
        <w:ind w:left="709"/>
      </w:pPr>
      <w:r>
        <w:t>0018,0015|Body Part Examined</w:t>
      </w:r>
    </w:p>
    <w:p w:rsidR="002F40DA" w:rsidRDefault="002F40DA" w:rsidP="002F40DA">
      <w:pPr>
        <w:pStyle w:val="BodyText"/>
        <w:ind w:left="709"/>
      </w:pPr>
      <w:r>
        <w:rPr>
          <w:highlight w:val="cyan"/>
        </w:rPr>
        <w:t>0018,1004|Plate ID</w:t>
      </w:r>
    </w:p>
    <w:p w:rsidR="002F40DA" w:rsidRDefault="002F40DA" w:rsidP="002F40DA">
      <w:pPr>
        <w:pStyle w:val="BodyText"/>
        <w:ind w:left="709"/>
      </w:pPr>
      <w:r>
        <w:rPr>
          <w:highlight w:val="cyan"/>
        </w:rPr>
        <w:t>0018,1400|Acquisition Device Processing Description</w:t>
      </w:r>
    </w:p>
    <w:p w:rsidR="002F40DA" w:rsidRDefault="002F40DA" w:rsidP="002F40DA">
      <w:pPr>
        <w:pStyle w:val="BodyText"/>
        <w:ind w:left="709"/>
      </w:pPr>
      <w:r>
        <w:rPr>
          <w:highlight w:val="cyan"/>
        </w:rPr>
        <w:t>0018,1405|Relative X-ray Exposure</w:t>
      </w:r>
    </w:p>
    <w:p w:rsidR="002F40DA" w:rsidRDefault="002F40DA" w:rsidP="002F40DA">
      <w:pPr>
        <w:pStyle w:val="BodyText"/>
        <w:ind w:left="709"/>
      </w:pPr>
      <w:r>
        <w:t>0018,5100|Patient Position</w:t>
      </w:r>
    </w:p>
    <w:p w:rsidR="002F40DA" w:rsidRDefault="002F40DA" w:rsidP="002F40DA">
      <w:pPr>
        <w:pStyle w:val="BodyText"/>
        <w:ind w:left="709"/>
      </w:pPr>
      <w:r>
        <w:rPr>
          <w:highlight w:val="cyan"/>
        </w:rPr>
        <w:t>0018,6000|Sensitivity</w:t>
      </w:r>
    </w:p>
    <w:p w:rsidR="002F40DA" w:rsidRDefault="002F40DA" w:rsidP="002F40DA">
      <w:pPr>
        <w:pStyle w:val="BodyText"/>
        <w:ind w:left="709"/>
      </w:pPr>
      <w:r>
        <w:t>0020,0010|Study ID</w:t>
      </w:r>
    </w:p>
    <w:p w:rsidR="002F40DA" w:rsidRDefault="002F40DA" w:rsidP="002F40DA">
      <w:pPr>
        <w:pStyle w:val="BodyText"/>
        <w:ind w:left="709"/>
      </w:pPr>
      <w:r>
        <w:t>0020,0011|Series Number</w:t>
      </w:r>
    </w:p>
    <w:p w:rsidR="002F40DA" w:rsidRDefault="002F40DA" w:rsidP="002F40DA">
      <w:pPr>
        <w:pStyle w:val="BodyText"/>
        <w:ind w:left="709"/>
      </w:pPr>
      <w:r>
        <w:t>0020,0012|Acquisition Number</w:t>
      </w:r>
    </w:p>
    <w:p w:rsidR="002F40DA" w:rsidRDefault="002F40DA" w:rsidP="002F40DA">
      <w:pPr>
        <w:pStyle w:val="BodyText"/>
        <w:ind w:left="709"/>
      </w:pPr>
      <w:r>
        <w:t>0020,0013|Image Number</w:t>
      </w:r>
    </w:p>
    <w:p w:rsidR="002F40DA" w:rsidRDefault="002F40DA" w:rsidP="002F40DA">
      <w:pPr>
        <w:pStyle w:val="BodyText"/>
        <w:ind w:left="709"/>
      </w:pPr>
      <w:r>
        <w:t>0020,0032|Image Position (Patient)</w:t>
      </w:r>
    </w:p>
    <w:p w:rsidR="002F40DA" w:rsidRDefault="002F40DA" w:rsidP="002F40DA">
      <w:pPr>
        <w:pStyle w:val="BodyText"/>
        <w:ind w:left="709"/>
      </w:pPr>
      <w:r>
        <w:t>0028,0004|Photometric Interpretation</w:t>
      </w:r>
    </w:p>
    <w:p w:rsidR="002F40DA" w:rsidRDefault="002F40DA" w:rsidP="002F40DA">
      <w:pPr>
        <w:pStyle w:val="BodyText"/>
        <w:ind w:left="709"/>
      </w:pPr>
      <w:r>
        <w:t>0028,0010|Rows</w:t>
      </w:r>
    </w:p>
    <w:p w:rsidR="002F40DA" w:rsidRDefault="002F40DA" w:rsidP="002F40DA">
      <w:pPr>
        <w:pStyle w:val="BodyText"/>
        <w:ind w:left="709"/>
      </w:pPr>
      <w:r>
        <w:t>0028,0011|Columns</w:t>
      </w:r>
    </w:p>
    <w:p w:rsidR="002F40DA" w:rsidRDefault="002F40DA" w:rsidP="002F40DA">
      <w:pPr>
        <w:pStyle w:val="BodyText"/>
        <w:ind w:left="709"/>
      </w:pPr>
      <w:r>
        <w:t>0028,0030|Pixel Spacing</w:t>
      </w:r>
    </w:p>
    <w:p w:rsidR="002F40DA" w:rsidRDefault="002F40DA" w:rsidP="002F40DA">
      <w:pPr>
        <w:pStyle w:val="BodyText"/>
        <w:ind w:left="709"/>
      </w:pPr>
      <w:r>
        <w:t>0028,0101|Bits Stored</w:t>
      </w:r>
    </w:p>
    <w:p w:rsidR="002F40DA" w:rsidRDefault="002F40DA" w:rsidP="002F40DA">
      <w:pPr>
        <w:pStyle w:val="BodyText"/>
        <w:ind w:left="709"/>
      </w:pPr>
      <w:r>
        <w:lastRenderedPageBreak/>
        <w:t>0028,0102|High Bit</w:t>
      </w:r>
    </w:p>
    <w:p w:rsidR="002F40DA" w:rsidRDefault="002F40DA" w:rsidP="002F40DA">
      <w:pPr>
        <w:pStyle w:val="BodyText"/>
        <w:ind w:left="709"/>
      </w:pPr>
      <w:r>
        <w:t>0028,0103|Pixel Representation</w:t>
      </w:r>
    </w:p>
    <w:p w:rsidR="002F40DA" w:rsidRDefault="002F40DA" w:rsidP="002F40DA">
      <w:pPr>
        <w:pStyle w:val="BodyText"/>
        <w:ind w:left="709"/>
      </w:pPr>
      <w:r>
        <w:t>0028,1052|Rescale Intercept</w:t>
      </w:r>
    </w:p>
    <w:p w:rsidR="002F40DA" w:rsidRDefault="002F40DA" w:rsidP="002F40DA">
      <w:pPr>
        <w:pStyle w:val="BodyText"/>
        <w:spacing w:after="120"/>
        <w:ind w:left="709"/>
      </w:pPr>
      <w:r>
        <w:t>0028,1053|Rescale Slope</w:t>
      </w:r>
    </w:p>
    <w:p w:rsidR="002F40DA" w:rsidRDefault="002F40DA" w:rsidP="002F40DA">
      <w:pPr>
        <w:pStyle w:val="BodyText"/>
        <w:spacing w:after="120"/>
        <w:ind w:left="709"/>
      </w:pPr>
    </w:p>
    <w:p w:rsidR="002F40DA" w:rsidRDefault="002F40DA" w:rsidP="00FE3F2B">
      <w:pPr>
        <w:pStyle w:val="Heading4"/>
        <w:numPr>
          <w:ilvl w:val="0"/>
          <w:numId w:val="0"/>
        </w:numPr>
      </w:pPr>
      <w:bookmarkStart w:id="1770" w:name="_Toc89057587"/>
      <w:bookmarkStart w:id="1771" w:name="_Toc356301081"/>
      <w:r>
        <w:t>B.3.</w:t>
      </w:r>
      <w:r w:rsidR="000F1D28">
        <w:t>7</w:t>
      </w:r>
      <w:r>
        <w:t xml:space="preserve">.4  </w:t>
      </w:r>
      <w:proofErr w:type="spellStart"/>
      <w:r>
        <w:t>Data_MRI.DIC</w:t>
      </w:r>
      <w:bookmarkEnd w:id="1770"/>
      <w:bookmarkEnd w:id="1771"/>
      <w:proofErr w:type="spellEnd"/>
    </w:p>
    <w:p w:rsidR="002F40DA" w:rsidRDefault="002F40DA" w:rsidP="002F40DA">
      <w:r>
        <w:t>The data items for MRIs are:</w:t>
      </w:r>
    </w:p>
    <w:p w:rsidR="00137D4D" w:rsidRDefault="00137D4D" w:rsidP="002F40DA"/>
    <w:p w:rsidR="002F40DA" w:rsidRDefault="002F40DA" w:rsidP="002F40DA">
      <w:pPr>
        <w:pStyle w:val="BodyText"/>
        <w:ind w:left="709"/>
      </w:pPr>
      <w:r>
        <w:t>0008,0008|Image Type</w:t>
      </w:r>
    </w:p>
    <w:p w:rsidR="002F40DA" w:rsidRDefault="002F40DA" w:rsidP="002F40DA">
      <w:pPr>
        <w:pStyle w:val="BodyText"/>
        <w:ind w:left="709"/>
      </w:pPr>
      <w:r>
        <w:t>0008,0023|Image Date</w:t>
      </w:r>
    </w:p>
    <w:p w:rsidR="002F40DA" w:rsidRDefault="002F40DA" w:rsidP="002F40DA">
      <w:pPr>
        <w:pStyle w:val="BodyText"/>
        <w:ind w:left="709"/>
      </w:pPr>
      <w:r>
        <w:t>0008,0033|Image Time</w:t>
      </w:r>
    </w:p>
    <w:p w:rsidR="002F40DA" w:rsidRDefault="002F40DA" w:rsidP="002F40DA">
      <w:pPr>
        <w:pStyle w:val="BodyText"/>
        <w:ind w:left="709"/>
      </w:pPr>
      <w:r>
        <w:t>0008,0060|Modality</w:t>
      </w:r>
    </w:p>
    <w:p w:rsidR="002F40DA" w:rsidRDefault="002F40DA" w:rsidP="002F40DA">
      <w:pPr>
        <w:pStyle w:val="BodyText"/>
        <w:ind w:left="709"/>
      </w:pPr>
      <w:r>
        <w:t>0008,0070|Manufacturer</w:t>
      </w:r>
    </w:p>
    <w:p w:rsidR="002F40DA" w:rsidRDefault="002F40DA" w:rsidP="002F40DA">
      <w:pPr>
        <w:pStyle w:val="BodyText"/>
        <w:ind w:left="709"/>
      </w:pPr>
      <w:r>
        <w:t>0008,0080|Institution Name</w:t>
      </w:r>
    </w:p>
    <w:p w:rsidR="002F40DA" w:rsidRDefault="002F40DA" w:rsidP="002F40DA">
      <w:pPr>
        <w:pStyle w:val="BodyText"/>
        <w:ind w:left="709"/>
      </w:pPr>
      <w:r>
        <w:t>0008,1010|Station Name</w:t>
      </w:r>
    </w:p>
    <w:p w:rsidR="002F40DA" w:rsidRDefault="002F40DA" w:rsidP="002F40DA">
      <w:pPr>
        <w:pStyle w:val="BodyText"/>
        <w:ind w:left="709"/>
      </w:pPr>
      <w:r>
        <w:t>0008,1090|Manufacturer's Model Name</w:t>
      </w:r>
    </w:p>
    <w:p w:rsidR="002F40DA" w:rsidRDefault="002F40DA" w:rsidP="002F40DA">
      <w:pPr>
        <w:pStyle w:val="BodyText"/>
        <w:ind w:left="709"/>
      </w:pPr>
      <w:r>
        <w:t>0018,0010|Contrast/Bolus Agent</w:t>
      </w:r>
    </w:p>
    <w:p w:rsidR="002F40DA" w:rsidRDefault="002F40DA" w:rsidP="002F40DA">
      <w:pPr>
        <w:pStyle w:val="BodyText"/>
        <w:ind w:left="709"/>
      </w:pPr>
      <w:r>
        <w:t>0018,0015|Body Part Examined</w:t>
      </w:r>
    </w:p>
    <w:p w:rsidR="002F40DA" w:rsidRDefault="002F40DA" w:rsidP="002F40DA">
      <w:pPr>
        <w:pStyle w:val="BodyText"/>
        <w:ind w:left="709"/>
        <w:rPr>
          <w:highlight w:val="cyan"/>
        </w:rPr>
      </w:pPr>
      <w:r>
        <w:rPr>
          <w:highlight w:val="cyan"/>
        </w:rPr>
        <w:t>0018,0020|Scanning Sequence</w:t>
      </w:r>
    </w:p>
    <w:p w:rsidR="002F40DA" w:rsidRDefault="002F40DA" w:rsidP="002F40DA">
      <w:pPr>
        <w:pStyle w:val="BodyText"/>
        <w:ind w:left="709"/>
      </w:pPr>
      <w:r>
        <w:rPr>
          <w:highlight w:val="cyan"/>
        </w:rPr>
        <w:t>0018,0080|Repetition Time</w:t>
      </w:r>
    </w:p>
    <w:p w:rsidR="002F40DA" w:rsidRDefault="002F40DA" w:rsidP="002F40DA">
      <w:pPr>
        <w:pStyle w:val="BodyText"/>
        <w:ind w:left="709"/>
        <w:rPr>
          <w:highlight w:val="cyan"/>
        </w:rPr>
      </w:pPr>
      <w:r>
        <w:rPr>
          <w:highlight w:val="cyan"/>
        </w:rPr>
        <w:t>0018,0081|Echo Time</w:t>
      </w:r>
    </w:p>
    <w:p w:rsidR="002F40DA" w:rsidRDefault="002F40DA" w:rsidP="002F40DA">
      <w:pPr>
        <w:pStyle w:val="BodyText"/>
        <w:ind w:left="709"/>
        <w:rPr>
          <w:highlight w:val="cyan"/>
        </w:rPr>
      </w:pPr>
      <w:r>
        <w:rPr>
          <w:highlight w:val="cyan"/>
        </w:rPr>
        <w:t>0018,0083|Number of Averages</w:t>
      </w:r>
    </w:p>
    <w:p w:rsidR="002F40DA" w:rsidRDefault="002F40DA" w:rsidP="002F40DA">
      <w:pPr>
        <w:pStyle w:val="BodyText"/>
        <w:ind w:left="709"/>
        <w:rPr>
          <w:highlight w:val="cyan"/>
        </w:rPr>
      </w:pPr>
      <w:r>
        <w:rPr>
          <w:highlight w:val="cyan"/>
        </w:rPr>
        <w:t>0018,0091|Echo Train Length</w:t>
      </w:r>
    </w:p>
    <w:p w:rsidR="002F40DA" w:rsidRDefault="002F40DA" w:rsidP="002F40DA">
      <w:pPr>
        <w:pStyle w:val="BodyText"/>
        <w:ind w:left="709"/>
      </w:pPr>
      <w:r>
        <w:rPr>
          <w:highlight w:val="cyan"/>
        </w:rPr>
        <w:t>0018,1310|Acquisition Matrix</w:t>
      </w:r>
    </w:p>
    <w:p w:rsidR="002F40DA" w:rsidRDefault="002F40DA" w:rsidP="002F40DA">
      <w:pPr>
        <w:pStyle w:val="BodyText"/>
        <w:ind w:left="709"/>
      </w:pPr>
      <w:r>
        <w:t>0018,5100|Patient Position</w:t>
      </w:r>
    </w:p>
    <w:p w:rsidR="002F40DA" w:rsidRDefault="002F40DA" w:rsidP="002F40DA">
      <w:pPr>
        <w:pStyle w:val="BodyText"/>
        <w:ind w:left="709"/>
      </w:pPr>
      <w:r>
        <w:t>0020,0010|Study ID</w:t>
      </w:r>
    </w:p>
    <w:p w:rsidR="002F40DA" w:rsidRDefault="002F40DA" w:rsidP="002F40DA">
      <w:pPr>
        <w:pStyle w:val="BodyText"/>
        <w:ind w:left="709"/>
      </w:pPr>
      <w:r>
        <w:t>0020,0011|Series Number</w:t>
      </w:r>
    </w:p>
    <w:p w:rsidR="002F40DA" w:rsidRDefault="002F40DA" w:rsidP="002F40DA">
      <w:pPr>
        <w:pStyle w:val="BodyText"/>
        <w:ind w:left="709"/>
      </w:pPr>
      <w:r>
        <w:t>0020,0012|Acquisition Number</w:t>
      </w:r>
    </w:p>
    <w:p w:rsidR="002F40DA" w:rsidRDefault="002F40DA" w:rsidP="002F40DA">
      <w:pPr>
        <w:pStyle w:val="BodyText"/>
        <w:ind w:left="709"/>
      </w:pPr>
      <w:r>
        <w:t>0020,0013|Image Number</w:t>
      </w:r>
    </w:p>
    <w:p w:rsidR="002F40DA" w:rsidRDefault="002F40DA" w:rsidP="002F40DA">
      <w:pPr>
        <w:pStyle w:val="BodyText"/>
        <w:ind w:left="709"/>
      </w:pPr>
      <w:r>
        <w:t>0020,0032|Image Position (Patient)</w:t>
      </w:r>
    </w:p>
    <w:p w:rsidR="002F40DA" w:rsidRDefault="002F40DA" w:rsidP="002F40DA">
      <w:pPr>
        <w:pStyle w:val="BodyText"/>
        <w:ind w:left="709"/>
      </w:pPr>
      <w:r>
        <w:t>0028,0004|Photometric Interpretation</w:t>
      </w:r>
    </w:p>
    <w:p w:rsidR="002F40DA" w:rsidRDefault="002F40DA" w:rsidP="002F40DA">
      <w:pPr>
        <w:pStyle w:val="BodyText"/>
        <w:ind w:left="709"/>
      </w:pPr>
      <w:r>
        <w:t>0028,0010|Rows</w:t>
      </w:r>
    </w:p>
    <w:p w:rsidR="002F40DA" w:rsidRDefault="002F40DA" w:rsidP="002F40DA">
      <w:pPr>
        <w:pStyle w:val="BodyText"/>
        <w:ind w:left="709"/>
      </w:pPr>
      <w:r>
        <w:t>0028,0011|Columns</w:t>
      </w:r>
    </w:p>
    <w:p w:rsidR="002F40DA" w:rsidRDefault="002F40DA" w:rsidP="002F40DA">
      <w:pPr>
        <w:pStyle w:val="BodyText"/>
        <w:ind w:left="709"/>
      </w:pPr>
      <w:r>
        <w:t>0028,0030|Pixel Spacing</w:t>
      </w:r>
    </w:p>
    <w:p w:rsidR="002F40DA" w:rsidRDefault="002F40DA" w:rsidP="002F40DA">
      <w:pPr>
        <w:pStyle w:val="BodyText"/>
        <w:ind w:left="709"/>
      </w:pPr>
      <w:r>
        <w:t>0028,0101|Bits Stored</w:t>
      </w:r>
    </w:p>
    <w:p w:rsidR="002F40DA" w:rsidRDefault="002F40DA" w:rsidP="002F40DA">
      <w:pPr>
        <w:pStyle w:val="BodyText"/>
        <w:ind w:left="709"/>
      </w:pPr>
      <w:r>
        <w:t>0028,0102|High Bit</w:t>
      </w:r>
    </w:p>
    <w:p w:rsidR="002F40DA" w:rsidRDefault="002F40DA" w:rsidP="002F40DA">
      <w:pPr>
        <w:pStyle w:val="BodyText"/>
        <w:ind w:left="709"/>
      </w:pPr>
      <w:r>
        <w:t>0028,0103|Pixel Representation</w:t>
      </w:r>
    </w:p>
    <w:p w:rsidR="002F40DA" w:rsidRDefault="002F40DA" w:rsidP="002F40DA">
      <w:pPr>
        <w:pStyle w:val="BodyText"/>
        <w:ind w:left="709"/>
      </w:pPr>
      <w:r>
        <w:t>0028,1052|Rescale Intercept</w:t>
      </w:r>
    </w:p>
    <w:p w:rsidR="002F40DA" w:rsidRDefault="002F40DA" w:rsidP="002F40DA">
      <w:pPr>
        <w:pStyle w:val="BodyText"/>
        <w:ind w:left="709"/>
      </w:pPr>
      <w:r>
        <w:t>0028,1053|Rescale Slope</w:t>
      </w:r>
    </w:p>
    <w:p w:rsidR="002F40DA" w:rsidRDefault="002F40DA" w:rsidP="002F40DA">
      <w:pPr>
        <w:pStyle w:val="BodyText"/>
      </w:pPr>
    </w:p>
    <w:p w:rsidR="002F40DA" w:rsidRDefault="002F40DA" w:rsidP="002F40DA">
      <w:pPr>
        <w:pStyle w:val="Heading2"/>
        <w:numPr>
          <w:ilvl w:val="0"/>
          <w:numId w:val="0"/>
        </w:numPr>
      </w:pPr>
      <w:bookmarkStart w:id="1772" w:name="_Toc474731228"/>
      <w:r>
        <w:br w:type="page"/>
      </w:r>
      <w:bookmarkStart w:id="1773" w:name="_Toc4480322"/>
      <w:bookmarkStart w:id="1774" w:name="_Toc89057589"/>
      <w:bookmarkStart w:id="1775" w:name="_Toc356301082"/>
      <w:bookmarkEnd w:id="1772"/>
      <w:r>
        <w:lastRenderedPageBreak/>
        <w:t>B.4.  Site-Specific Master Files</w:t>
      </w:r>
      <w:bookmarkEnd w:id="1773"/>
      <w:bookmarkEnd w:id="1774"/>
      <w:bookmarkEnd w:id="1775"/>
    </w:p>
    <w:p w:rsidR="002F40DA" w:rsidRDefault="002F40DA" w:rsidP="002F40DA">
      <w:r>
        <w:t>This section describes the format and contents of the site-specific master files.</w:t>
      </w:r>
    </w:p>
    <w:p w:rsidR="002F40DA" w:rsidRDefault="002F40DA" w:rsidP="002F40DA"/>
    <w:p w:rsidR="002F40DA" w:rsidRDefault="002F40DA" w:rsidP="002F40DA">
      <w:r>
        <w:t>Currently, the following files exist:</w:t>
      </w:r>
    </w:p>
    <w:p w:rsidR="002F40DA" w:rsidRDefault="002F40DA" w:rsidP="002F40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gridCol w:w="1947"/>
        <w:gridCol w:w="4498"/>
      </w:tblGrid>
      <w:tr w:rsidR="002F40DA" w:rsidTr="00E95758">
        <w:trPr>
          <w:cantSplit/>
          <w:tblHeader/>
        </w:trPr>
        <w:tc>
          <w:tcPr>
            <w:tcW w:w="3023" w:type="dxa"/>
            <w:shd w:val="clear" w:color="auto" w:fill="C0C0C0"/>
            <w:vAlign w:val="center"/>
          </w:tcPr>
          <w:p w:rsidR="002F40DA" w:rsidRDefault="002F40DA" w:rsidP="00011B09">
            <w:pPr>
              <w:spacing w:before="120" w:after="120"/>
              <w:jc w:val="center"/>
              <w:rPr>
                <w:b/>
              </w:rPr>
            </w:pPr>
            <w:r>
              <w:rPr>
                <w:b/>
              </w:rPr>
              <w:t>File Name</w:t>
            </w:r>
          </w:p>
        </w:tc>
        <w:tc>
          <w:tcPr>
            <w:tcW w:w="1947" w:type="dxa"/>
            <w:shd w:val="clear" w:color="auto" w:fill="C0C0C0"/>
            <w:vAlign w:val="center"/>
          </w:tcPr>
          <w:p w:rsidR="002F40DA" w:rsidRDefault="002F40DA" w:rsidP="00011B09">
            <w:pPr>
              <w:spacing w:before="120" w:after="120"/>
              <w:jc w:val="center"/>
              <w:rPr>
                <w:b/>
              </w:rPr>
            </w:pPr>
            <w:proofErr w:type="spellStart"/>
            <w:r>
              <w:rPr>
                <w:b/>
              </w:rPr>
              <w:t>FileMan</w:t>
            </w:r>
            <w:proofErr w:type="spellEnd"/>
            <w:r>
              <w:rPr>
                <w:b/>
              </w:rPr>
              <w:t xml:space="preserve"> Table</w:t>
            </w:r>
          </w:p>
        </w:tc>
        <w:tc>
          <w:tcPr>
            <w:tcW w:w="4498" w:type="dxa"/>
            <w:shd w:val="clear" w:color="auto" w:fill="C0C0C0"/>
            <w:vAlign w:val="center"/>
          </w:tcPr>
          <w:p w:rsidR="002F40DA" w:rsidRDefault="002F40DA" w:rsidP="00011B09">
            <w:pPr>
              <w:spacing w:before="120" w:after="120"/>
              <w:jc w:val="center"/>
              <w:rPr>
                <w:b/>
              </w:rPr>
            </w:pPr>
            <w:r>
              <w:rPr>
                <w:b/>
              </w:rPr>
              <w:t>Comment</w:t>
            </w:r>
          </w:p>
        </w:tc>
      </w:tr>
      <w:tr w:rsidR="002F40DA" w:rsidTr="00E95758">
        <w:trPr>
          <w:cantSplit/>
        </w:trPr>
        <w:tc>
          <w:tcPr>
            <w:tcW w:w="3023" w:type="dxa"/>
            <w:vAlign w:val="center"/>
          </w:tcPr>
          <w:p w:rsidR="002F40DA" w:rsidRDefault="002C55BA" w:rsidP="00011B09">
            <w:pPr>
              <w:spacing w:before="120" w:after="120"/>
            </w:pPr>
            <w:r>
              <w:t>A</w:t>
            </w:r>
            <w:r w:rsidRPr="009C7EA1">
              <w:t>ETITLE</w:t>
            </w:r>
            <w:r w:rsidR="002F40DA">
              <w:t>.DIC</w:t>
            </w:r>
          </w:p>
        </w:tc>
        <w:tc>
          <w:tcPr>
            <w:tcW w:w="1947" w:type="dxa"/>
            <w:vAlign w:val="center"/>
          </w:tcPr>
          <w:p w:rsidR="002F40DA" w:rsidRDefault="002C55BA" w:rsidP="00011B09">
            <w:pPr>
              <w:spacing w:before="120" w:after="120"/>
            </w:pPr>
            <w:r>
              <w:t>2006.588</w:t>
            </w:r>
          </w:p>
        </w:tc>
        <w:tc>
          <w:tcPr>
            <w:tcW w:w="4498" w:type="dxa"/>
            <w:vAlign w:val="center"/>
          </w:tcPr>
          <w:p w:rsidR="002F40DA" w:rsidRDefault="00C56B42" w:rsidP="00011B09">
            <w:pPr>
              <w:spacing w:before="120" w:after="120"/>
            </w:pPr>
            <w:r w:rsidRPr="007936E9">
              <w:t>MAGDICO</w:t>
            </w:r>
            <w:r>
              <w:t>M</w:t>
            </w:r>
          </w:p>
        </w:tc>
      </w:tr>
      <w:tr w:rsidR="002C55BA" w:rsidTr="00E95758">
        <w:trPr>
          <w:cantSplit/>
        </w:trPr>
        <w:tc>
          <w:tcPr>
            <w:tcW w:w="3023" w:type="dxa"/>
            <w:vAlign w:val="center"/>
          </w:tcPr>
          <w:p w:rsidR="002C55BA" w:rsidRDefault="002C55BA" w:rsidP="00E12756">
            <w:pPr>
              <w:spacing w:before="120" w:after="120"/>
            </w:pPr>
            <w:proofErr w:type="spellStart"/>
            <w:r>
              <w:t>Instrument.DIC</w:t>
            </w:r>
            <w:proofErr w:type="spellEnd"/>
          </w:p>
        </w:tc>
        <w:tc>
          <w:tcPr>
            <w:tcW w:w="1947" w:type="dxa"/>
            <w:vAlign w:val="center"/>
          </w:tcPr>
          <w:p w:rsidR="002C55BA" w:rsidRDefault="002C55BA" w:rsidP="00E12756">
            <w:pPr>
              <w:spacing w:before="120" w:after="120"/>
            </w:pPr>
            <w:r>
              <w:t>2006.581</w:t>
            </w:r>
          </w:p>
        </w:tc>
        <w:tc>
          <w:tcPr>
            <w:tcW w:w="4498" w:type="dxa"/>
            <w:vAlign w:val="center"/>
          </w:tcPr>
          <w:p w:rsidR="002C55BA" w:rsidRDefault="002C55BA" w:rsidP="00E12756">
            <w:pPr>
              <w:spacing w:before="120" w:after="120"/>
            </w:pPr>
            <w:r>
              <w:t>Contains list of operational instruments.</w:t>
            </w:r>
          </w:p>
        </w:tc>
      </w:tr>
      <w:tr w:rsidR="002F40DA" w:rsidTr="00E95758">
        <w:trPr>
          <w:cantSplit/>
        </w:trPr>
        <w:tc>
          <w:tcPr>
            <w:tcW w:w="3023" w:type="dxa"/>
            <w:vAlign w:val="center"/>
          </w:tcPr>
          <w:p w:rsidR="002F40DA" w:rsidRDefault="002F40DA" w:rsidP="00011B09">
            <w:pPr>
              <w:spacing w:before="120" w:after="120"/>
            </w:pPr>
            <w:proofErr w:type="spellStart"/>
            <w:r>
              <w:t>Modality.DIC</w:t>
            </w:r>
            <w:proofErr w:type="spellEnd"/>
          </w:p>
        </w:tc>
        <w:tc>
          <w:tcPr>
            <w:tcW w:w="1947" w:type="dxa"/>
            <w:vAlign w:val="center"/>
          </w:tcPr>
          <w:p w:rsidR="002F40DA" w:rsidRDefault="002F40DA" w:rsidP="00011B09">
            <w:pPr>
              <w:spacing w:before="120" w:after="120"/>
            </w:pPr>
            <w:r>
              <w:t>2006.582</w:t>
            </w:r>
          </w:p>
        </w:tc>
        <w:tc>
          <w:tcPr>
            <w:tcW w:w="4498" w:type="dxa"/>
            <w:vAlign w:val="center"/>
          </w:tcPr>
          <w:p w:rsidR="002F40DA" w:rsidRDefault="002F40DA" w:rsidP="00011B09">
            <w:pPr>
              <w:spacing w:before="120" w:after="120"/>
            </w:pPr>
            <w:r>
              <w:t>Contains list of parameters for handling modalities.</w:t>
            </w:r>
          </w:p>
        </w:tc>
      </w:tr>
      <w:tr w:rsidR="002F40DA" w:rsidTr="00E95758">
        <w:trPr>
          <w:cantSplit/>
        </w:trPr>
        <w:tc>
          <w:tcPr>
            <w:tcW w:w="3023" w:type="dxa"/>
            <w:vAlign w:val="center"/>
          </w:tcPr>
          <w:p w:rsidR="002F40DA" w:rsidRDefault="002F40DA" w:rsidP="00011B09">
            <w:pPr>
              <w:spacing w:before="120" w:after="120"/>
            </w:pPr>
            <w:proofErr w:type="spellStart"/>
            <w:r>
              <w:t>Portlist.DIC</w:t>
            </w:r>
            <w:proofErr w:type="spellEnd"/>
          </w:p>
        </w:tc>
        <w:tc>
          <w:tcPr>
            <w:tcW w:w="1947" w:type="dxa"/>
            <w:vAlign w:val="center"/>
          </w:tcPr>
          <w:p w:rsidR="002F40DA" w:rsidRDefault="002F40DA" w:rsidP="00011B09">
            <w:pPr>
              <w:spacing w:before="120" w:after="120"/>
            </w:pPr>
            <w:r>
              <w:t>2006.584</w:t>
            </w:r>
          </w:p>
        </w:tc>
        <w:tc>
          <w:tcPr>
            <w:tcW w:w="4498" w:type="dxa"/>
            <w:vAlign w:val="center"/>
          </w:tcPr>
          <w:p w:rsidR="002F40DA" w:rsidRDefault="002F40DA" w:rsidP="00011B09">
            <w:pPr>
              <w:spacing w:before="120" w:after="120"/>
            </w:pPr>
            <w:r>
              <w:t>Contains list of port numbers for handling instruments.</w:t>
            </w:r>
          </w:p>
        </w:tc>
      </w:tr>
      <w:tr w:rsidR="002F40DA" w:rsidTr="00E95758">
        <w:trPr>
          <w:cantSplit/>
        </w:trPr>
        <w:tc>
          <w:tcPr>
            <w:tcW w:w="3023" w:type="dxa"/>
            <w:vAlign w:val="center"/>
          </w:tcPr>
          <w:p w:rsidR="002F40DA" w:rsidRDefault="002F40DA" w:rsidP="00011B09">
            <w:pPr>
              <w:spacing w:before="120" w:after="120"/>
            </w:pPr>
            <w:proofErr w:type="spellStart"/>
            <w:r>
              <w:t>SCU_List.DIC</w:t>
            </w:r>
            <w:proofErr w:type="spellEnd"/>
          </w:p>
        </w:tc>
        <w:tc>
          <w:tcPr>
            <w:tcW w:w="1947" w:type="dxa"/>
            <w:vAlign w:val="center"/>
          </w:tcPr>
          <w:p w:rsidR="002F40DA" w:rsidRDefault="002F40DA" w:rsidP="00011B09">
            <w:pPr>
              <w:spacing w:before="120" w:after="120"/>
            </w:pPr>
            <w:r>
              <w:t>2006.585</w:t>
            </w:r>
          </w:p>
        </w:tc>
        <w:tc>
          <w:tcPr>
            <w:tcW w:w="4498" w:type="dxa"/>
            <w:vAlign w:val="center"/>
          </w:tcPr>
          <w:p w:rsidR="002F40DA" w:rsidRDefault="002F40DA" w:rsidP="00011B09">
            <w:pPr>
              <w:spacing w:before="120" w:after="120"/>
            </w:pPr>
            <w:r>
              <w:t>Contains lists of parameters for User Applications.</w:t>
            </w:r>
          </w:p>
        </w:tc>
      </w:tr>
      <w:tr w:rsidR="002F40DA" w:rsidTr="00E95758">
        <w:trPr>
          <w:cantSplit/>
        </w:trPr>
        <w:tc>
          <w:tcPr>
            <w:tcW w:w="3023" w:type="dxa"/>
            <w:vAlign w:val="center"/>
          </w:tcPr>
          <w:p w:rsidR="002F40DA" w:rsidRDefault="002F40DA" w:rsidP="00011B09">
            <w:pPr>
              <w:spacing w:before="120" w:after="120"/>
            </w:pPr>
            <w:proofErr w:type="spellStart"/>
            <w:r>
              <w:t>Worklist.DIC</w:t>
            </w:r>
            <w:proofErr w:type="spellEnd"/>
          </w:p>
        </w:tc>
        <w:tc>
          <w:tcPr>
            <w:tcW w:w="1947" w:type="dxa"/>
            <w:vAlign w:val="center"/>
          </w:tcPr>
          <w:p w:rsidR="002F40DA" w:rsidRDefault="002F40DA" w:rsidP="00011B09">
            <w:pPr>
              <w:spacing w:before="120" w:after="120"/>
            </w:pPr>
            <w:r>
              <w:t>2006.583</w:t>
            </w:r>
          </w:p>
        </w:tc>
        <w:tc>
          <w:tcPr>
            <w:tcW w:w="4498" w:type="dxa"/>
            <w:vAlign w:val="center"/>
          </w:tcPr>
          <w:p w:rsidR="002F40DA" w:rsidRDefault="002F40DA" w:rsidP="00011B09">
            <w:pPr>
              <w:spacing w:before="120" w:after="120"/>
            </w:pPr>
            <w:r>
              <w:t>Contains list of parameter for Modality Worklist handling.</w:t>
            </w:r>
          </w:p>
        </w:tc>
      </w:tr>
      <w:tr w:rsidR="002F40DA" w:rsidTr="00E95758">
        <w:trPr>
          <w:cantSplit/>
        </w:trPr>
        <w:tc>
          <w:tcPr>
            <w:tcW w:w="3023" w:type="dxa"/>
            <w:vAlign w:val="center"/>
          </w:tcPr>
          <w:p w:rsidR="002F40DA" w:rsidRDefault="002F40DA" w:rsidP="00011B09">
            <w:pPr>
              <w:spacing w:before="120" w:after="120"/>
            </w:pPr>
            <w:r>
              <w:t>DICOM HEALTHCARE PROVIDER SERVICE</w:t>
            </w:r>
          </w:p>
        </w:tc>
        <w:tc>
          <w:tcPr>
            <w:tcW w:w="1947" w:type="dxa"/>
            <w:vAlign w:val="center"/>
          </w:tcPr>
          <w:p w:rsidR="002F40DA" w:rsidRDefault="002F40DA" w:rsidP="00011B09">
            <w:pPr>
              <w:spacing w:before="120" w:after="120"/>
            </w:pPr>
            <w:r>
              <w:t>2006.5831</w:t>
            </w:r>
          </w:p>
        </w:tc>
        <w:tc>
          <w:tcPr>
            <w:tcW w:w="4498" w:type="dxa"/>
            <w:vAlign w:val="center"/>
          </w:tcPr>
          <w:p w:rsidR="002F40DA" w:rsidRDefault="002F40DA" w:rsidP="00011B09">
            <w:pPr>
              <w:spacing w:before="120" w:after="120"/>
            </w:pPr>
            <w:r>
              <w:t>Contains mapping of Request Services (^GMR(123.5)) to Image Index For Specialty/Subspecialty (^MAG(2005.84))</w:t>
            </w:r>
          </w:p>
        </w:tc>
      </w:tr>
    </w:tbl>
    <w:p w:rsidR="002F40DA" w:rsidRDefault="002F40DA" w:rsidP="002F40DA">
      <w:pPr>
        <w:spacing w:before="120" w:after="120"/>
      </w:pPr>
    </w:p>
    <w:p w:rsidR="002F40DA" w:rsidRDefault="002F40DA" w:rsidP="002F40DA">
      <w:r>
        <w:t>The contents of the files in this section need to be customized to reflect the actual attributes used at the site.</w:t>
      </w:r>
    </w:p>
    <w:p w:rsidR="002F40DA" w:rsidRDefault="002F40DA" w:rsidP="002F40DA">
      <w:pPr>
        <w:rPr>
          <w:b/>
        </w:rPr>
      </w:pPr>
    </w:p>
    <w:p w:rsidR="002F40DA" w:rsidRDefault="002F40DA" w:rsidP="002F40DA">
      <w:r>
        <w:rPr>
          <w:b/>
        </w:rPr>
        <w:t>Note</w:t>
      </w:r>
      <w:r>
        <w:t xml:space="preserve">: These changes should be made to the text file dictionaries in </w:t>
      </w:r>
      <w:r>
        <w:rPr>
          <w:b/>
        </w:rPr>
        <w:t>DICOM\</w:t>
      </w:r>
      <w:proofErr w:type="spellStart"/>
      <w:r>
        <w:rPr>
          <w:b/>
        </w:rPr>
        <w:t>Dict</w:t>
      </w:r>
      <w:proofErr w:type="spellEnd"/>
      <w:r>
        <w:t xml:space="preserve"> only</w:t>
      </w:r>
      <w:r w:rsidR="007C78ED">
        <w:t xml:space="preserve">. </w:t>
      </w:r>
      <w:r>
        <w:t>The software will load this information from these dictionary files into the global variables, overwriting any previously saved information.</w:t>
      </w:r>
    </w:p>
    <w:p w:rsidR="002F40DA" w:rsidRDefault="002F40DA" w:rsidP="002F40DA"/>
    <w:p w:rsidR="002F40DA" w:rsidRDefault="002F40DA" w:rsidP="002F40DA">
      <w:r w:rsidRPr="008302C5">
        <w:rPr>
          <w:b/>
        </w:rPr>
        <w:t>Note:</w:t>
      </w:r>
      <w:r w:rsidRPr="0075719D">
        <w:t xml:space="preserve"> in the .</w:t>
      </w:r>
      <w:proofErr w:type="spellStart"/>
      <w:r w:rsidRPr="0075719D">
        <w:t>dic</w:t>
      </w:r>
      <w:proofErr w:type="spellEnd"/>
      <w:r w:rsidRPr="0075719D">
        <w:t xml:space="preserve"> files, leading and trailing spaces are ignored when the data is imported into the</w:t>
      </w:r>
      <w:r>
        <w:t xml:space="preserve"> database. This makes it possible to align information for easier reading:</w:t>
      </w:r>
    </w:p>
    <w:p w:rsidR="002F40DA" w:rsidRDefault="002F40DA" w:rsidP="002F40DA"/>
    <w:p w:rsidR="002F40DA" w:rsidRDefault="002F40DA" w:rsidP="002F40DA">
      <w:pPr>
        <w:pStyle w:val="Screen"/>
        <w:rPr>
          <w:color w:val="0000FF"/>
        </w:rPr>
      </w:pPr>
      <w:r>
        <w:rPr>
          <w:color w:val="0000FF"/>
        </w:rPr>
        <w:t>#</w:t>
      </w:r>
    </w:p>
    <w:p w:rsidR="002F40DA" w:rsidRDefault="002F40DA" w:rsidP="002F40DA">
      <w:pPr>
        <w:pStyle w:val="Screen"/>
        <w:rPr>
          <w:color w:val="0000FF"/>
        </w:rPr>
      </w:pPr>
      <w:r>
        <w:rPr>
          <w:color w:val="0000FF"/>
        </w:rPr>
        <w:t>RADIOLOGY     ||RAD| RAD    |LONG|Local Vista Modality Worklist provider</w:t>
      </w:r>
    </w:p>
    <w:p w:rsidR="002F40DA" w:rsidRDefault="002F40DA" w:rsidP="002F40DA">
      <w:pPr>
        <w:pStyle w:val="Screen"/>
        <w:rPr>
          <w:color w:val="0000FF"/>
        </w:rPr>
      </w:pPr>
      <w:r>
        <w:rPr>
          <w:color w:val="0000FF"/>
        </w:rPr>
        <w:t>DENTAL        ||CON| DENT   |LONG|Local dental worklist provider</w:t>
      </w:r>
    </w:p>
    <w:p w:rsidR="002F40DA" w:rsidRDefault="002F40DA" w:rsidP="002F40DA">
      <w:pPr>
        <w:pStyle w:val="Screen"/>
        <w:rPr>
          <w:color w:val="0000FF"/>
        </w:rPr>
      </w:pPr>
      <w:r>
        <w:rPr>
          <w:color w:val="0000FF"/>
        </w:rPr>
        <w:t>OPHTHALMOLOGY ||CON| OPHTH  |LONG|Local eye care worklist provider</w:t>
      </w:r>
    </w:p>
    <w:p w:rsidR="002F40DA" w:rsidRDefault="002F40DA" w:rsidP="002F40DA">
      <w:pPr>
        <w:pStyle w:val="Screen"/>
        <w:rPr>
          <w:color w:val="0000FF"/>
        </w:rPr>
      </w:pPr>
      <w:r>
        <w:rPr>
          <w:color w:val="0000FF"/>
        </w:rPr>
        <w:t>OPTOMETRY     ||CON| OPTOM  |LONG|Local optometry worklist provider</w:t>
      </w:r>
    </w:p>
    <w:p w:rsidR="002F40DA" w:rsidRDefault="002F40DA" w:rsidP="002F40DA">
      <w:pPr>
        <w:pStyle w:val="Screen"/>
        <w:rPr>
          <w:color w:val="0000FF"/>
        </w:rPr>
      </w:pPr>
      <w:r>
        <w:rPr>
          <w:color w:val="0000FF"/>
        </w:rPr>
        <w:t>CARDIOLOGY    ||CON| CARDIO |LONG|Local cardiology worklist provider</w:t>
      </w:r>
    </w:p>
    <w:p w:rsidR="002F40DA" w:rsidRDefault="002F40DA" w:rsidP="002F40DA">
      <w:pPr>
        <w:pStyle w:val="Screen"/>
        <w:rPr>
          <w:color w:val="0000FF"/>
        </w:rPr>
      </w:pPr>
      <w:r>
        <w:rPr>
          <w:color w:val="0000FF"/>
        </w:rPr>
        <w:t>#</w:t>
      </w:r>
    </w:p>
    <w:p w:rsidR="00000AF8" w:rsidRPr="005645E8" w:rsidRDefault="00000AF8" w:rsidP="00000AF8">
      <w:pPr>
        <w:pStyle w:val="Heading3"/>
        <w:numPr>
          <w:ilvl w:val="0"/>
          <w:numId w:val="0"/>
        </w:numPr>
      </w:pPr>
      <w:bookmarkStart w:id="1776" w:name="_Hlt494097940"/>
      <w:bookmarkStart w:id="1777" w:name="_Toc254129634"/>
      <w:bookmarkStart w:id="1778" w:name="_Toc266788136"/>
      <w:bookmarkStart w:id="1779" w:name="_Toc474731229"/>
      <w:bookmarkStart w:id="1780" w:name="_Ref489088163"/>
      <w:bookmarkStart w:id="1781" w:name="_Ref494090084"/>
      <w:bookmarkStart w:id="1782" w:name="_Toc4480323"/>
      <w:bookmarkStart w:id="1783" w:name="_Toc89057590"/>
      <w:bookmarkStart w:id="1784" w:name="_Toc356301083"/>
      <w:bookmarkEnd w:id="1776"/>
      <w:r>
        <w:lastRenderedPageBreak/>
        <w:t>B.4</w:t>
      </w:r>
      <w:r w:rsidR="00EC5447">
        <w:t xml:space="preserve">.1  </w:t>
      </w:r>
      <w:r w:rsidRPr="005645E8">
        <w:t>AETITLE.DIC</w:t>
      </w:r>
      <w:bookmarkEnd w:id="1784"/>
      <w:r w:rsidRPr="005645E8">
        <w:t xml:space="preserve"> </w:t>
      </w:r>
      <w:bookmarkEnd w:id="1777"/>
      <w:bookmarkEnd w:id="1778"/>
    </w:p>
    <w:p w:rsidR="00000AF8" w:rsidRPr="00000AF8" w:rsidRDefault="00000AF8" w:rsidP="00000AF8">
      <w:pPr>
        <w:widowControl w:val="0"/>
        <w:spacing w:after="60"/>
      </w:pPr>
      <w:r>
        <w:t xml:space="preserve">The </w:t>
      </w:r>
      <w:r w:rsidRPr="009D4C3C">
        <w:t xml:space="preserve">file </w:t>
      </w:r>
      <w:r w:rsidRPr="00000AF8">
        <w:t xml:space="preserve">APPLICATION ENTITY TITLE (#2006.588) </w:t>
      </w:r>
      <w:r w:rsidRPr="009D4C3C">
        <w:t>on the DICOM Gateway provide</w:t>
      </w:r>
      <w:r>
        <w:t>s</w:t>
      </w:r>
      <w:r w:rsidRPr="009D4C3C">
        <w:t xml:space="preserve"> aliases for APPLICATION ENTITY TITLES stored in the global ^MAGDICOM (2006.588) and AE_TITLE.DIC</w:t>
      </w:r>
      <w:r w:rsidR="00B00523">
        <w:fldChar w:fldCharType="begin"/>
      </w:r>
      <w:r w:rsidR="00F908D2">
        <w:instrText xml:space="preserve"> XE "</w:instrText>
      </w:r>
      <w:r w:rsidR="00F908D2" w:rsidRPr="007158A6">
        <w:instrText>AE_TITLE.DIC</w:instrText>
      </w:r>
      <w:r w:rsidR="00F908D2">
        <w:instrText xml:space="preserve">" </w:instrText>
      </w:r>
      <w:r w:rsidR="00B00523">
        <w:fldChar w:fldCharType="end"/>
      </w:r>
      <w:r w:rsidRPr="009D4C3C">
        <w:t xml:space="preserve"> file</w:t>
      </w:r>
      <w:r>
        <w:t>.</w:t>
      </w:r>
    </w:p>
    <w:p w:rsidR="00000AF8" w:rsidRPr="00997E13" w:rsidRDefault="00000AF8" w:rsidP="00000AF8">
      <w:pPr>
        <w:pStyle w:val="aNormal0"/>
        <w:rPr>
          <w:szCs w:val="24"/>
        </w:rPr>
      </w:pPr>
      <w:r w:rsidRPr="00997E13">
        <w:rPr>
          <w:szCs w:val="24"/>
        </w:rPr>
        <w:t xml:space="preserve">DICOM negotiation requests now require </w:t>
      </w:r>
      <w:r w:rsidRPr="00997E13">
        <w:rPr>
          <w:szCs w:val="24"/>
          <w:u w:val="single"/>
        </w:rPr>
        <w:t>known</w:t>
      </w:r>
      <w:r w:rsidRPr="00997E13">
        <w:rPr>
          <w:szCs w:val="24"/>
        </w:rPr>
        <w:t xml:space="preserve"> Called Application Entity Titles so that acceptable presentation contexts in SCP_LIST.DIC can be properly identifie</w:t>
      </w:r>
      <w:r>
        <w:rPr>
          <w:szCs w:val="24"/>
        </w:rPr>
        <w:t xml:space="preserve">d. </w:t>
      </w:r>
    </w:p>
    <w:p w:rsidR="00000AF8" w:rsidRPr="00997E13" w:rsidRDefault="00F908D2" w:rsidP="00000AF8">
      <w:pPr>
        <w:pStyle w:val="aNormal0"/>
        <w:rPr>
          <w:rFonts w:eastAsia="MS Mincho"/>
          <w:szCs w:val="24"/>
          <w:u w:val="single"/>
        </w:rPr>
      </w:pPr>
      <w:r>
        <w:rPr>
          <w:szCs w:val="24"/>
        </w:rPr>
        <w:t>AE_TITLE.DIC</w:t>
      </w:r>
      <w:r w:rsidR="00B00523">
        <w:rPr>
          <w:szCs w:val="24"/>
        </w:rPr>
        <w:fldChar w:fldCharType="begin"/>
      </w:r>
      <w:r>
        <w:instrText xml:space="preserve"> XE "</w:instrText>
      </w:r>
      <w:r w:rsidRPr="007158A6">
        <w:rPr>
          <w:szCs w:val="24"/>
        </w:rPr>
        <w:instrText>AE_TITLE.DIC</w:instrText>
      </w:r>
      <w:r>
        <w:instrText xml:space="preserve">" </w:instrText>
      </w:r>
      <w:r w:rsidR="00B00523">
        <w:rPr>
          <w:szCs w:val="24"/>
        </w:rPr>
        <w:fldChar w:fldCharType="end"/>
      </w:r>
      <w:r>
        <w:rPr>
          <w:szCs w:val="24"/>
        </w:rPr>
        <w:t xml:space="preserve"> is an </w:t>
      </w:r>
      <w:r w:rsidR="00000AF8" w:rsidRPr="00997E13">
        <w:rPr>
          <w:szCs w:val="24"/>
        </w:rPr>
        <w:t>Application Entity Title dictionary. The AE_TITLE.DIC</w:t>
      </w:r>
      <w:r w:rsidR="00B00523">
        <w:rPr>
          <w:szCs w:val="24"/>
        </w:rPr>
        <w:fldChar w:fldCharType="begin"/>
      </w:r>
      <w:r>
        <w:instrText xml:space="preserve"> XE "</w:instrText>
      </w:r>
      <w:r w:rsidRPr="007158A6">
        <w:rPr>
          <w:szCs w:val="24"/>
        </w:rPr>
        <w:instrText>AE_TITLE.DIC</w:instrText>
      </w:r>
      <w:r>
        <w:instrText xml:space="preserve">" </w:instrText>
      </w:r>
      <w:r w:rsidR="00B00523">
        <w:rPr>
          <w:szCs w:val="24"/>
        </w:rPr>
        <w:fldChar w:fldCharType="end"/>
      </w:r>
      <w:r w:rsidR="00000AF8" w:rsidRPr="00997E13">
        <w:rPr>
          <w:szCs w:val="24"/>
        </w:rPr>
        <w:t xml:space="preserve"> is used to map the Called Application Entity Title of a DICOM negotiation request to the alias that identifies the VistA Application Entity Title name for the SCP. This is used for looking up acceptable presentation contexts in SCP_LIST.DIC. The Called Application Entity Title for a DICOM request must either be the VistA Application Entity Title name for the SCP defined in SCP_LIST.DIC (for example, “</w:t>
      </w:r>
      <w:proofErr w:type="spellStart"/>
      <w:r w:rsidR="00000AF8" w:rsidRPr="00997E13">
        <w:rPr>
          <w:szCs w:val="24"/>
        </w:rPr>
        <w:t>VistA_Storage</w:t>
      </w:r>
      <w:proofErr w:type="spellEnd"/>
      <w:r w:rsidR="00000AF8" w:rsidRPr="00997E13">
        <w:rPr>
          <w:szCs w:val="24"/>
        </w:rPr>
        <w:t>”) or else one defined in AE_TITLE.DIC as an alias for the VistA one. Otherwise, the DICOM negotiation request will be rejected.</w:t>
      </w:r>
    </w:p>
    <w:p w:rsidR="00000AF8" w:rsidRPr="00997E13" w:rsidRDefault="00000AF8" w:rsidP="00000AF8">
      <w:r w:rsidRPr="00997E13">
        <w:t>The default Mallinckrodt SEND_IMAGE.EXE Called Application Entity Title “DICOM_STORAGE” is mapped to “</w:t>
      </w:r>
      <w:proofErr w:type="spellStart"/>
      <w:r w:rsidRPr="00997E13">
        <w:t>VistA_Storage</w:t>
      </w:r>
      <w:proofErr w:type="spellEnd"/>
      <w:r w:rsidRPr="00997E13">
        <w:t xml:space="preserve">” in the distributed version of AE_TILE.DIC as shown below. (The mapping is not case-sensitive.) </w:t>
      </w:r>
    </w:p>
    <w:p w:rsidR="00000AF8" w:rsidRPr="00997E13" w:rsidRDefault="00000AF8" w:rsidP="00000AF8">
      <w:pPr>
        <w:widowControl w:val="0"/>
      </w:pPr>
    </w:p>
    <w:p w:rsidR="00000AF8" w:rsidRPr="00997E13" w:rsidRDefault="00000AF8" w:rsidP="00000AF8">
      <w:pPr>
        <w:widowControl w:val="0"/>
      </w:pPr>
      <w:r w:rsidRPr="00997E13">
        <w:t>The AE_TITLE.DIC</w:t>
      </w:r>
      <w:r w:rsidR="00B00523">
        <w:fldChar w:fldCharType="begin"/>
      </w:r>
      <w:r w:rsidR="00F908D2">
        <w:instrText xml:space="preserve"> XE "</w:instrText>
      </w:r>
      <w:r w:rsidR="00F908D2" w:rsidRPr="007158A6">
        <w:instrText>AE_TITLE.DIC</w:instrText>
      </w:r>
      <w:r w:rsidR="00F908D2">
        <w:instrText xml:space="preserve">" </w:instrText>
      </w:r>
      <w:r w:rsidR="00B00523">
        <w:fldChar w:fldCharType="end"/>
      </w:r>
      <w:r w:rsidRPr="00997E13">
        <w:t xml:space="preserve"> is also used to record names associated with Application Entity Titles. (For example, “Walter Reed AMC” is the site name for the Application Entity Title “OS1WRAMC”.)</w:t>
      </w:r>
    </w:p>
    <w:p w:rsidR="00000AF8" w:rsidRPr="00997E13" w:rsidRDefault="00000AF8" w:rsidP="00000AF8">
      <w:pPr>
        <w:widowControl w:val="0"/>
      </w:pPr>
    </w:p>
    <w:p w:rsidR="00000AF8" w:rsidRPr="00997E13" w:rsidRDefault="00000AF8" w:rsidP="00000AF8">
      <w:pPr>
        <w:widowControl w:val="0"/>
      </w:pPr>
      <w:r w:rsidRPr="00997E13">
        <w:t>Add any entries to AE_TITLE.DIC</w:t>
      </w:r>
      <w:r w:rsidR="00B00523">
        <w:fldChar w:fldCharType="begin"/>
      </w:r>
      <w:r w:rsidR="00F908D2">
        <w:instrText xml:space="preserve"> XE "</w:instrText>
      </w:r>
      <w:r w:rsidR="00F908D2" w:rsidRPr="007158A6">
        <w:instrText>AE_TITLE.DIC</w:instrText>
      </w:r>
      <w:r w:rsidR="00F908D2">
        <w:instrText xml:space="preserve">" </w:instrText>
      </w:r>
      <w:r w:rsidR="00B00523">
        <w:fldChar w:fldCharType="end"/>
      </w:r>
      <w:r w:rsidRPr="00997E13">
        <w:t xml:space="preserve"> (none may be needed) and run Menu Option 4-2-3.</w:t>
      </w:r>
    </w:p>
    <w:p w:rsidR="00000AF8" w:rsidRPr="00997E13" w:rsidRDefault="00000AF8" w:rsidP="00000AF8"/>
    <w:p w:rsidR="00000AF8" w:rsidRDefault="00000AF8" w:rsidP="00000AF8">
      <w:pPr>
        <w:pStyle w:val="Screen2"/>
        <w:pBdr>
          <w:right w:val="single" w:sz="4" w:space="30" w:color="auto"/>
        </w:pBdr>
        <w:ind w:left="0"/>
        <w:rPr>
          <w:rFonts w:ascii="Lucida Console" w:hAnsi="Lucida Console"/>
        </w:rPr>
      </w:pPr>
    </w:p>
    <w:p w:rsidR="00000AF8" w:rsidRDefault="00000AF8" w:rsidP="00000AF8">
      <w:pPr>
        <w:pStyle w:val="Screen2"/>
        <w:pBdr>
          <w:right w:val="single" w:sz="4" w:space="30" w:color="auto"/>
        </w:pBdr>
        <w:ind w:left="0"/>
        <w:rPr>
          <w:szCs w:val="16"/>
        </w:rPr>
      </w:pPr>
      <w:r>
        <w:rPr>
          <w:szCs w:val="16"/>
        </w:rPr>
        <w:t># Last edited 30 July 2008, 11:43 am</w:t>
      </w:r>
    </w:p>
    <w:p w:rsidR="00000AF8" w:rsidRDefault="00000AF8" w:rsidP="00000AF8">
      <w:pPr>
        <w:pStyle w:val="Screen2"/>
        <w:pBdr>
          <w:right w:val="single" w:sz="4" w:space="30" w:color="auto"/>
        </w:pBdr>
        <w:ind w:left="0"/>
        <w:rPr>
          <w:szCs w:val="16"/>
        </w:rPr>
      </w:pPr>
      <w:r>
        <w:rPr>
          <w:szCs w:val="16"/>
        </w:rPr>
        <w:t>#</w:t>
      </w:r>
    </w:p>
    <w:p w:rsidR="00000AF8" w:rsidRDefault="00000AF8" w:rsidP="00000AF8">
      <w:pPr>
        <w:pStyle w:val="Screen2"/>
        <w:pBdr>
          <w:right w:val="single" w:sz="4" w:space="30" w:color="auto"/>
        </w:pBdr>
        <w:ind w:left="0"/>
        <w:rPr>
          <w:szCs w:val="16"/>
        </w:rPr>
      </w:pPr>
      <w:r>
        <w:rPr>
          <w:szCs w:val="16"/>
        </w:rPr>
        <w:t># Application Entity Title</w:t>
      </w:r>
    </w:p>
    <w:p w:rsidR="00000AF8" w:rsidRDefault="00000AF8" w:rsidP="00000AF8">
      <w:pPr>
        <w:pStyle w:val="Screen2"/>
        <w:pBdr>
          <w:right w:val="single" w:sz="4" w:space="30" w:color="auto"/>
        </w:pBdr>
        <w:ind w:left="0"/>
        <w:rPr>
          <w:szCs w:val="16"/>
        </w:rPr>
      </w:pPr>
      <w:r>
        <w:rPr>
          <w:szCs w:val="16"/>
        </w:rPr>
        <w:t># &lt;Application Entity Title&gt; | &lt;VistA Application Title Alias&gt; | &lt;Site Name&gt;</w:t>
      </w:r>
    </w:p>
    <w:p w:rsidR="00000AF8" w:rsidRDefault="00000AF8" w:rsidP="00000AF8">
      <w:pPr>
        <w:pStyle w:val="Screen2"/>
        <w:pBdr>
          <w:right w:val="single" w:sz="4" w:space="30" w:color="auto"/>
        </w:pBdr>
        <w:ind w:left="0"/>
        <w:rPr>
          <w:szCs w:val="16"/>
        </w:rPr>
      </w:pPr>
      <w:r>
        <w:rPr>
          <w:szCs w:val="16"/>
        </w:rPr>
        <w:t>#</w:t>
      </w:r>
    </w:p>
    <w:p w:rsidR="00000AF8" w:rsidRDefault="00000AF8" w:rsidP="00000AF8">
      <w:pPr>
        <w:pStyle w:val="Screen2"/>
        <w:pBdr>
          <w:right w:val="single" w:sz="4" w:space="30" w:color="auto"/>
        </w:pBdr>
        <w:ind w:left="0"/>
        <w:rPr>
          <w:szCs w:val="16"/>
        </w:rPr>
      </w:pPr>
      <w:r>
        <w:rPr>
          <w:szCs w:val="16"/>
        </w:rPr>
        <w:t># This entry is for Mallinckrodt Send_Image</w:t>
      </w:r>
    </w:p>
    <w:p w:rsidR="00000AF8" w:rsidRDefault="00000AF8" w:rsidP="00000AF8">
      <w:pPr>
        <w:pStyle w:val="Screen2"/>
        <w:pBdr>
          <w:right w:val="single" w:sz="4" w:space="30" w:color="auto"/>
        </w:pBdr>
        <w:ind w:left="0"/>
        <w:rPr>
          <w:szCs w:val="16"/>
          <w:lang w:val="it-IT"/>
        </w:rPr>
      </w:pPr>
      <w:r>
        <w:rPr>
          <w:szCs w:val="16"/>
          <w:lang w:val="it-IT"/>
        </w:rPr>
        <w:t>DICOM_STORAGE|VistA_Storage|VistA Imaging Testing</w:t>
      </w:r>
    </w:p>
    <w:p w:rsidR="00000AF8" w:rsidRDefault="00000AF8" w:rsidP="00000AF8">
      <w:pPr>
        <w:pStyle w:val="Screen2"/>
        <w:pBdr>
          <w:right w:val="single" w:sz="4" w:space="30" w:color="auto"/>
        </w:pBdr>
        <w:ind w:left="0"/>
        <w:rPr>
          <w:szCs w:val="16"/>
        </w:rPr>
      </w:pPr>
      <w:r>
        <w:rPr>
          <w:szCs w:val="16"/>
        </w:rPr>
        <w:t>#</w:t>
      </w:r>
    </w:p>
    <w:p w:rsidR="00000AF8" w:rsidRDefault="00000AF8" w:rsidP="00000AF8">
      <w:pPr>
        <w:pStyle w:val="Screen2"/>
        <w:pBdr>
          <w:right w:val="single" w:sz="4" w:space="30" w:color="auto"/>
        </w:pBdr>
        <w:ind w:left="0"/>
        <w:rPr>
          <w:szCs w:val="16"/>
        </w:rPr>
      </w:pPr>
      <w:r>
        <w:rPr>
          <w:szCs w:val="16"/>
        </w:rPr>
        <w:t># Put your entries here</w:t>
      </w:r>
    </w:p>
    <w:p w:rsidR="00000AF8" w:rsidRDefault="00000AF8" w:rsidP="00000AF8">
      <w:pPr>
        <w:pStyle w:val="Screen2"/>
        <w:pBdr>
          <w:right w:val="single" w:sz="4" w:space="30" w:color="auto"/>
        </w:pBdr>
        <w:ind w:left="0"/>
        <w:rPr>
          <w:szCs w:val="16"/>
        </w:rPr>
      </w:pPr>
      <w:r>
        <w:rPr>
          <w:szCs w:val="16"/>
        </w:rPr>
        <w:t>#</w:t>
      </w:r>
    </w:p>
    <w:p w:rsidR="00000AF8" w:rsidRDefault="00000AF8" w:rsidP="00000AF8">
      <w:pPr>
        <w:pStyle w:val="Screen2"/>
        <w:pBdr>
          <w:right w:val="single" w:sz="4" w:space="30" w:color="auto"/>
        </w:pBdr>
        <w:ind w:left="0"/>
        <w:rPr>
          <w:szCs w:val="16"/>
        </w:rPr>
      </w:pPr>
      <w:r>
        <w:rPr>
          <w:szCs w:val="16"/>
        </w:rPr>
        <w:t>#</w:t>
      </w:r>
    </w:p>
    <w:p w:rsidR="00000AF8" w:rsidRDefault="00000AF8" w:rsidP="00000AF8">
      <w:pPr>
        <w:pStyle w:val="Screen2"/>
        <w:pBdr>
          <w:right w:val="single" w:sz="4" w:space="30" w:color="auto"/>
        </w:pBdr>
        <w:ind w:left="0"/>
        <w:rPr>
          <w:szCs w:val="16"/>
        </w:rPr>
      </w:pPr>
      <w:r>
        <w:rPr>
          <w:szCs w:val="16"/>
        </w:rPr>
        <w:t># end of file</w:t>
      </w:r>
    </w:p>
    <w:p w:rsidR="00000AF8" w:rsidRPr="00000AF8" w:rsidRDefault="00000AF8" w:rsidP="00000AF8"/>
    <w:p w:rsidR="002F40DA" w:rsidRDefault="002F40DA" w:rsidP="00FE3F2B">
      <w:pPr>
        <w:pStyle w:val="Heading3"/>
        <w:numPr>
          <w:ilvl w:val="0"/>
          <w:numId w:val="0"/>
        </w:numPr>
      </w:pPr>
      <w:bookmarkStart w:id="1785" w:name="_Toc356301084"/>
      <w:r>
        <w:t>B.4.</w:t>
      </w:r>
      <w:r w:rsidR="00EC5447">
        <w:t xml:space="preserve">2  </w:t>
      </w:r>
      <w:proofErr w:type="spellStart"/>
      <w:r>
        <w:t>Instrument.DIC</w:t>
      </w:r>
      <w:bookmarkEnd w:id="1779"/>
      <w:bookmarkEnd w:id="1780"/>
      <w:bookmarkEnd w:id="1781"/>
      <w:bookmarkEnd w:id="1782"/>
      <w:bookmarkEnd w:id="1783"/>
      <w:bookmarkEnd w:id="1785"/>
      <w:proofErr w:type="spellEnd"/>
    </w:p>
    <w:p w:rsidR="002F40DA" w:rsidRDefault="002F40DA" w:rsidP="002F40DA">
      <w:r>
        <w:t xml:space="preserve">The file </w:t>
      </w:r>
      <w:proofErr w:type="spellStart"/>
      <w:r>
        <w:rPr>
          <w:b/>
        </w:rPr>
        <w:t>Instrument.DIC</w:t>
      </w:r>
      <w:proofErr w:type="spellEnd"/>
      <w:r w:rsidR="00B00523">
        <w:fldChar w:fldCharType="begin"/>
      </w:r>
      <w:r>
        <w:instrText xml:space="preserve"> XE "Instrument.DIC" </w:instrText>
      </w:r>
      <w:r w:rsidR="00B00523">
        <w:fldChar w:fldCharType="end"/>
      </w:r>
      <w:r>
        <w:t xml:space="preserve"> contains the definitions of the various image acquisition devices that the site</w:t>
      </w:r>
      <w:r w:rsidR="00683508">
        <w:t xml:space="preserve"> uses</w:t>
      </w:r>
      <w:r w:rsidR="007C78ED">
        <w:t xml:space="preserve">. </w:t>
      </w:r>
      <w:r w:rsidR="00683508" w:rsidRPr="008A208D">
        <w:t>Menu Option 4.2.</w:t>
      </w:r>
      <w:r w:rsidR="00683508">
        <w:t>4</w:t>
      </w:r>
      <w:r w:rsidR="00683508" w:rsidRPr="008A208D">
        <w:t xml:space="preserve">, Update </w:t>
      </w:r>
      <w:r w:rsidR="00683508">
        <w:t>INSTRUMENT</w:t>
      </w:r>
      <w:r w:rsidR="00683508" w:rsidRPr="008A208D">
        <w:t>.DIC, reads this fi</w:t>
      </w:r>
      <w:r w:rsidR="00683508">
        <w:t>le to populate the Instrument</w:t>
      </w:r>
      <w:r w:rsidR="00683508" w:rsidRPr="008A208D">
        <w:t xml:space="preserve"> Dictionary </w:t>
      </w:r>
      <w:r w:rsidR="00683508">
        <w:t>f</w:t>
      </w:r>
      <w:r w:rsidR="00683508" w:rsidRPr="008A208D">
        <w:t>ile (#2006.58</w:t>
      </w:r>
      <w:r w:rsidR="00683508">
        <w:t>1</w:t>
      </w:r>
      <w:r w:rsidR="00683508" w:rsidRPr="008A208D">
        <w:t>)</w:t>
      </w:r>
      <w:r w:rsidR="00683508">
        <w:t xml:space="preserve">. </w:t>
      </w:r>
      <w:r>
        <w:t>This is done as part of the installation process, and whenever operational information has changed at the site.</w:t>
      </w:r>
    </w:p>
    <w:p w:rsidR="002F40DA" w:rsidRDefault="002F40DA" w:rsidP="002F40DA"/>
    <w:p w:rsidR="002F40DA" w:rsidRDefault="002F40DA" w:rsidP="007A30E2">
      <w:pPr>
        <w:keepNext/>
        <w:keepLines/>
      </w:pPr>
      <w:r>
        <w:t>Use the VistA Imaging DICOM Gateway menu to update this master file as follows:</w:t>
      </w:r>
    </w:p>
    <w:p w:rsidR="002F40DA" w:rsidRDefault="002F40DA" w:rsidP="007A30E2">
      <w:pPr>
        <w:keepNext/>
        <w:keepLines/>
      </w:pPr>
    </w:p>
    <w:p w:rsidR="002F40DA" w:rsidRDefault="002F40DA" w:rsidP="007A30E2">
      <w:pPr>
        <w:keepNext/>
        <w:keepLines/>
      </w:pPr>
      <w:r>
        <w:t>4.  System Maintenance</w:t>
      </w:r>
    </w:p>
    <w:p w:rsidR="002F40DA" w:rsidRDefault="002F40DA" w:rsidP="007A30E2">
      <w:pPr>
        <w:keepNext/>
        <w:keepLines/>
      </w:pPr>
      <w:r>
        <w:rPr>
          <w:noProof/>
        </w:rPr>
        <w:sym w:font="Wingdings" w:char="F0E0"/>
      </w:r>
      <w:r>
        <w:t xml:space="preserve"> 2.  Gateway Configuration and DICOM Master Files</w:t>
      </w:r>
    </w:p>
    <w:p w:rsidR="002F40DA" w:rsidRDefault="002F40DA" w:rsidP="007A30E2">
      <w:pPr>
        <w:keepNext/>
        <w:keepLines/>
      </w:pPr>
      <w:r>
        <w:rPr>
          <w:noProof/>
        </w:rPr>
        <w:sym w:font="Wingdings" w:char="F0E0"/>
      </w:r>
      <w:r>
        <w:t xml:space="preserve"> </w:t>
      </w:r>
      <w:r>
        <w:rPr>
          <w:noProof/>
        </w:rPr>
        <w:sym w:font="Wingdings" w:char="F0E0"/>
      </w:r>
      <w:r>
        <w:t xml:space="preserve"> </w:t>
      </w:r>
      <w:r w:rsidR="00683508">
        <w:t>4</w:t>
      </w:r>
      <w:r>
        <w:t xml:space="preserve">.  Update </w:t>
      </w:r>
      <w:proofErr w:type="spellStart"/>
      <w:r>
        <w:t>Instrument.DIC</w:t>
      </w:r>
      <w:proofErr w:type="spellEnd"/>
    </w:p>
    <w:p w:rsidR="002F40DA" w:rsidRDefault="002F40DA" w:rsidP="002F40DA"/>
    <w:p w:rsidR="002F40DA" w:rsidRDefault="002F40DA" w:rsidP="002F40DA">
      <w:r>
        <w:lastRenderedPageBreak/>
        <w:t xml:space="preserve">Each image producing instrument must send its images to a </w:t>
      </w:r>
      <w:smartTag w:uri="urn:schemas-microsoft-com:office:smarttags" w:element="place">
        <w:r>
          <w:t>VistA</w:t>
        </w:r>
      </w:smartTag>
      <w:r>
        <w:t xml:space="preserve"> storage provider</w:t>
      </w:r>
      <w:r w:rsidR="007C78ED">
        <w:t xml:space="preserve">. </w:t>
      </w:r>
      <w:r>
        <w:t>In the VistA DICOM Image Gateway, there is a separate storage provider process running on a dedicated network port for each instrument that produces images</w:t>
      </w:r>
      <w:r w:rsidR="007C78ED">
        <w:t xml:space="preserve">. </w:t>
      </w:r>
      <w:r>
        <w:t xml:space="preserve">The file </w:t>
      </w:r>
      <w:proofErr w:type="spellStart"/>
      <w:r>
        <w:rPr>
          <w:b/>
        </w:rPr>
        <w:t>Instrument.DIC</w:t>
      </w:r>
      <w:proofErr w:type="spellEnd"/>
      <w:r w:rsidR="00B00523">
        <w:fldChar w:fldCharType="begin"/>
      </w:r>
      <w:r>
        <w:instrText xml:space="preserve"> XE "Instrument.DIC" </w:instrText>
      </w:r>
      <w:r w:rsidR="00B00523">
        <w:fldChar w:fldCharType="end"/>
      </w:r>
      <w:r>
        <w:t xml:space="preserve"> lists each image producing instrument and its dedicated communications port, along with its corresponding imaging service.</w:t>
      </w:r>
    </w:p>
    <w:p w:rsidR="002F40DA" w:rsidRDefault="002F40DA" w:rsidP="002F40DA"/>
    <w:p w:rsidR="002F40DA" w:rsidRDefault="002F40DA" w:rsidP="002F40DA">
      <w:r>
        <w:t xml:space="preserve">An entry in the file </w:t>
      </w:r>
      <w:proofErr w:type="spellStart"/>
      <w:r>
        <w:rPr>
          <w:b/>
        </w:rPr>
        <w:t>Instrument.DIC</w:t>
      </w:r>
      <w:proofErr w:type="spellEnd"/>
      <w:r w:rsidR="00B00523">
        <w:fldChar w:fldCharType="begin"/>
      </w:r>
      <w:r>
        <w:instrText xml:space="preserve"> XE "Instrument.DIC" </w:instrText>
      </w:r>
      <w:r w:rsidR="00B00523">
        <w:fldChar w:fldCharType="end"/>
      </w:r>
      <w:r>
        <w:t xml:space="preserve"> is formatted as follows:</w:t>
      </w:r>
    </w:p>
    <w:p w:rsidR="002F40DA" w:rsidRDefault="002F40DA" w:rsidP="002F40DA"/>
    <w:p w:rsidR="002F40DA" w:rsidRDefault="002F40DA" w:rsidP="002F40DA">
      <w:pPr>
        <w:pStyle w:val="FormatItem"/>
      </w:pPr>
      <w:r>
        <w:t>&lt;mnemonic&gt; | &lt;description&gt; | &lt;institution name&gt; | &lt;imaging service&gt; | &lt;port&gt; [ | &lt;machine ]</w:t>
      </w:r>
    </w:p>
    <w:p w:rsidR="002F40DA" w:rsidRDefault="002F40DA" w:rsidP="002F40DA"/>
    <w:p w:rsidR="002F40DA" w:rsidRDefault="002F40DA" w:rsidP="002F40DA">
      <w:r>
        <w:t>The different fields are defined below:</w:t>
      </w:r>
    </w:p>
    <w:p w:rsidR="002F40DA" w:rsidRDefault="002F40DA" w:rsidP="002F40DA"/>
    <w:p w:rsidR="002F40DA" w:rsidRDefault="002F40DA" w:rsidP="002F40DA">
      <w:pPr>
        <w:pStyle w:val="FormatField"/>
        <w:tabs>
          <w:tab w:val="left" w:pos="2400"/>
        </w:tabs>
        <w:spacing w:after="120"/>
        <w:ind w:left="2405" w:hanging="2400"/>
      </w:pPr>
      <w:r>
        <w:t>&lt;mnemonic&gt;</w:t>
      </w:r>
      <w:r>
        <w:tab/>
      </w:r>
      <w:r w:rsidR="00683508">
        <w:t>A</w:t>
      </w:r>
      <w:r>
        <w:t xml:space="preserve"> short code for the instrument created by the site (it must be unique). Typically abbreviations like </w:t>
      </w:r>
      <w:r>
        <w:rPr>
          <w:b/>
        </w:rPr>
        <w:t>CR1</w:t>
      </w:r>
      <w:r>
        <w:t xml:space="preserve">, </w:t>
      </w:r>
      <w:r>
        <w:rPr>
          <w:b/>
        </w:rPr>
        <w:t>CT2</w:t>
      </w:r>
      <w:r>
        <w:t xml:space="preserve">, </w:t>
      </w:r>
      <w:r>
        <w:rPr>
          <w:b/>
        </w:rPr>
        <w:t>NM, GI-FLUORO</w:t>
      </w:r>
      <w:r>
        <w:t>, and so forth.</w:t>
      </w:r>
    </w:p>
    <w:p w:rsidR="002F40DA" w:rsidRDefault="002F40DA" w:rsidP="002F40DA">
      <w:pPr>
        <w:pStyle w:val="FormatField"/>
        <w:tabs>
          <w:tab w:val="left" w:pos="2400"/>
        </w:tabs>
        <w:spacing w:after="120"/>
        <w:ind w:left="2405" w:hanging="2390"/>
      </w:pPr>
      <w:r>
        <w:t>&lt;description&gt;</w:t>
      </w:r>
      <w:r>
        <w:tab/>
      </w:r>
      <w:r w:rsidR="00683508">
        <w:t>F</w:t>
      </w:r>
      <w:r>
        <w:t>ree text describing the instrument and its location.</w:t>
      </w:r>
    </w:p>
    <w:p w:rsidR="002F40DA" w:rsidRDefault="002F40DA" w:rsidP="002F40DA">
      <w:pPr>
        <w:pStyle w:val="FormatField"/>
        <w:tabs>
          <w:tab w:val="left" w:pos="2400"/>
        </w:tabs>
        <w:spacing w:after="120"/>
        <w:ind w:left="2405" w:hanging="2400"/>
      </w:pPr>
      <w:r>
        <w:t>&lt;institution name&gt;</w:t>
      </w:r>
      <w:r>
        <w:tab/>
        <w:t xml:space="preserve">The name of the institution (as defined in </w:t>
      </w:r>
      <w:r>
        <w:rPr>
          <w:rFonts w:ascii="Courier New" w:hAnsi="Courier New"/>
          <w:sz w:val="18"/>
        </w:rPr>
        <w:t>Piece(^DIC(4,ien,0),”^”,1)</w:t>
      </w:r>
      <w:r>
        <w:rPr>
          <w:sz w:val="18"/>
        </w:rPr>
        <w:t>).</w:t>
      </w:r>
      <w:r>
        <w:t xml:space="preserve">  It also may be the site </w:t>
      </w:r>
      <w:r w:rsidR="00683508">
        <w:t>ID</w:t>
      </w:r>
      <w:r>
        <w:t xml:space="preserve"> or </w:t>
      </w:r>
      <w:r w:rsidR="00683508">
        <w:t xml:space="preserve">may be </w:t>
      </w:r>
      <w:r>
        <w:t xml:space="preserve">left null (default is the site of the </w:t>
      </w:r>
      <w:r w:rsidR="00683508">
        <w:t>DICOM G</w:t>
      </w:r>
      <w:r>
        <w:t>ateway).</w:t>
      </w:r>
    </w:p>
    <w:p w:rsidR="002F40DA" w:rsidRDefault="00683508" w:rsidP="002F40DA">
      <w:pPr>
        <w:pStyle w:val="FormatField"/>
        <w:tabs>
          <w:tab w:val="left" w:pos="2400"/>
        </w:tabs>
        <w:spacing w:after="120"/>
        <w:ind w:left="2405" w:hanging="2400"/>
      </w:pPr>
      <w:r>
        <w:t>&lt;imaging service&gt;</w:t>
      </w:r>
      <w:r>
        <w:tab/>
        <w:t>I</w:t>
      </w:r>
      <w:r w:rsidR="002F40DA">
        <w:t>ndicates where the orders and reports are placed on the hospital information system (“RAD” or “CON” – see below)</w:t>
      </w:r>
    </w:p>
    <w:p w:rsidR="002F40DA" w:rsidRDefault="00683508" w:rsidP="002F40DA">
      <w:pPr>
        <w:pStyle w:val="FormatField"/>
        <w:tabs>
          <w:tab w:val="left" w:pos="2400"/>
        </w:tabs>
        <w:spacing w:after="120"/>
        <w:ind w:left="2405" w:hanging="2400"/>
      </w:pPr>
      <w:r>
        <w:t>&lt;port&gt;</w:t>
      </w:r>
      <w:r>
        <w:tab/>
        <w:t>T</w:t>
      </w:r>
      <w:r w:rsidR="002F40DA">
        <w:t>he network communications port number (this must be unique, see Appendix E)</w:t>
      </w:r>
    </w:p>
    <w:p w:rsidR="002F40DA" w:rsidRDefault="002F40DA" w:rsidP="002F40DA">
      <w:pPr>
        <w:pStyle w:val="FormatField"/>
        <w:tabs>
          <w:tab w:val="left" w:pos="2400"/>
        </w:tabs>
        <w:spacing w:after="120"/>
        <w:ind w:left="2405" w:hanging="2400"/>
      </w:pPr>
      <w:r>
        <w:t>&lt;machi</w:t>
      </w:r>
      <w:r w:rsidR="00683508">
        <w:t>ne&gt;</w:t>
      </w:r>
      <w:r w:rsidR="00683508">
        <w:tab/>
        <w:t>I</w:t>
      </w:r>
      <w:r>
        <w:t>dentifies the Image Gateway computer that will receive image files from this instrument (optional parameter, free text)</w:t>
      </w:r>
    </w:p>
    <w:p w:rsidR="002F40DA" w:rsidRDefault="002F40DA" w:rsidP="002F40DA"/>
    <w:p w:rsidR="002F40DA" w:rsidRDefault="002F40DA" w:rsidP="002F40DA">
      <w:r>
        <w:t>Example of a portion of the INSTRUMENT.DIC file:</w:t>
      </w:r>
    </w:p>
    <w:p w:rsidR="002F40DA" w:rsidRDefault="002F40DA" w:rsidP="002F40DA"/>
    <w:p w:rsidR="007336E0" w:rsidRDefault="007336E0" w:rsidP="007336E0">
      <w:pPr>
        <w:ind w:left="720"/>
        <w:rPr>
          <w:rFonts w:ascii="Courier New" w:hAnsi="Courier New" w:cs="Courier New"/>
          <w:sz w:val="18"/>
          <w:szCs w:val="18"/>
        </w:rPr>
      </w:pPr>
      <w:r>
        <w:rPr>
          <w:rFonts w:ascii="Courier New" w:hAnsi="Courier New" w:cs="Courier New"/>
          <w:sz w:val="18"/>
          <w:szCs w:val="18"/>
        </w:rPr>
        <w:t># Computed Radiography</w:t>
      </w:r>
    </w:p>
    <w:p w:rsidR="007336E0" w:rsidRDefault="007336E0" w:rsidP="007336E0">
      <w:pPr>
        <w:ind w:left="720"/>
        <w:rPr>
          <w:rFonts w:ascii="Courier New" w:hAnsi="Courier New" w:cs="Courier New"/>
          <w:sz w:val="18"/>
          <w:szCs w:val="18"/>
        </w:rPr>
      </w:pPr>
      <w:r>
        <w:rPr>
          <w:rFonts w:ascii="Courier New" w:hAnsi="Courier New" w:cs="Courier New"/>
          <w:sz w:val="18"/>
          <w:szCs w:val="18"/>
        </w:rPr>
        <w:t>CR1|Fuji AC3 CR, Room 2156|Wilmington, DE|RAD|60050|ISWIMGDIG1</w:t>
      </w:r>
    </w:p>
    <w:p w:rsidR="007336E0" w:rsidRDefault="007336E0" w:rsidP="007336E0">
      <w:pPr>
        <w:ind w:left="720"/>
        <w:rPr>
          <w:rFonts w:ascii="Courier New" w:hAnsi="Courier New" w:cs="Courier New"/>
          <w:sz w:val="18"/>
          <w:szCs w:val="18"/>
        </w:rPr>
      </w:pPr>
      <w:r>
        <w:rPr>
          <w:rFonts w:ascii="Courier New" w:hAnsi="Courier New" w:cs="Courier New"/>
          <w:sz w:val="18"/>
          <w:szCs w:val="18"/>
        </w:rPr>
        <w:t>CR2|Fuji AC3 CR, Room 2160 (Chest)|Wilmington, DE|RAD|60051|ISWIMGDIG3</w:t>
      </w:r>
    </w:p>
    <w:p w:rsidR="007336E0" w:rsidRDefault="007336E0" w:rsidP="007336E0">
      <w:pPr>
        <w:ind w:left="720"/>
        <w:rPr>
          <w:rFonts w:ascii="Courier New" w:hAnsi="Courier New" w:cs="Courier New"/>
          <w:sz w:val="18"/>
          <w:szCs w:val="18"/>
        </w:rPr>
      </w:pPr>
      <w:r>
        <w:rPr>
          <w:rFonts w:ascii="Courier New" w:hAnsi="Courier New" w:cs="Courier New"/>
          <w:sz w:val="18"/>
          <w:szCs w:val="18"/>
        </w:rPr>
        <w:t xml:space="preserve">CR3|Fuji AC3 CR, Cubby, 2145 </w:t>
      </w:r>
      <w:proofErr w:type="spellStart"/>
      <w:r>
        <w:rPr>
          <w:rFonts w:ascii="Courier New" w:hAnsi="Courier New" w:cs="Courier New"/>
          <w:sz w:val="18"/>
          <w:szCs w:val="18"/>
        </w:rPr>
        <w:t>Hallway|Wilmington</w:t>
      </w:r>
      <w:proofErr w:type="spellEnd"/>
      <w:r>
        <w:rPr>
          <w:rFonts w:ascii="Courier New" w:hAnsi="Courier New" w:cs="Courier New"/>
          <w:sz w:val="18"/>
          <w:szCs w:val="18"/>
        </w:rPr>
        <w:t>, DE|RAD|60052</w:t>
      </w:r>
    </w:p>
    <w:p w:rsidR="007336E0" w:rsidRDefault="007336E0" w:rsidP="007336E0">
      <w:pPr>
        <w:ind w:left="720"/>
        <w:rPr>
          <w:rFonts w:ascii="Courier New" w:hAnsi="Courier New" w:cs="Courier New"/>
          <w:sz w:val="18"/>
          <w:szCs w:val="18"/>
        </w:rPr>
      </w:pPr>
      <w:r>
        <w:rPr>
          <w:rFonts w:ascii="Courier New" w:hAnsi="Courier New" w:cs="Courier New"/>
          <w:sz w:val="18"/>
          <w:szCs w:val="18"/>
        </w:rPr>
        <w:t>#</w:t>
      </w:r>
    </w:p>
    <w:p w:rsidR="007336E0" w:rsidRDefault="007336E0" w:rsidP="007336E0">
      <w:pPr>
        <w:ind w:left="720"/>
        <w:rPr>
          <w:rFonts w:ascii="Courier New" w:hAnsi="Courier New" w:cs="Courier New"/>
          <w:sz w:val="18"/>
          <w:szCs w:val="18"/>
        </w:rPr>
      </w:pPr>
      <w:r>
        <w:rPr>
          <w:rFonts w:ascii="Courier New" w:hAnsi="Courier New" w:cs="Courier New"/>
          <w:sz w:val="18"/>
          <w:szCs w:val="18"/>
        </w:rPr>
        <w:t># Computed Tomography</w:t>
      </w:r>
    </w:p>
    <w:p w:rsidR="007336E0" w:rsidRDefault="007336E0" w:rsidP="007336E0">
      <w:pPr>
        <w:ind w:left="720"/>
        <w:rPr>
          <w:rFonts w:ascii="Courier New" w:hAnsi="Courier New" w:cs="Courier New"/>
          <w:sz w:val="18"/>
          <w:szCs w:val="18"/>
        </w:rPr>
      </w:pPr>
      <w:r>
        <w:rPr>
          <w:rFonts w:ascii="Courier New" w:hAnsi="Courier New" w:cs="Courier New"/>
          <w:sz w:val="18"/>
          <w:szCs w:val="18"/>
        </w:rPr>
        <w:t>CT1|GE High Speed Advantage, Room 2142|Wilmington, DE|RAD|60060|ISWIMGDIG1</w:t>
      </w:r>
    </w:p>
    <w:p w:rsidR="007336E0" w:rsidRDefault="007336E0" w:rsidP="007336E0">
      <w:pPr>
        <w:ind w:left="720"/>
        <w:rPr>
          <w:rFonts w:ascii="Courier" w:hAnsi="Courier" w:cs="Courier"/>
          <w:sz w:val="18"/>
          <w:szCs w:val="18"/>
        </w:rPr>
      </w:pPr>
      <w:r>
        <w:rPr>
          <w:rFonts w:ascii="Courier New" w:hAnsi="Courier New" w:cs="Courier New"/>
          <w:sz w:val="18"/>
          <w:szCs w:val="18"/>
        </w:rPr>
        <w:t>#</w:t>
      </w:r>
    </w:p>
    <w:p w:rsidR="002F40DA" w:rsidRDefault="002F40DA" w:rsidP="002F40DA"/>
    <w:p w:rsidR="002F40DA" w:rsidRDefault="002F40DA" w:rsidP="002F40DA">
      <w:r>
        <w:t xml:space="preserve">In the previous example, please observe that there are </w:t>
      </w:r>
      <w:r>
        <w:rPr>
          <w:b/>
        </w:rPr>
        <w:t>four</w:t>
      </w:r>
      <w:r>
        <w:t xml:space="preserve"> different instruments and </w:t>
      </w:r>
      <w:r>
        <w:rPr>
          <w:b/>
        </w:rPr>
        <w:t>two</w:t>
      </w:r>
      <w:r>
        <w:t xml:space="preserve"> different modalities.</w:t>
      </w:r>
    </w:p>
    <w:p w:rsidR="002F40DA" w:rsidRDefault="002F40DA" w:rsidP="002F40DA"/>
    <w:p w:rsidR="002F40DA" w:rsidRDefault="002F40DA" w:rsidP="002F40DA">
      <w:r>
        <w:t xml:space="preserve">The site must create an entry in the file </w:t>
      </w:r>
      <w:proofErr w:type="spellStart"/>
      <w:r>
        <w:rPr>
          <w:b/>
        </w:rPr>
        <w:t>Instrument.DIC</w:t>
      </w:r>
      <w:proofErr w:type="spellEnd"/>
      <w:r w:rsidR="00B00523">
        <w:fldChar w:fldCharType="begin"/>
      </w:r>
      <w:r>
        <w:instrText xml:space="preserve"> XE "Instrument.DIC" </w:instrText>
      </w:r>
      <w:r w:rsidR="00B00523">
        <w:fldChar w:fldCharType="end"/>
      </w:r>
      <w:r>
        <w:t xml:space="preserve"> for each piece of equipment that is going to produce images and send them to VistA</w:t>
      </w:r>
      <w:r w:rsidR="007C78ED">
        <w:t xml:space="preserve">. </w:t>
      </w:r>
      <w:r>
        <w:t xml:space="preserve">Otherwise, </w:t>
      </w:r>
      <w:r w:rsidR="00683508">
        <w:t xml:space="preserve">the DICOM Gateway cannot </w:t>
      </w:r>
      <w:r>
        <w:t>acquire</w:t>
      </w:r>
      <w:r w:rsidR="00683508">
        <w:t xml:space="preserve"> the images</w:t>
      </w:r>
      <w:r>
        <w:t xml:space="preserve"> from the equipment.</w:t>
      </w:r>
    </w:p>
    <w:p w:rsidR="002F40DA" w:rsidRDefault="002F40DA" w:rsidP="002F40DA"/>
    <w:p w:rsidR="002F40DA" w:rsidRDefault="002F40DA" w:rsidP="002F40DA">
      <w:r>
        <w:t>Please note that the port numbers must be unique</w:t>
      </w:r>
      <w:r w:rsidR="00683508">
        <w:t xml:space="preserve"> for every instrument. Use a unique port</w:t>
      </w:r>
      <w:r>
        <w:t xml:space="preserve"> even where several different VistA DICOM Image Gateways are used</w:t>
      </w:r>
      <w:r w:rsidR="007C78ED">
        <w:t xml:space="preserve">. </w:t>
      </w:r>
      <w:r w:rsidR="00683508">
        <w:t>M</w:t>
      </w:r>
      <w:r>
        <w:t xml:space="preserve">aking the port numbers </w:t>
      </w:r>
      <w:r>
        <w:lastRenderedPageBreak/>
        <w:t xml:space="preserve">unique, </w:t>
      </w:r>
      <w:r w:rsidR="00683508">
        <w:t>makes it</w:t>
      </w:r>
      <w:r>
        <w:t xml:space="preserve"> possible to redirect the output of any image producing instrument to a different VistA DICOM Image Gateway by adding a second IP address to the gateway</w:t>
      </w:r>
      <w:r w:rsidR="007C78ED">
        <w:t xml:space="preserve">. </w:t>
      </w:r>
      <w:r>
        <w:t>The recommended port number scheme is included in Appendix E.</w:t>
      </w:r>
    </w:p>
    <w:p w:rsidR="002F40DA" w:rsidRDefault="002F40DA" w:rsidP="002F40DA"/>
    <w:p w:rsidR="002F40DA" w:rsidRDefault="002F40DA" w:rsidP="002F40DA">
      <w:r>
        <w:t>Names of institutions must be spelled exactly, as in the Institution File</w:t>
      </w:r>
      <w:r w:rsidR="00B00523">
        <w:fldChar w:fldCharType="begin"/>
      </w:r>
      <w:r>
        <w:instrText xml:space="preserve"> XE "Institution File" </w:instrText>
      </w:r>
      <w:r w:rsidR="00B00523">
        <w:fldChar w:fldCharType="end"/>
      </w:r>
      <w:r>
        <w:t xml:space="preserve"> (File number 4</w:t>
      </w:r>
      <w:r w:rsidR="00B00523">
        <w:fldChar w:fldCharType="begin"/>
      </w:r>
      <w:r>
        <w:instrText xml:space="preserve"> XE "File number 4" </w:instrText>
      </w:r>
      <w:r w:rsidR="00B00523">
        <w:fldChar w:fldCharType="end"/>
      </w:r>
      <w:r>
        <w:t xml:space="preserve">, stored in </w:t>
      </w:r>
      <w:r>
        <w:rPr>
          <w:rFonts w:ascii="Courier New" w:hAnsi="Courier New"/>
        </w:rPr>
        <w:t>^DIC(4,...)</w:t>
      </w:r>
      <w:r w:rsidR="00B00523">
        <w:rPr>
          <w:rFonts w:ascii="Courier New" w:hAnsi="Courier New"/>
        </w:rPr>
        <w:fldChar w:fldCharType="begin"/>
      </w:r>
      <w:r>
        <w:instrText xml:space="preserve"> XE "</w:instrText>
      </w:r>
      <w:r>
        <w:rPr>
          <w:rFonts w:ascii="Courier New" w:hAnsi="Courier New"/>
        </w:rPr>
        <w:instrText>^DIC(4,...)</w:instrText>
      </w:r>
      <w:r>
        <w:instrText xml:space="preserve">" </w:instrText>
      </w:r>
      <w:r w:rsidR="00B00523">
        <w:rPr>
          <w:rFonts w:ascii="Courier New" w:hAnsi="Courier New"/>
        </w:rPr>
        <w:fldChar w:fldCharType="end"/>
      </w:r>
      <w:r>
        <w:t>)</w:t>
      </w:r>
      <w:r w:rsidR="00E671F9">
        <w:t xml:space="preserve">. </w:t>
      </w:r>
      <w:r>
        <w:t>These names are processed in a case-insensitive fashion. Only the part of the name before the first comma needs to match the value in the institution file</w:t>
      </w:r>
      <w:r w:rsidR="00E671F9">
        <w:t xml:space="preserve">. </w:t>
      </w:r>
      <w:r>
        <w:t>Any other punctuation characters that occur in that part of the official name must appear in the value that is entered here.</w:t>
      </w:r>
    </w:p>
    <w:p w:rsidR="002F40DA" w:rsidRDefault="002F40DA" w:rsidP="002F40DA"/>
    <w:p w:rsidR="002F40DA" w:rsidRDefault="002F40DA" w:rsidP="002F40DA">
      <w:r>
        <w:t xml:space="preserve">If no name is specified for the name of an institution, the default value from the </w:t>
      </w:r>
      <w:r w:rsidR="00683508">
        <w:t>g</w:t>
      </w:r>
      <w:r>
        <w:t xml:space="preserve">ateway </w:t>
      </w:r>
      <w:r w:rsidR="00683508">
        <w:t>s</w:t>
      </w:r>
      <w:r>
        <w:t>ite will be used.</w:t>
      </w:r>
    </w:p>
    <w:p w:rsidR="002F40DA" w:rsidRDefault="002F40DA" w:rsidP="002F40DA"/>
    <w:p w:rsidR="002F40DA" w:rsidRDefault="002F40DA" w:rsidP="002F40DA">
      <w:r>
        <w:t>Names of imaging services must be either “</w:t>
      </w:r>
      <w:r>
        <w:rPr>
          <w:b/>
          <w:bCs/>
        </w:rPr>
        <w:t>RAD</w:t>
      </w:r>
      <w:r w:rsidRPr="00BA4DF8">
        <w:rPr>
          <w:bCs/>
        </w:rPr>
        <w:t>,”</w:t>
      </w:r>
      <w:r>
        <w:t xml:space="preserve"> for radiology, or “</w:t>
      </w:r>
      <w:r>
        <w:rPr>
          <w:b/>
          <w:bCs/>
        </w:rPr>
        <w:t>CON</w:t>
      </w:r>
      <w:r w:rsidRPr="00BA4DF8">
        <w:rPr>
          <w:bCs/>
        </w:rPr>
        <w:t>,”</w:t>
      </w:r>
      <w:r>
        <w:t xml:space="preserve"> for Healthcare Providers (consults)</w:t>
      </w:r>
      <w:r w:rsidR="00E671F9">
        <w:t xml:space="preserve">. </w:t>
      </w:r>
    </w:p>
    <w:p w:rsidR="002F40DA" w:rsidRDefault="002F40DA" w:rsidP="002F40DA"/>
    <w:p w:rsidR="002F40DA" w:rsidRDefault="002F40DA" w:rsidP="002F40DA">
      <w:r>
        <w:rPr>
          <w:b/>
        </w:rPr>
        <w:t>Note</w:t>
      </w:r>
      <w:r w:rsidR="00462361">
        <w:t>:  Th</w:t>
      </w:r>
      <w:r>
        <w:t>e names must be spelled in all upper-case characters.</w:t>
      </w:r>
    </w:p>
    <w:p w:rsidR="002F40DA" w:rsidRDefault="002F40DA" w:rsidP="002F40DA"/>
    <w:p w:rsidR="007336E0" w:rsidRPr="000D7E19" w:rsidRDefault="007336E0" w:rsidP="007336E0">
      <w:r w:rsidRPr="000D7E19">
        <w:t xml:space="preserve">The optional </w:t>
      </w:r>
      <w:r>
        <w:t>sixth</w:t>
      </w:r>
      <w:r w:rsidRPr="000D7E19">
        <w:t xml:space="preserve"> parameter identifies the Image Gateway to which the instrument will transmit its image files. DICOM Gateways are identified by the </w:t>
      </w:r>
      <w:r>
        <w:t xml:space="preserve">host-name of their computer. </w:t>
      </w:r>
      <w:r w:rsidRPr="000D7E19">
        <w:t>Host-nam</w:t>
      </w:r>
      <w:r>
        <w:t>es</w:t>
      </w:r>
      <w:r w:rsidRPr="000D7E19">
        <w:t xml:space="preserve"> are typically assigned by IRM and site management, and usually follow VA-wide naming conventions.</w:t>
      </w:r>
    </w:p>
    <w:p w:rsidR="007336E0" w:rsidRDefault="007336E0" w:rsidP="007336E0">
      <w:pPr>
        <w:rPr>
          <w:rFonts w:ascii="Courier New" w:hAnsi="Courier New" w:cs="Courier New"/>
        </w:rPr>
      </w:pPr>
    </w:p>
    <w:p w:rsidR="007336E0" w:rsidRPr="000D7E19" w:rsidRDefault="007336E0" w:rsidP="007336E0">
      <w:r w:rsidRPr="000D7E19">
        <w:rPr>
          <w:b/>
          <w:bCs/>
        </w:rPr>
        <w:t>Note</w:t>
      </w:r>
      <w:r w:rsidRPr="000D7E19">
        <w:t xml:space="preserve">: </w:t>
      </w:r>
      <w:r>
        <w:t>T</w:t>
      </w:r>
      <w:r w:rsidRPr="000D7E19">
        <w:t xml:space="preserve">he value in this </w:t>
      </w:r>
      <w:r>
        <w:t>sixth</w:t>
      </w:r>
      <w:r w:rsidRPr="000D7E19">
        <w:t xml:space="preserve"> parameter is used only by menu option </w:t>
      </w:r>
      <w:r w:rsidRPr="000D7E19">
        <w:rPr>
          <w:b/>
          <w:bCs/>
        </w:rPr>
        <w:t>4-2-</w:t>
      </w:r>
      <w:r w:rsidR="00376AB4">
        <w:rPr>
          <w:b/>
          <w:bCs/>
        </w:rPr>
        <w:t>10</w:t>
      </w:r>
      <w:r w:rsidR="00376AB4" w:rsidRPr="000D7E19">
        <w:t xml:space="preserve"> </w:t>
      </w:r>
      <w:r w:rsidRPr="000D7E19">
        <w:t>(Create Shortcuts for Instruments). When this menu option creates the batch-file that starts all C-Store “listeners”, it will include only those instruments that are marked as specific to the machine on which this menu option is executed.</w:t>
      </w:r>
    </w:p>
    <w:p w:rsidR="002F40DA" w:rsidRDefault="002F40DA" w:rsidP="002F40DA"/>
    <w:p w:rsidR="002F40DA" w:rsidRDefault="002F40DA" w:rsidP="002F40DA">
      <w:r>
        <w:t xml:space="preserve">A sample file </w:t>
      </w:r>
      <w:proofErr w:type="spellStart"/>
      <w:r>
        <w:rPr>
          <w:b/>
        </w:rPr>
        <w:t>Instrument.Sample</w:t>
      </w:r>
      <w:proofErr w:type="spellEnd"/>
      <w:r w:rsidR="00B00523">
        <w:fldChar w:fldCharType="begin"/>
      </w:r>
      <w:r>
        <w:instrText xml:space="preserve"> XE "INSTRUMENT.DIC" </w:instrText>
      </w:r>
      <w:r w:rsidR="00B00523">
        <w:fldChar w:fldCharType="end"/>
      </w:r>
      <w:r>
        <w:t xml:space="preserve"> is supplied with the VistA Imaging DICOM Gateway distribution, and may be edited by adding and/or deleting the pound signs (“#”)</w:t>
      </w:r>
      <w:r w:rsidR="00E671F9">
        <w:t xml:space="preserve">. </w:t>
      </w:r>
      <w:r>
        <w:t xml:space="preserve">During an initial installation, this sample file is renamed to </w:t>
      </w:r>
      <w:proofErr w:type="spellStart"/>
      <w:r>
        <w:rPr>
          <w:b/>
        </w:rPr>
        <w:t>Instrument.DIC</w:t>
      </w:r>
      <w:proofErr w:type="spellEnd"/>
      <w:r w:rsidR="00B00523">
        <w:fldChar w:fldCharType="begin"/>
      </w:r>
      <w:r>
        <w:instrText xml:space="preserve"> XE "INSTRUMENT.DIC" </w:instrText>
      </w:r>
      <w:r w:rsidR="00B00523">
        <w:fldChar w:fldCharType="end"/>
      </w:r>
      <w:r w:rsidR="00E671F9">
        <w:t xml:space="preserve">. </w:t>
      </w:r>
      <w:r>
        <w:t>When performing an upgrade, the existing copy of this file will remain unaffected</w:t>
      </w:r>
      <w:r w:rsidR="00E671F9">
        <w:t xml:space="preserve">. </w:t>
      </w:r>
      <w:r>
        <w:t>Information from the sample file may be manually transferred to the operational master file at the discretion of the site.</w:t>
      </w:r>
    </w:p>
    <w:p w:rsidR="002F40DA" w:rsidRDefault="002F40DA" w:rsidP="002F40DA">
      <w:pPr>
        <w:rPr>
          <w:rFonts w:ascii="Courier New" w:hAnsi="Courier New"/>
          <w:sz w:val="20"/>
          <w:szCs w:val="20"/>
        </w:rPr>
      </w:pPr>
    </w:p>
    <w:p w:rsidR="002F40DA" w:rsidRPr="008C52D5" w:rsidRDefault="002F40DA" w:rsidP="00FE3F2B">
      <w:pPr>
        <w:pStyle w:val="Heading4"/>
        <w:numPr>
          <w:ilvl w:val="0"/>
          <w:numId w:val="0"/>
        </w:numPr>
        <w:rPr>
          <w:strike/>
        </w:rPr>
      </w:pPr>
      <w:bookmarkStart w:id="1786" w:name="_Toc4480324"/>
      <w:bookmarkStart w:id="1787" w:name="_Toc89057591"/>
      <w:bookmarkStart w:id="1788" w:name="_Toc356301085"/>
      <w:r w:rsidRPr="008C52D5">
        <w:rPr>
          <w:strike/>
        </w:rPr>
        <w:t>B.4.</w:t>
      </w:r>
      <w:r w:rsidR="00F908D2" w:rsidRPr="008C52D5">
        <w:rPr>
          <w:strike/>
        </w:rPr>
        <w:t>2</w:t>
      </w:r>
      <w:r w:rsidRPr="008C52D5">
        <w:rPr>
          <w:strike/>
        </w:rPr>
        <w:t>.1  Icons for Instruments</w:t>
      </w:r>
      <w:bookmarkEnd w:id="1786"/>
      <w:bookmarkEnd w:id="1787"/>
      <w:bookmarkEnd w:id="1788"/>
    </w:p>
    <w:p w:rsidR="002F40DA" w:rsidRPr="008C52D5" w:rsidRDefault="002F40DA" w:rsidP="002F40DA">
      <w:pPr>
        <w:rPr>
          <w:strike/>
        </w:rPr>
      </w:pPr>
      <w:r w:rsidRPr="008C52D5">
        <w:rPr>
          <w:strike/>
        </w:rPr>
        <w:t xml:space="preserve">Normally, icons will be generated for all instruments at the end of an installation when the program </w:t>
      </w:r>
      <w:r w:rsidRPr="008C52D5">
        <w:rPr>
          <w:rFonts w:ascii="Courier New" w:hAnsi="Courier New"/>
          <w:strike/>
        </w:rPr>
        <w:t>^MAGDMFIC</w:t>
      </w:r>
      <w:r w:rsidR="00B00523" w:rsidRPr="008C52D5">
        <w:rPr>
          <w:rFonts w:ascii="Courier New" w:hAnsi="Courier New"/>
          <w:strike/>
        </w:rPr>
        <w:fldChar w:fldCharType="begin"/>
      </w:r>
      <w:r w:rsidRPr="008C52D5">
        <w:rPr>
          <w:strike/>
        </w:rPr>
        <w:instrText xml:space="preserve"> XE "</w:instrText>
      </w:r>
      <w:r w:rsidRPr="008C52D5">
        <w:rPr>
          <w:rFonts w:ascii="Courier New" w:hAnsi="Courier New"/>
          <w:strike/>
        </w:rPr>
        <w:instrText>^MAGDMFIC</w:instrText>
      </w:r>
      <w:r w:rsidRPr="008C52D5">
        <w:rPr>
          <w:strike/>
        </w:rPr>
        <w:instrText xml:space="preserve">" </w:instrText>
      </w:r>
      <w:r w:rsidR="00B00523" w:rsidRPr="008C52D5">
        <w:rPr>
          <w:rFonts w:ascii="Courier New" w:hAnsi="Courier New"/>
          <w:strike/>
        </w:rPr>
        <w:fldChar w:fldCharType="end"/>
      </w:r>
      <w:r w:rsidRPr="008C52D5">
        <w:rPr>
          <w:strike/>
        </w:rPr>
        <w:t xml:space="preserve"> is run</w:t>
      </w:r>
      <w:r w:rsidR="00E671F9" w:rsidRPr="008C52D5">
        <w:rPr>
          <w:strike/>
        </w:rPr>
        <w:t xml:space="preserve">. </w:t>
      </w:r>
      <w:r w:rsidRPr="008C52D5">
        <w:rPr>
          <w:strike/>
        </w:rPr>
        <w:t>The Site Manager can then adjust the icons in the window to show only those storage providers that are actually being used on the current PC.</w:t>
      </w:r>
    </w:p>
    <w:p w:rsidR="002F40DA" w:rsidRPr="008C52D5" w:rsidRDefault="002F40DA" w:rsidP="002F40DA">
      <w:pPr>
        <w:rPr>
          <w:strike/>
        </w:rPr>
      </w:pPr>
    </w:p>
    <w:p w:rsidR="002F40DA" w:rsidRPr="008C52D5" w:rsidRDefault="002F40DA" w:rsidP="002F40DA">
      <w:pPr>
        <w:rPr>
          <w:strike/>
        </w:rPr>
      </w:pPr>
      <w:r w:rsidRPr="008C52D5">
        <w:rPr>
          <w:strike/>
        </w:rPr>
        <w:t>When set-up parameters need to be modified for one of these icons, it is important to know the values that should be entered. The typical values for each of these icons are shown below.</w:t>
      </w:r>
    </w:p>
    <w:p w:rsidR="002F40DA" w:rsidRPr="008C52D5" w:rsidRDefault="002F40DA" w:rsidP="002F40DA">
      <w:pPr>
        <w:rPr>
          <w:strike/>
        </w:rPr>
      </w:pPr>
    </w:p>
    <w:p w:rsidR="002F40DA" w:rsidRPr="008C52D5" w:rsidRDefault="00FE2D3B" w:rsidP="002F40DA">
      <w:pPr>
        <w:rPr>
          <w:strike/>
        </w:rPr>
      </w:pPr>
      <w:r>
        <w:rPr>
          <w:strike/>
          <w:noProof/>
        </w:rPr>
        <w:lastRenderedPageBreak/>
        <w:pict>
          <v:shape id="Picture 77" o:spid="_x0000_i1092" type="#_x0000_t75" alt="CR1 Properties dialog box" style="width:275.4pt;height:319.8pt;visibility:visible">
            <v:imagedata r:id="rId128" o:title="CR1 Properties dialog box"/>
          </v:shape>
        </w:pict>
      </w:r>
    </w:p>
    <w:p w:rsidR="002F40DA" w:rsidRPr="008C52D5" w:rsidRDefault="002F40DA" w:rsidP="002F40DA">
      <w:pPr>
        <w:rPr>
          <w:strike/>
        </w:rPr>
      </w:pPr>
    </w:p>
    <w:p w:rsidR="002F40DA" w:rsidRPr="008C52D5" w:rsidRDefault="002F40DA" w:rsidP="002F40DA">
      <w:pPr>
        <w:rPr>
          <w:strike/>
        </w:rPr>
      </w:pPr>
      <w:r w:rsidRPr="008C52D5">
        <w:rPr>
          <w:strike/>
        </w:rPr>
        <w:t>In the example above, the complete value for “target” would be:</w:t>
      </w:r>
    </w:p>
    <w:p w:rsidR="002F40DA" w:rsidRPr="008C52D5" w:rsidRDefault="002F40DA" w:rsidP="002F40DA">
      <w:pPr>
        <w:rPr>
          <w:strike/>
          <w:sz w:val="20"/>
          <w:szCs w:val="20"/>
        </w:rPr>
      </w:pPr>
    </w:p>
    <w:p w:rsidR="002F40DA" w:rsidRPr="008C52D5" w:rsidRDefault="002F40DA" w:rsidP="002F40DA">
      <w:pPr>
        <w:jc w:val="center"/>
        <w:rPr>
          <w:rFonts w:ascii="Courier New" w:hAnsi="Courier New"/>
          <w:b/>
          <w:strike/>
          <w:sz w:val="20"/>
          <w:szCs w:val="20"/>
        </w:rPr>
      </w:pPr>
      <w:r w:rsidRPr="008C52D5">
        <w:rPr>
          <w:rFonts w:ascii="Courier New" w:hAnsi="Courier New"/>
          <w:b/>
          <w:strike/>
          <w:sz w:val="20"/>
          <w:szCs w:val="20"/>
        </w:rPr>
        <w:t xml:space="preserve">"C:\Program Files\VistA\Imaging\DICOM\MAG_CSTORE.exe" </w:t>
      </w:r>
      <w:proofErr w:type="spellStart"/>
      <w:r w:rsidRPr="008C52D5">
        <w:rPr>
          <w:rFonts w:ascii="Courier New" w:hAnsi="Courier New"/>
          <w:b/>
          <w:strike/>
          <w:sz w:val="20"/>
          <w:szCs w:val="20"/>
        </w:rPr>
        <w:t>localhost</w:t>
      </w:r>
      <w:proofErr w:type="spellEnd"/>
      <w:r w:rsidRPr="008C52D5">
        <w:rPr>
          <w:rFonts w:ascii="Courier New" w:hAnsi="Courier New"/>
          <w:b/>
          <w:strike/>
          <w:sz w:val="20"/>
          <w:szCs w:val="20"/>
        </w:rPr>
        <w:t xml:space="preserve"> 60000 CR1</w:t>
      </w:r>
    </w:p>
    <w:p w:rsidR="002F40DA" w:rsidRPr="008C52D5" w:rsidRDefault="002F40DA" w:rsidP="002F40DA">
      <w:pPr>
        <w:jc w:val="center"/>
        <w:rPr>
          <w:rFonts w:ascii="Courier New" w:hAnsi="Courier New"/>
          <w:b/>
          <w:strike/>
        </w:rPr>
      </w:pPr>
    </w:p>
    <w:p w:rsidR="002F40DA" w:rsidRPr="008C52D5" w:rsidRDefault="002F40DA" w:rsidP="002F40DA">
      <w:pPr>
        <w:rPr>
          <w:strike/>
        </w:rPr>
      </w:pPr>
      <w:r w:rsidRPr="008C52D5">
        <w:rPr>
          <w:b/>
          <w:strike/>
        </w:rPr>
        <w:t xml:space="preserve">Note: </w:t>
      </w:r>
      <w:r w:rsidRPr="008C52D5">
        <w:rPr>
          <w:strike/>
        </w:rPr>
        <w:t xml:space="preserve"> The quotes around the path-name for the C-Store program are required.</w:t>
      </w:r>
    </w:p>
    <w:p w:rsidR="002F40DA" w:rsidRPr="008C52D5" w:rsidRDefault="002F40DA" w:rsidP="002F40DA">
      <w:pPr>
        <w:rPr>
          <w:strike/>
        </w:rPr>
      </w:pPr>
    </w:p>
    <w:p w:rsidR="002F40DA" w:rsidRPr="008C52D5" w:rsidRDefault="002F40DA" w:rsidP="007A30E2">
      <w:pPr>
        <w:keepNext/>
        <w:rPr>
          <w:strike/>
        </w:rPr>
      </w:pPr>
      <w:r w:rsidRPr="008C52D5">
        <w:rPr>
          <w:strike/>
        </w:rPr>
        <w:t>The entry for “Target” should link the icon to the “C-Store” program, and specify the parameters:</w:t>
      </w:r>
    </w:p>
    <w:p w:rsidR="002F40DA" w:rsidRPr="008C52D5" w:rsidRDefault="002F40DA" w:rsidP="007A30E2">
      <w:pPr>
        <w:keepNext/>
        <w:rPr>
          <w:strike/>
        </w:rPr>
      </w:pPr>
    </w:p>
    <w:p w:rsidR="002F40DA" w:rsidRPr="008C52D5" w:rsidRDefault="002F40DA" w:rsidP="002F40DA">
      <w:pPr>
        <w:numPr>
          <w:ilvl w:val="0"/>
          <w:numId w:val="10"/>
        </w:numPr>
        <w:ind w:left="357" w:hanging="357"/>
        <w:rPr>
          <w:strike/>
        </w:rPr>
      </w:pPr>
      <w:r w:rsidRPr="008C52D5">
        <w:rPr>
          <w:strike/>
        </w:rPr>
        <w:t>IP-address is always “</w:t>
      </w:r>
      <w:proofErr w:type="spellStart"/>
      <w:r w:rsidRPr="008C52D5">
        <w:rPr>
          <w:b/>
          <w:strike/>
        </w:rPr>
        <w:t>localhost</w:t>
      </w:r>
      <w:proofErr w:type="spellEnd"/>
      <w:r w:rsidRPr="008C52D5">
        <w:rPr>
          <w:strike/>
        </w:rPr>
        <w:t>” (never modify this value).</w:t>
      </w:r>
    </w:p>
    <w:p w:rsidR="002F40DA" w:rsidRPr="008C52D5" w:rsidRDefault="002F40DA" w:rsidP="002F40DA">
      <w:pPr>
        <w:numPr>
          <w:ilvl w:val="0"/>
          <w:numId w:val="10"/>
        </w:numPr>
        <w:ind w:left="357" w:hanging="357"/>
        <w:rPr>
          <w:strike/>
        </w:rPr>
      </w:pPr>
      <w:r w:rsidRPr="008C52D5">
        <w:rPr>
          <w:strike/>
        </w:rPr>
        <w:t xml:space="preserve">Port number is always </w:t>
      </w:r>
      <w:r w:rsidRPr="008C52D5">
        <w:rPr>
          <w:b/>
          <w:strike/>
        </w:rPr>
        <w:t>60000</w:t>
      </w:r>
      <w:r w:rsidRPr="008C52D5">
        <w:rPr>
          <w:strike/>
        </w:rPr>
        <w:t xml:space="preserve"> (never modify this value).</w:t>
      </w:r>
    </w:p>
    <w:p w:rsidR="002F40DA" w:rsidRPr="008C52D5" w:rsidRDefault="002F40DA" w:rsidP="002F40DA">
      <w:pPr>
        <w:numPr>
          <w:ilvl w:val="0"/>
          <w:numId w:val="10"/>
        </w:numPr>
        <w:rPr>
          <w:strike/>
        </w:rPr>
      </w:pPr>
      <w:r w:rsidRPr="008C52D5">
        <w:rPr>
          <w:strike/>
        </w:rPr>
        <w:t>Instrument name is the abbreviation for the instrument, e.g. “</w:t>
      </w:r>
      <w:r w:rsidRPr="008C52D5">
        <w:rPr>
          <w:b/>
          <w:strike/>
        </w:rPr>
        <w:t>CR1</w:t>
      </w:r>
      <w:r w:rsidRPr="008C52D5">
        <w:rPr>
          <w:strike/>
        </w:rPr>
        <w:t xml:space="preserve">” (only modify this value to reflect changes made in the master file </w:t>
      </w:r>
      <w:proofErr w:type="spellStart"/>
      <w:r w:rsidRPr="008C52D5">
        <w:rPr>
          <w:b/>
          <w:strike/>
        </w:rPr>
        <w:t>Instrument.DIC</w:t>
      </w:r>
      <w:proofErr w:type="spellEnd"/>
      <w:r w:rsidR="00B00523" w:rsidRPr="008C52D5">
        <w:rPr>
          <w:strike/>
        </w:rPr>
        <w:fldChar w:fldCharType="begin"/>
      </w:r>
      <w:r w:rsidRPr="008C52D5">
        <w:rPr>
          <w:strike/>
        </w:rPr>
        <w:instrText xml:space="preserve"> XE "Instrument.DIC" </w:instrText>
      </w:r>
      <w:r w:rsidR="00B00523" w:rsidRPr="008C52D5">
        <w:rPr>
          <w:strike/>
        </w:rPr>
        <w:fldChar w:fldCharType="end"/>
      </w:r>
      <w:r w:rsidRPr="008C52D5">
        <w:rPr>
          <w:strike/>
        </w:rPr>
        <w:t>).</w:t>
      </w:r>
    </w:p>
    <w:p w:rsidR="002F40DA" w:rsidRPr="008C52D5" w:rsidRDefault="002F40DA" w:rsidP="002F40DA">
      <w:pPr>
        <w:rPr>
          <w:strike/>
        </w:rPr>
      </w:pPr>
    </w:p>
    <w:p w:rsidR="002F40DA" w:rsidRPr="008C52D5" w:rsidRDefault="002F40DA" w:rsidP="002F40DA">
      <w:pPr>
        <w:rPr>
          <w:strike/>
        </w:rPr>
      </w:pPr>
      <w:r w:rsidRPr="008C52D5">
        <w:rPr>
          <w:strike/>
        </w:rPr>
        <w:t>The icon can be changed to be more descriptive for the type of instrument. For CRs, the distributed system provides two sample icons:</w:t>
      </w:r>
    </w:p>
    <w:p w:rsidR="002F40DA" w:rsidRPr="008C52D5" w:rsidRDefault="002F40DA" w:rsidP="002F40DA">
      <w:pPr>
        <w:rPr>
          <w:strike/>
        </w:rPr>
      </w:pPr>
    </w:p>
    <w:p w:rsidR="002F40DA" w:rsidRPr="008C52D5" w:rsidRDefault="00FE2D3B" w:rsidP="002F40DA">
      <w:pPr>
        <w:rPr>
          <w:strike/>
        </w:rPr>
      </w:pPr>
      <w:r>
        <w:rPr>
          <w:strike/>
          <w:noProof/>
        </w:rPr>
        <w:pict>
          <v:shape id="Picture 78" o:spid="_x0000_i1093" type="#_x0000_t75" alt="CR icons" style="width:114.6pt;height:27pt;visibility:visible">
            <v:imagedata r:id="rId129" o:title="CR icons"/>
          </v:shape>
        </w:pict>
      </w:r>
    </w:p>
    <w:p w:rsidR="002F40DA" w:rsidRPr="008C52D5" w:rsidRDefault="002F40DA" w:rsidP="002F40DA">
      <w:pPr>
        <w:rPr>
          <w:strike/>
        </w:rPr>
      </w:pPr>
    </w:p>
    <w:p w:rsidR="002F40DA" w:rsidRPr="008C52D5" w:rsidRDefault="002F40DA" w:rsidP="002F40DA">
      <w:pPr>
        <w:rPr>
          <w:strike/>
        </w:rPr>
      </w:pPr>
      <w:r w:rsidRPr="008C52D5">
        <w:rPr>
          <w:strike/>
        </w:rPr>
        <w:t>The end-user may select any other icon that would be more descriptive of the instrument.</w:t>
      </w:r>
    </w:p>
    <w:p w:rsidR="002F40DA" w:rsidRDefault="002F40DA" w:rsidP="00FE3F2B">
      <w:pPr>
        <w:pStyle w:val="Heading3"/>
        <w:numPr>
          <w:ilvl w:val="0"/>
          <w:numId w:val="0"/>
        </w:numPr>
      </w:pPr>
      <w:bookmarkStart w:id="1789" w:name="_Toc474731230"/>
      <w:bookmarkStart w:id="1790" w:name="_Ref494090110"/>
      <w:bookmarkStart w:id="1791" w:name="_Ref494097904"/>
      <w:bookmarkStart w:id="1792" w:name="_Toc4480325"/>
      <w:bookmarkStart w:id="1793" w:name="_Toc89057592"/>
      <w:bookmarkStart w:id="1794" w:name="_Toc356301086"/>
      <w:r>
        <w:lastRenderedPageBreak/>
        <w:t>B.4.</w:t>
      </w:r>
      <w:r w:rsidR="00F908D2">
        <w:t>3</w:t>
      </w:r>
      <w:r>
        <w:t xml:space="preserve">  </w:t>
      </w:r>
      <w:proofErr w:type="spellStart"/>
      <w:r>
        <w:t>Modality.DIC</w:t>
      </w:r>
      <w:bookmarkEnd w:id="1789"/>
      <w:bookmarkEnd w:id="1790"/>
      <w:bookmarkEnd w:id="1791"/>
      <w:bookmarkEnd w:id="1792"/>
      <w:bookmarkEnd w:id="1793"/>
      <w:bookmarkEnd w:id="1794"/>
      <w:proofErr w:type="spellEnd"/>
    </w:p>
    <w:p w:rsidR="002F40DA" w:rsidRDefault="002F40DA" w:rsidP="002F40DA">
      <w:r>
        <w:t xml:space="preserve">The file </w:t>
      </w:r>
      <w:proofErr w:type="spellStart"/>
      <w:r>
        <w:rPr>
          <w:b/>
        </w:rPr>
        <w:t>Modality.DIC</w:t>
      </w:r>
      <w:proofErr w:type="spellEnd"/>
      <w:r w:rsidR="00B00523">
        <w:fldChar w:fldCharType="begin"/>
      </w:r>
      <w:r>
        <w:instrText xml:space="preserve"> XE "MODALITY.DIC" </w:instrText>
      </w:r>
      <w:r w:rsidR="00B00523">
        <w:fldChar w:fldCharType="end"/>
      </w:r>
      <w:r>
        <w:t xml:space="preserve"> contains the definitions of the parameters that </w:t>
      </w:r>
      <w:r w:rsidR="00660681">
        <w:t xml:space="preserve">the DICOM Gateway needs to process image files, store them on the file server, and associate them with the patient record. </w:t>
      </w:r>
      <w:r w:rsidR="00660681" w:rsidRPr="00C912CD">
        <w:t>Menu Option 4.2.5, Update MODALITY.DIC, reads this file to populate the Modality Type Dictionary File (#2006.582).</w:t>
      </w:r>
      <w:r w:rsidR="00660681" w:rsidRPr="00C912CD" w:rsidDel="00952359">
        <w:t xml:space="preserve"> </w:t>
      </w:r>
      <w:r w:rsidR="00660681">
        <w:t>This is done as part of the installation process and whenever operational information has changed at the site</w:t>
      </w:r>
      <w:r>
        <w:t>.</w:t>
      </w:r>
    </w:p>
    <w:p w:rsidR="002F40DA" w:rsidRDefault="002F40DA" w:rsidP="002F40DA"/>
    <w:p w:rsidR="002F40DA" w:rsidRDefault="002F40DA" w:rsidP="002F40DA">
      <w:r>
        <w:t>Use the VistA Imaging DICOM Gateway menu to update this master file as follows:</w:t>
      </w:r>
    </w:p>
    <w:p w:rsidR="002F40DA" w:rsidRDefault="002F40DA" w:rsidP="002F40DA"/>
    <w:p w:rsidR="002F40DA" w:rsidRDefault="002F40DA" w:rsidP="002F40DA">
      <w:r>
        <w:t>4.  System Maintenance</w:t>
      </w:r>
    </w:p>
    <w:p w:rsidR="002F40DA" w:rsidRDefault="002F40DA" w:rsidP="002F40DA">
      <w:r>
        <w:rPr>
          <w:noProof/>
        </w:rPr>
        <w:sym w:font="Wingdings" w:char="F0E0"/>
      </w:r>
      <w:r>
        <w:t xml:space="preserve"> 2.  Gateway Configuration and DICOM Master Files</w:t>
      </w:r>
    </w:p>
    <w:p w:rsidR="002F40DA" w:rsidRDefault="002F40DA" w:rsidP="002F40DA">
      <w:r>
        <w:rPr>
          <w:noProof/>
        </w:rPr>
        <w:sym w:font="Wingdings" w:char="F0E0"/>
      </w:r>
      <w:r>
        <w:t xml:space="preserve"> </w:t>
      </w:r>
      <w:r>
        <w:rPr>
          <w:noProof/>
        </w:rPr>
        <w:sym w:font="Wingdings" w:char="F0E0"/>
      </w:r>
      <w:r>
        <w:t xml:space="preserve"> </w:t>
      </w:r>
      <w:r w:rsidR="00660681">
        <w:t>5</w:t>
      </w:r>
      <w:r>
        <w:t xml:space="preserve">.  Update </w:t>
      </w:r>
      <w:proofErr w:type="spellStart"/>
      <w:r>
        <w:t>Modality.DIC</w:t>
      </w:r>
      <w:proofErr w:type="spellEnd"/>
      <w:r>
        <w:t xml:space="preserve"> and Data*.DIC</w:t>
      </w:r>
    </w:p>
    <w:p w:rsidR="002F40DA" w:rsidRDefault="002F40DA" w:rsidP="002F40DA"/>
    <w:p w:rsidR="002F40DA" w:rsidRDefault="002F40DA" w:rsidP="00FE3F2B">
      <w:pPr>
        <w:pStyle w:val="Heading4"/>
        <w:numPr>
          <w:ilvl w:val="0"/>
          <w:numId w:val="0"/>
        </w:numPr>
      </w:pPr>
      <w:bookmarkStart w:id="1795" w:name="_Toc4480326"/>
      <w:bookmarkStart w:id="1796" w:name="_Toc89057593"/>
      <w:bookmarkStart w:id="1797" w:name="_Toc356301087"/>
      <w:r>
        <w:t>B.4.</w:t>
      </w:r>
      <w:r w:rsidR="00F908D2">
        <w:t>3</w:t>
      </w:r>
      <w:r>
        <w:t>.1  Image Processing Overview</w:t>
      </w:r>
      <w:bookmarkEnd w:id="1795"/>
      <w:bookmarkEnd w:id="1796"/>
      <w:bookmarkEnd w:id="1797"/>
    </w:p>
    <w:p w:rsidR="00660681" w:rsidRDefault="00660681" w:rsidP="00660681">
      <w:r>
        <w:t xml:space="preserve">After the gateway acquires images, it has to process them and incorporate them into the patient medical record. The rules for processing the images produced by each different kind of modality are stored in the file </w:t>
      </w:r>
      <w:proofErr w:type="spellStart"/>
      <w:r>
        <w:rPr>
          <w:b/>
        </w:rPr>
        <w:t>Modality.DIC</w:t>
      </w:r>
      <w:proofErr w:type="spellEnd"/>
      <w:r w:rsidR="00B00523">
        <w:fldChar w:fldCharType="begin"/>
      </w:r>
      <w:r>
        <w:instrText xml:space="preserve"> XE "MODALITY.DIC" </w:instrText>
      </w:r>
      <w:r w:rsidR="00B00523">
        <w:fldChar w:fldCharType="end"/>
      </w:r>
      <w:r>
        <w:t>.</w:t>
      </w:r>
    </w:p>
    <w:p w:rsidR="00660681" w:rsidRDefault="00660681" w:rsidP="00660681"/>
    <w:p w:rsidR="002F40DA" w:rsidRDefault="00660681" w:rsidP="002F40DA">
      <w:r>
        <w:t>Each time the gateway processes an image, it does the following:</w:t>
      </w:r>
    </w:p>
    <w:p w:rsidR="00660681" w:rsidRDefault="00660681" w:rsidP="00660681">
      <w:pPr>
        <w:numPr>
          <w:ilvl w:val="0"/>
          <w:numId w:val="3"/>
        </w:numPr>
        <w:spacing w:before="120" w:after="120"/>
      </w:pPr>
      <w:r>
        <w:t>Extracts the patient and study information from the image header.</w:t>
      </w:r>
    </w:p>
    <w:p w:rsidR="00660681" w:rsidRDefault="00660681" w:rsidP="00660681">
      <w:pPr>
        <w:numPr>
          <w:ilvl w:val="0"/>
          <w:numId w:val="3"/>
        </w:numPr>
        <w:spacing w:before="120" w:after="120"/>
      </w:pPr>
      <w:r>
        <w:t>Looks up the study on VistA using the patient and study information from the image header.</w:t>
      </w:r>
    </w:p>
    <w:p w:rsidR="00660681" w:rsidRDefault="00660681" w:rsidP="00660681">
      <w:pPr>
        <w:keepNext/>
        <w:numPr>
          <w:ilvl w:val="0"/>
          <w:numId w:val="3"/>
        </w:numPr>
        <w:spacing w:before="120" w:after="120"/>
      </w:pPr>
      <w:r>
        <w:t xml:space="preserve">Creates </w:t>
      </w:r>
      <w:r w:rsidRPr="00952359">
        <w:t>the image abstract (also known as thumbnail or icon)</w:t>
      </w:r>
      <w:r>
        <w:t>.</w:t>
      </w:r>
    </w:p>
    <w:p w:rsidR="00660681" w:rsidRDefault="00660681" w:rsidP="00660681">
      <w:pPr>
        <w:keepNext/>
        <w:numPr>
          <w:ilvl w:val="0"/>
          <w:numId w:val="3"/>
        </w:numPr>
        <w:spacing w:before="120" w:after="120"/>
      </w:pPr>
      <w:r>
        <w:t xml:space="preserve">Processes the image according to the image format and parameters specified in the field &lt;image processing rules&gt; in the file </w:t>
      </w:r>
      <w:proofErr w:type="spellStart"/>
      <w:r w:rsidRPr="00C87ABF">
        <w:rPr>
          <w:b/>
        </w:rPr>
        <w:t>Modality.DIC</w:t>
      </w:r>
      <w:proofErr w:type="spellEnd"/>
      <w:r>
        <w:t xml:space="preserve">. Images can be stored in their original DICOM format or converted in TARGA (*.TGA) format. For more information, see </w:t>
      </w:r>
      <w:r w:rsidRPr="004D71FC">
        <w:t>section</w:t>
      </w:r>
      <w:r>
        <w:t xml:space="preserve"> </w:t>
      </w:r>
      <w:r w:rsidR="00FE2D3B">
        <w:fldChar w:fldCharType="begin"/>
      </w:r>
      <w:r w:rsidR="00FE2D3B">
        <w:instrText xml:space="preserve"> REF _Ref302555985 \h  \* MERGEFORMAT </w:instrText>
      </w:r>
      <w:r w:rsidR="00FE2D3B">
        <w:fldChar w:fldCharType="separate"/>
      </w:r>
      <w:r w:rsidR="001403F7" w:rsidRPr="001403F7">
        <w:rPr>
          <w:i/>
        </w:rPr>
        <w:t>B.4.3.2.1  Image Processing Rules</w:t>
      </w:r>
      <w:r w:rsidR="00FE2D3B">
        <w:fldChar w:fldCharType="end"/>
      </w:r>
      <w:r>
        <w:t>.</w:t>
      </w:r>
    </w:p>
    <w:p w:rsidR="002F40DA" w:rsidRDefault="00660681" w:rsidP="002F40DA">
      <w:pPr>
        <w:numPr>
          <w:ilvl w:val="0"/>
          <w:numId w:val="3"/>
        </w:numPr>
        <w:spacing w:before="120" w:after="120"/>
      </w:pPr>
      <w:r>
        <w:t>Saves image attributes from the header in a text (*.TXT) file.</w:t>
      </w:r>
      <w:r w:rsidRPr="00E01543">
        <w:rPr>
          <w:highlight w:val="yellow"/>
        </w:rPr>
        <w:t xml:space="preserve"> </w:t>
      </w:r>
    </w:p>
    <w:p w:rsidR="002F40DA" w:rsidRDefault="002F40DA" w:rsidP="00FE3F2B">
      <w:pPr>
        <w:pStyle w:val="Heading4"/>
        <w:numPr>
          <w:ilvl w:val="0"/>
          <w:numId w:val="0"/>
        </w:numPr>
      </w:pPr>
      <w:bookmarkStart w:id="1798" w:name="_Toc4480327"/>
      <w:bookmarkStart w:id="1799" w:name="_Toc89057594"/>
      <w:bookmarkStart w:id="1800" w:name="_Toc356301088"/>
      <w:r>
        <w:t>B.4.</w:t>
      </w:r>
      <w:r w:rsidR="00F908D2">
        <w:t>3</w:t>
      </w:r>
      <w:r>
        <w:t>.2  Assigning Field Values for the Modality Dictionary</w:t>
      </w:r>
      <w:bookmarkEnd w:id="1798"/>
      <w:bookmarkEnd w:id="1799"/>
      <w:bookmarkEnd w:id="1800"/>
    </w:p>
    <w:p w:rsidR="002F40DA" w:rsidRDefault="00837F1E" w:rsidP="002F40DA">
      <w:r>
        <w:t xml:space="preserve">The file </w:t>
      </w:r>
      <w:proofErr w:type="spellStart"/>
      <w:r>
        <w:rPr>
          <w:b/>
        </w:rPr>
        <w:t>Modality.DIC</w:t>
      </w:r>
      <w:proofErr w:type="spellEnd"/>
      <w:r w:rsidRPr="00A467C0">
        <w:t xml:space="preserve"> determines </w:t>
      </w:r>
      <w:r>
        <w:t>how the DICOM Gateway stores images</w:t>
      </w:r>
      <w:r w:rsidR="00B00523">
        <w:fldChar w:fldCharType="begin"/>
      </w:r>
      <w:r>
        <w:instrText xml:space="preserve"> XE "MODALITY.DIC" </w:instrText>
      </w:r>
      <w:r w:rsidR="00B00523">
        <w:fldChar w:fldCharType="end"/>
      </w:r>
      <w:r>
        <w:t>. The structure of each record is:</w:t>
      </w:r>
    </w:p>
    <w:p w:rsidR="002F40DA" w:rsidRDefault="002F40DA" w:rsidP="002F40DA"/>
    <w:p w:rsidR="002F40DA" w:rsidRDefault="002F40DA" w:rsidP="002F40DA">
      <w:pPr>
        <w:pStyle w:val="FormatItem"/>
      </w:pPr>
      <w:r>
        <w:t>Modality Record:</w:t>
      </w:r>
      <w:r>
        <w:tab/>
        <w:t>&lt;</w:t>
      </w:r>
      <w:proofErr w:type="spellStart"/>
      <w:r>
        <w:t>mfgr</w:t>
      </w:r>
      <w:proofErr w:type="spellEnd"/>
      <w:r>
        <w:t>&gt; | &lt;model&gt; | &lt;modality&gt; | &lt;image processing</w:t>
      </w:r>
      <w:r>
        <w:tab/>
        <w:t>rules&gt; | &lt;accession number code</w:t>
      </w:r>
      <w:r w:rsidR="000F1D28">
        <w:t>&gt; | &lt;text data code&gt;</w:t>
      </w:r>
      <w:r>
        <w:t>| &lt;text data file&gt; | &lt;imaging service&gt;</w:t>
      </w:r>
    </w:p>
    <w:p w:rsidR="002F40DA" w:rsidRDefault="002F40DA" w:rsidP="002F40DA"/>
    <w:p w:rsidR="002F40DA" w:rsidRDefault="002F40DA" w:rsidP="002F40DA">
      <w:r>
        <w:t>The different fields are:</w:t>
      </w:r>
    </w:p>
    <w:p w:rsidR="002F40DA" w:rsidRDefault="002F40DA" w:rsidP="002F40DA"/>
    <w:p w:rsidR="002F40DA" w:rsidRDefault="002F40DA" w:rsidP="002F40DA">
      <w:pPr>
        <w:pStyle w:val="FormatField"/>
        <w:tabs>
          <w:tab w:val="left" w:pos="3000"/>
        </w:tabs>
        <w:spacing w:after="120"/>
        <w:ind w:left="2995" w:hanging="3038"/>
      </w:pPr>
      <w:r>
        <w:t>&lt;</w:t>
      </w:r>
      <w:proofErr w:type="spellStart"/>
      <w:r>
        <w:t>mfgr</w:t>
      </w:r>
      <w:proofErr w:type="spellEnd"/>
      <w:r>
        <w:t>&gt;</w:t>
      </w:r>
      <w:r>
        <w:tab/>
        <w:t>The manufacturer of the equipment producing the images; element (0008,0070).</w:t>
      </w:r>
    </w:p>
    <w:p w:rsidR="002F40DA" w:rsidRDefault="002F40DA" w:rsidP="002F40DA">
      <w:pPr>
        <w:pStyle w:val="FormatField"/>
        <w:tabs>
          <w:tab w:val="left" w:pos="3000"/>
        </w:tabs>
        <w:spacing w:after="120"/>
        <w:ind w:left="2995" w:hanging="3038"/>
      </w:pPr>
      <w:r>
        <w:t>&lt;model&gt;</w:t>
      </w:r>
      <w:r>
        <w:tab/>
        <w:t>The manufacturer’s model name for the equipment; element (0008,1090).</w:t>
      </w:r>
    </w:p>
    <w:p w:rsidR="002F40DA" w:rsidRDefault="002F40DA" w:rsidP="002F40DA">
      <w:pPr>
        <w:pStyle w:val="FormatField"/>
        <w:tabs>
          <w:tab w:val="left" w:pos="3000"/>
        </w:tabs>
        <w:spacing w:after="120"/>
        <w:ind w:left="2995" w:hanging="3038"/>
      </w:pPr>
      <w:r>
        <w:lastRenderedPageBreak/>
        <w:t>&lt;modality&gt;</w:t>
      </w:r>
      <w:r>
        <w:tab/>
        <w:t>The official DICOM defined term for the modality; element (0008,0060).</w:t>
      </w:r>
    </w:p>
    <w:p w:rsidR="002F40DA" w:rsidRDefault="002F40DA" w:rsidP="002F40DA">
      <w:pPr>
        <w:pStyle w:val="FormatField"/>
        <w:tabs>
          <w:tab w:val="left" w:pos="3000"/>
        </w:tabs>
        <w:spacing w:after="120"/>
        <w:ind w:left="2995" w:hanging="3038"/>
      </w:pPr>
      <w:r>
        <w:t>&lt;image processing rules&gt;</w:t>
      </w:r>
      <w:r>
        <w:tab/>
      </w:r>
      <w:r w:rsidR="00837F1E">
        <w:t xml:space="preserve">The rules that control the format in which the image is stored. For more information about the syntax of the image processing rules, see section </w:t>
      </w:r>
      <w:r w:rsidR="00FE2D3B">
        <w:fldChar w:fldCharType="begin"/>
      </w:r>
      <w:r w:rsidR="00FE2D3B">
        <w:instrText xml:space="preserve"> REF _Ref302555985 \h  \* MERGEFORMAT </w:instrText>
      </w:r>
      <w:r w:rsidR="00FE2D3B">
        <w:fldChar w:fldCharType="separate"/>
      </w:r>
      <w:r w:rsidR="001403F7" w:rsidRPr="001403F7">
        <w:rPr>
          <w:i/>
        </w:rPr>
        <w:t>B.4.3.2.1  Image Processing Rules</w:t>
      </w:r>
      <w:r w:rsidR="00FE2D3B">
        <w:fldChar w:fldCharType="end"/>
      </w:r>
      <w:r w:rsidR="00837F1E">
        <w:t>.</w:t>
      </w:r>
    </w:p>
    <w:p w:rsidR="002F40DA" w:rsidRDefault="002F40DA" w:rsidP="002F40DA">
      <w:pPr>
        <w:pStyle w:val="FormatField"/>
        <w:tabs>
          <w:tab w:val="left" w:pos="3000"/>
        </w:tabs>
        <w:spacing w:after="120"/>
        <w:ind w:left="2995" w:hanging="3038"/>
      </w:pPr>
      <w:r>
        <w:t>&lt;accession number code&gt;</w:t>
      </w:r>
      <w:r>
        <w:tab/>
      </w:r>
      <w:r w:rsidR="00844A69">
        <w:t xml:space="preserve">The name of the M routine used to extract the accession number from image header. The typical value is </w:t>
      </w:r>
      <w:r w:rsidR="00844A69" w:rsidRPr="00E333BB">
        <w:rPr>
          <w:b/>
          <w:bCs/>
        </w:rPr>
        <w:t>CORRECT^MAGDIR3</w:t>
      </w:r>
      <w:r>
        <w:t>.</w:t>
      </w:r>
    </w:p>
    <w:p w:rsidR="002F40DA" w:rsidRPr="00532C5E" w:rsidRDefault="002F40DA" w:rsidP="002F40DA">
      <w:pPr>
        <w:pStyle w:val="FormatField"/>
        <w:tabs>
          <w:tab w:val="left" w:pos="3000"/>
        </w:tabs>
        <w:spacing w:after="120"/>
        <w:ind w:left="2995" w:hanging="3038"/>
      </w:pPr>
      <w:r>
        <w:t>&lt;text data code&gt;</w:t>
      </w:r>
      <w:r>
        <w:tab/>
      </w:r>
      <w:r w:rsidR="00844A69">
        <w:t xml:space="preserve">The </w:t>
      </w:r>
      <w:r>
        <w:t>M routine for outputting text data (*.TXT) for diagnostic workstation.</w:t>
      </w:r>
      <w:r w:rsidR="00532C5E">
        <w:t xml:space="preserve"> </w:t>
      </w:r>
      <w:r w:rsidR="00532C5E" w:rsidRPr="00532C5E">
        <w:t>This is how Hounsfield units are calculated for CT images.</w:t>
      </w:r>
    </w:p>
    <w:p w:rsidR="002F40DA" w:rsidRDefault="002F40DA" w:rsidP="002F40DA">
      <w:pPr>
        <w:tabs>
          <w:tab w:val="left" w:pos="3000"/>
        </w:tabs>
        <w:spacing w:after="120"/>
        <w:ind w:left="2995" w:hanging="3038"/>
      </w:pPr>
      <w:r>
        <w:t>&lt;text data file&gt;</w:t>
      </w:r>
      <w:r>
        <w:tab/>
      </w:r>
      <w:r w:rsidR="00844A69">
        <w:t>A text file that l</w:t>
      </w:r>
      <w:r>
        <w:t xml:space="preserve">ists DICOM attributes to output as text (*.TXT) for diagnostic workstation (see </w:t>
      </w:r>
      <w:r w:rsidR="00FE2D3B">
        <w:fldChar w:fldCharType="begin"/>
      </w:r>
      <w:r w:rsidR="00FE2D3B">
        <w:instrText xml:space="preserve"> REF _Ref302556261 \h  \* MERGEFORMAT </w:instrText>
      </w:r>
      <w:r w:rsidR="00FE2D3B">
        <w:fldChar w:fldCharType="separate"/>
      </w:r>
      <w:r w:rsidR="001403F7" w:rsidRPr="001403F7">
        <w:rPr>
          <w:i/>
        </w:rPr>
        <w:t>B.3.7  Additional Data</w:t>
      </w:r>
      <w:r w:rsidR="00FE2D3B">
        <w:fldChar w:fldCharType="end"/>
      </w:r>
      <w:r>
        <w:t xml:space="preserve"> for a description of the format of a text data file).</w:t>
      </w:r>
    </w:p>
    <w:p w:rsidR="002F40DA" w:rsidRDefault="002F40DA" w:rsidP="002F40DA">
      <w:pPr>
        <w:tabs>
          <w:tab w:val="left" w:pos="3000"/>
        </w:tabs>
        <w:spacing w:after="120"/>
        <w:ind w:left="2995" w:hanging="3038"/>
      </w:pPr>
      <w:r>
        <w:t>&lt;imaging service&gt;</w:t>
      </w:r>
      <w:r>
        <w:tab/>
      </w:r>
      <w:r w:rsidR="00844A69">
        <w:t xml:space="preserve">A parameter that indicates where the orders and reports are placed on the hospital information system. The value is </w:t>
      </w:r>
      <w:r w:rsidR="00844A69" w:rsidRPr="001C4FC0">
        <w:t xml:space="preserve">either </w:t>
      </w:r>
      <w:r w:rsidR="00844A69" w:rsidRPr="001C4FC0">
        <w:rPr>
          <w:b/>
          <w:bCs/>
        </w:rPr>
        <w:t>RAD</w:t>
      </w:r>
      <w:r w:rsidR="00844A69" w:rsidRPr="001C4FC0">
        <w:t xml:space="preserve"> for radiology or </w:t>
      </w:r>
      <w:r w:rsidR="00844A69" w:rsidRPr="001C4FC0">
        <w:rPr>
          <w:b/>
          <w:bCs/>
        </w:rPr>
        <w:t>CON</w:t>
      </w:r>
      <w:r w:rsidR="00844A69">
        <w:t xml:space="preserve"> for consult. It is</w:t>
      </w:r>
      <w:r w:rsidR="00844A69" w:rsidRPr="001C4FC0">
        <w:t xml:space="preserve"> used to select imaging service-specific processing.</w:t>
      </w:r>
    </w:p>
    <w:p w:rsidR="002F40DA" w:rsidRDefault="002F40DA" w:rsidP="002F40DA"/>
    <w:p w:rsidR="00844A69" w:rsidRDefault="00844A69" w:rsidP="00844A69">
      <w:r w:rsidRPr="00927DD5">
        <w:t xml:space="preserve">The </w:t>
      </w:r>
      <w:r>
        <w:t xml:space="preserve">file </w:t>
      </w:r>
      <w:proofErr w:type="spellStart"/>
      <w:r w:rsidRPr="00927DD5">
        <w:rPr>
          <w:b/>
        </w:rPr>
        <w:t>Modality.DIC</w:t>
      </w:r>
      <w:proofErr w:type="spellEnd"/>
      <w:r w:rsidRPr="00927DD5">
        <w:t xml:space="preserve"> includes defaults as well as entries for different modalities. </w:t>
      </w:r>
      <w:r w:rsidRPr="005B6067">
        <w:t>If there is no definition for the specific device, the DICOM Gateway uses the default definitions.</w:t>
      </w:r>
    </w:p>
    <w:p w:rsidR="00844A69" w:rsidRDefault="00844A69" w:rsidP="00844A69"/>
    <w:p w:rsidR="00844A69" w:rsidRDefault="00844A69" w:rsidP="00844A69">
      <w:r w:rsidRPr="005B6067">
        <w:rPr>
          <w:b/>
        </w:rPr>
        <w:t>Note:</w:t>
      </w:r>
      <w:r>
        <w:t xml:space="preserve"> </w:t>
      </w:r>
      <w:r w:rsidRPr="005B6067">
        <w:t>There can be multiple entries for an instrument, if the instrument produces more than one type of image.</w:t>
      </w:r>
    </w:p>
    <w:p w:rsidR="00844A69" w:rsidRDefault="00844A69" w:rsidP="00844A69"/>
    <w:p w:rsidR="00844A69" w:rsidRDefault="00844A69" w:rsidP="00844A69">
      <w:pPr>
        <w:keepNext/>
      </w:pPr>
      <w:r w:rsidRPr="005B6067">
        <w:t xml:space="preserve">There are several types of default definitions: </w:t>
      </w:r>
    </w:p>
    <w:p w:rsidR="00532C5E" w:rsidRDefault="00532C5E" w:rsidP="00B74EC2">
      <w:pPr>
        <w:pStyle w:val="space0"/>
      </w:pPr>
    </w:p>
    <w:p w:rsidR="00844A69" w:rsidRDefault="00844A69" w:rsidP="00905AF2">
      <w:pPr>
        <w:numPr>
          <w:ilvl w:val="0"/>
          <w:numId w:val="54"/>
        </w:numPr>
      </w:pPr>
      <w:r w:rsidRPr="005B6067">
        <w:t xml:space="preserve">The general default modality definition must always be present in the file </w:t>
      </w:r>
      <w:proofErr w:type="spellStart"/>
      <w:r w:rsidRPr="005B6067">
        <w:rPr>
          <w:b/>
        </w:rPr>
        <w:t>Modality.dic</w:t>
      </w:r>
      <w:proofErr w:type="spellEnd"/>
      <w:r w:rsidRPr="005B6067">
        <w:t xml:space="preserve"> and should never be modified</w:t>
      </w:r>
      <w:r>
        <w:t xml:space="preserve">. </w:t>
      </w:r>
    </w:p>
    <w:p w:rsidR="00844A69" w:rsidRPr="00B74EC2" w:rsidRDefault="00844A69" w:rsidP="00B74EC2">
      <w:pPr>
        <w:pStyle w:val="space0"/>
      </w:pPr>
    </w:p>
    <w:p w:rsidR="00844A69" w:rsidRPr="005B6067" w:rsidRDefault="00844A69" w:rsidP="00844A69">
      <w:pPr>
        <w:pStyle w:val="Screen"/>
        <w:ind w:left="720"/>
      </w:pPr>
      <w:r w:rsidRPr="005B6067">
        <w:t>DEFAULT| DEFAULT|DEFAULT|&lt;DICOM&gt;|CORRECT^MAGDIR3||DATAMISC.DIC|RAD</w:t>
      </w:r>
    </w:p>
    <w:p w:rsidR="00844A69" w:rsidRDefault="00844A69" w:rsidP="00844A69"/>
    <w:p w:rsidR="00844A69" w:rsidRDefault="00844A69" w:rsidP="00905AF2">
      <w:pPr>
        <w:numPr>
          <w:ilvl w:val="0"/>
          <w:numId w:val="54"/>
        </w:numPr>
      </w:pPr>
      <w:r w:rsidRPr="00EF12DA">
        <w:t xml:space="preserve">You can also set up </w:t>
      </w:r>
      <w:r>
        <w:t xml:space="preserve">modality-specific defaults for each modality type, as noted below and illustrated in the example. Including these definitions, while optional, is strongly recommended so that individual modalities can be converted to DICOM storage one at a time. Additional examples can be found in the </w:t>
      </w:r>
      <w:proofErr w:type="spellStart"/>
      <w:r w:rsidRPr="00EF12DA">
        <w:rPr>
          <w:b/>
        </w:rPr>
        <w:t>Modality.sample</w:t>
      </w:r>
      <w:proofErr w:type="spellEnd"/>
      <w:r>
        <w:t xml:space="preserve"> file provided during installation.</w:t>
      </w:r>
    </w:p>
    <w:p w:rsidR="00844A69" w:rsidRPr="005B6067" w:rsidRDefault="00844A69" w:rsidP="00B74EC2">
      <w:pPr>
        <w:pStyle w:val="space0"/>
      </w:pPr>
    </w:p>
    <w:p w:rsidR="00844A69" w:rsidRPr="005B6067" w:rsidRDefault="00844A69" w:rsidP="00844A69">
      <w:pPr>
        <w:pStyle w:val="Screen"/>
        <w:ind w:left="720"/>
      </w:pPr>
      <w:r w:rsidRPr="005B6067">
        <w:t>DEFAULT| DEFAULT|</w:t>
      </w:r>
      <w:r>
        <w:t>CR</w:t>
      </w:r>
      <w:r w:rsidRPr="005B6067">
        <w:t>|</w:t>
      </w:r>
      <w:r>
        <w:t>R8/</w:t>
      </w:r>
      <w:r w:rsidRPr="005B6067">
        <w:t>&lt;DICOM&gt;|CORRECT^MAGDIR3||DATAMISC.DIC|RAD</w:t>
      </w:r>
    </w:p>
    <w:p w:rsidR="00844A69" w:rsidRDefault="00844A69" w:rsidP="00844A69"/>
    <w:p w:rsidR="00844A69" w:rsidRDefault="00844A69" w:rsidP="00905AF2">
      <w:pPr>
        <w:numPr>
          <w:ilvl w:val="0"/>
          <w:numId w:val="54"/>
        </w:numPr>
      </w:pPr>
      <w:r w:rsidRPr="005B6067">
        <w:t>In addition to the default definition</w:t>
      </w:r>
      <w:r>
        <w:t>s</w:t>
      </w:r>
      <w:r w:rsidRPr="005B6067">
        <w:t xml:space="preserve">, you </w:t>
      </w:r>
      <w:r>
        <w:t>can</w:t>
      </w:r>
      <w:r w:rsidRPr="005B6067">
        <w:t xml:space="preserve"> set up</w:t>
      </w:r>
      <w:r>
        <w:t xml:space="preserve"> or continue using </w:t>
      </w:r>
      <w:r w:rsidRPr="005B6067">
        <w:t xml:space="preserve">modality-specific definitions by manufacturer, model, and </w:t>
      </w:r>
      <w:r>
        <w:t xml:space="preserve">modality as illustrated in the following example. </w:t>
      </w:r>
    </w:p>
    <w:p w:rsidR="00844A69" w:rsidRDefault="00844A69" w:rsidP="00B74EC2">
      <w:pPr>
        <w:pStyle w:val="space0"/>
      </w:pPr>
    </w:p>
    <w:p w:rsidR="00844A69" w:rsidRDefault="00844A69" w:rsidP="00844A69">
      <w:pPr>
        <w:pStyle w:val="Screen"/>
        <w:ind w:left="720"/>
      </w:pPr>
      <w:r w:rsidRPr="00EF12DA">
        <w:t>ACME, Inc.|Coyotes Rule|CT|&lt;DICOM&gt;|CORRECT^MAGDIR3||DATAGECT.DIC|RAD</w:t>
      </w:r>
    </w:p>
    <w:p w:rsidR="00844A69" w:rsidRPr="005B6067" w:rsidRDefault="00844A69" w:rsidP="00844A69"/>
    <w:p w:rsidR="00844A69" w:rsidRPr="005B6067" w:rsidRDefault="00844A69" w:rsidP="00844A69">
      <w:r w:rsidRPr="005B6067">
        <w:lastRenderedPageBreak/>
        <w:t>The DICOM Gateway applies the modality definitions in the following order of specificity:</w:t>
      </w:r>
    </w:p>
    <w:p w:rsidR="00844A69" w:rsidRPr="005B6067" w:rsidRDefault="00844A69" w:rsidP="00905AF2">
      <w:pPr>
        <w:numPr>
          <w:ilvl w:val="0"/>
          <w:numId w:val="55"/>
        </w:numPr>
      </w:pPr>
      <w:r w:rsidRPr="005B6067">
        <w:t>Manufacturer, model, and modality</w:t>
      </w:r>
    </w:p>
    <w:p w:rsidR="00844A69" w:rsidRPr="005B6067" w:rsidRDefault="00844A69" w:rsidP="00905AF2">
      <w:pPr>
        <w:numPr>
          <w:ilvl w:val="0"/>
          <w:numId w:val="55"/>
        </w:numPr>
      </w:pPr>
      <w:r w:rsidRPr="005B6067">
        <w:t>General by modality type</w:t>
      </w:r>
    </w:p>
    <w:p w:rsidR="00844A69" w:rsidRPr="005B6067" w:rsidRDefault="00844A69" w:rsidP="00905AF2">
      <w:pPr>
        <w:numPr>
          <w:ilvl w:val="0"/>
          <w:numId w:val="55"/>
        </w:numPr>
      </w:pPr>
      <w:r w:rsidRPr="005B6067">
        <w:t>General</w:t>
      </w:r>
    </w:p>
    <w:p w:rsidR="00844A69" w:rsidRDefault="00844A69" w:rsidP="00844A69"/>
    <w:p w:rsidR="00844A69" w:rsidRDefault="00844A69" w:rsidP="00844A69">
      <w:r w:rsidRPr="005B6067">
        <w:t>If there is a specific modality definition for a modality, manufacturer, and model, these settings will apply to that modality. If such a definition is missing, the default setting for the modality type for the modality will apply. If this setting is also missing, the general default definition will apply.</w:t>
      </w:r>
    </w:p>
    <w:p w:rsidR="00844A69" w:rsidRDefault="00844A69" w:rsidP="00844A69"/>
    <w:p w:rsidR="00844A69" w:rsidRPr="005B6067" w:rsidRDefault="00844A69" w:rsidP="00844A69">
      <w:r>
        <w:t>We recommend using the defaults for all modalities. Use device-specific definitions only for devices if the images from these devices do not display properly when stored in DICOM format. For more information, see</w:t>
      </w:r>
      <w:r w:rsidR="00824D34">
        <w:rPr>
          <w:i/>
        </w:rPr>
        <w:t xml:space="preserve"> </w:t>
      </w:r>
      <w:r w:rsidR="00FE2D3B">
        <w:fldChar w:fldCharType="begin"/>
      </w:r>
      <w:r w:rsidR="00FE2D3B">
        <w:instrText xml:space="preserve"> REF _Ref302555985 \h  \* MERGEFORMAT </w:instrText>
      </w:r>
      <w:r w:rsidR="00FE2D3B">
        <w:fldChar w:fldCharType="separate"/>
      </w:r>
      <w:r w:rsidR="001403F7" w:rsidRPr="001403F7">
        <w:rPr>
          <w:i/>
        </w:rPr>
        <w:t>B.4.3.2.1  Image Processing Rules</w:t>
      </w:r>
      <w:r w:rsidR="00FE2D3B">
        <w:fldChar w:fldCharType="end"/>
      </w:r>
      <w:r w:rsidR="00824D34">
        <w:rPr>
          <w:i/>
        </w:rPr>
        <w:t>.</w:t>
      </w:r>
    </w:p>
    <w:p w:rsidR="00844A69" w:rsidRPr="005B6067" w:rsidRDefault="00844A69" w:rsidP="00844A69"/>
    <w:p w:rsidR="00844A69" w:rsidRDefault="00844A69" w:rsidP="00844A69"/>
    <w:p w:rsidR="00844A69" w:rsidRDefault="00844A69" w:rsidP="00844A69">
      <w:pPr>
        <w:keepLines/>
      </w:pPr>
      <w:r>
        <w:t>The MODALITY.DIC entry for the image acquisition device should specify “</w:t>
      </w:r>
      <w:r>
        <w:rPr>
          <w:rFonts w:ascii="Courier New" w:hAnsi="Courier New" w:cs="Courier New"/>
          <w:b/>
          <w:bCs/>
        </w:rPr>
        <w:t>&lt;DICOM&gt;</w:t>
      </w:r>
      <w:r>
        <w:t>” in the &lt;image processing rules&gt; field when the image should be stored in DICOM format. Typically, the entry should specify “</w:t>
      </w:r>
      <w:r>
        <w:rPr>
          <w:rFonts w:ascii="Courier New" w:hAnsi="Courier New" w:cs="Courier New"/>
          <w:b/>
          <w:bCs/>
        </w:rPr>
        <w:t>CORRECT^MAGDIR3</w:t>
      </w:r>
      <w:r>
        <w:t>” in the &lt;accession number code&gt; field. The “</w:t>
      </w:r>
      <w:proofErr w:type="spellStart"/>
      <w:r>
        <w:t>RoadRunner</w:t>
      </w:r>
      <w:proofErr w:type="spellEnd"/>
      <w:r>
        <w:t>” example illustrates this:</w:t>
      </w:r>
    </w:p>
    <w:p w:rsidR="002F40DA" w:rsidRDefault="002F40DA" w:rsidP="002F40DA"/>
    <w:p w:rsidR="002F40DA" w:rsidRDefault="002F40DA" w:rsidP="002F40DA">
      <w:pPr>
        <w:rPr>
          <w:rFonts w:ascii="Courier New" w:hAnsi="Courier New" w:cs="Courier New"/>
          <w:sz w:val="18"/>
        </w:rPr>
      </w:pPr>
      <w:r>
        <w:rPr>
          <w:rFonts w:ascii="Courier New" w:hAnsi="Courier New" w:cs="Courier New"/>
          <w:sz w:val="18"/>
        </w:rPr>
        <w:t># Examples:</w:t>
      </w:r>
    </w:p>
    <w:p w:rsidR="002F40DA" w:rsidRDefault="002F40DA" w:rsidP="002F40DA">
      <w:pPr>
        <w:rPr>
          <w:rFonts w:ascii="Courier New" w:hAnsi="Courier New" w:cs="Courier New"/>
          <w:sz w:val="18"/>
        </w:rPr>
      </w:pPr>
      <w:r>
        <w:rPr>
          <w:rFonts w:ascii="Courier New" w:hAnsi="Courier New" w:cs="Courier New"/>
          <w:sz w:val="18"/>
        </w:rPr>
        <w:t>#</w:t>
      </w:r>
    </w:p>
    <w:p w:rsidR="002F40DA" w:rsidRDefault="002F40DA" w:rsidP="002F40DA">
      <w:pPr>
        <w:rPr>
          <w:rFonts w:ascii="Courier New" w:hAnsi="Courier New" w:cs="Courier New"/>
          <w:b/>
          <w:bCs/>
          <w:sz w:val="18"/>
        </w:rPr>
      </w:pPr>
      <w:r>
        <w:rPr>
          <w:rFonts w:ascii="Courier New" w:hAnsi="Courier New" w:cs="Courier New"/>
          <w:sz w:val="18"/>
        </w:rPr>
        <w:t># ACME CT Company|BETA|CT|b12 f0|GECT^MAGDIR3|GECTHISA^MAGDIR4A|datagect.dic|</w:t>
      </w:r>
      <w:r>
        <w:rPr>
          <w:rFonts w:ascii="Courier New" w:hAnsi="Courier New" w:cs="Courier New"/>
          <w:b/>
          <w:bCs/>
          <w:sz w:val="18"/>
        </w:rPr>
        <w:t>RAD</w:t>
      </w:r>
    </w:p>
    <w:p w:rsidR="002F40DA" w:rsidRDefault="002F40DA" w:rsidP="002F40DA">
      <w:pPr>
        <w:rPr>
          <w:rFonts w:ascii="Courier New" w:hAnsi="Courier New" w:cs="Courier New"/>
          <w:sz w:val="18"/>
        </w:rPr>
      </w:pPr>
      <w:r>
        <w:rPr>
          <w:rFonts w:ascii="Courier New" w:hAnsi="Courier New" w:cs="Courier New"/>
          <w:sz w:val="18"/>
        </w:rPr>
        <w:t>#</w:t>
      </w:r>
    </w:p>
    <w:p w:rsidR="002F40DA" w:rsidRDefault="002F40DA" w:rsidP="002F40DA">
      <w:pPr>
        <w:rPr>
          <w:rFonts w:ascii="Courier New" w:hAnsi="Courier New" w:cs="Courier New"/>
          <w:b/>
          <w:bCs/>
          <w:sz w:val="18"/>
        </w:rPr>
      </w:pPr>
      <w:r>
        <w:rPr>
          <w:rFonts w:ascii="Courier New" w:hAnsi="Courier New" w:cs="Courier New"/>
          <w:sz w:val="18"/>
        </w:rPr>
        <w:t xml:space="preserve"># </w:t>
      </w:r>
      <w:proofErr w:type="spellStart"/>
      <w:r>
        <w:rPr>
          <w:rFonts w:ascii="Courier New" w:hAnsi="Courier New" w:cs="Courier New"/>
          <w:sz w:val="18"/>
        </w:rPr>
        <w:t>RoadRunner</w:t>
      </w:r>
      <w:proofErr w:type="spellEnd"/>
      <w:r>
        <w:rPr>
          <w:rFonts w:ascii="Courier New" w:hAnsi="Courier New" w:cs="Courier New"/>
          <w:sz w:val="18"/>
        </w:rPr>
        <w:t xml:space="preserve">, </w:t>
      </w:r>
      <w:proofErr w:type="spellStart"/>
      <w:r>
        <w:rPr>
          <w:rFonts w:ascii="Courier New" w:hAnsi="Courier New" w:cs="Courier New"/>
          <w:sz w:val="18"/>
        </w:rPr>
        <w:t>INC|Beep-Beep|OT</w:t>
      </w:r>
      <w:proofErr w:type="spellEnd"/>
      <w:r>
        <w:rPr>
          <w:rFonts w:ascii="Courier New" w:hAnsi="Courier New" w:cs="Courier New"/>
          <w:sz w:val="18"/>
        </w:rPr>
        <w:t>|</w:t>
      </w:r>
      <w:r>
        <w:rPr>
          <w:rFonts w:ascii="Courier New" w:hAnsi="Courier New" w:cs="Courier New"/>
          <w:b/>
          <w:bCs/>
          <w:sz w:val="18"/>
        </w:rPr>
        <w:t>&lt;DICOM&gt;</w:t>
      </w:r>
      <w:r>
        <w:rPr>
          <w:rFonts w:ascii="Courier New" w:hAnsi="Courier New" w:cs="Courier New"/>
          <w:sz w:val="18"/>
        </w:rPr>
        <w:t>|</w:t>
      </w:r>
      <w:r>
        <w:rPr>
          <w:rFonts w:ascii="Courier New" w:hAnsi="Courier New" w:cs="Courier New"/>
          <w:b/>
          <w:bCs/>
          <w:sz w:val="18"/>
        </w:rPr>
        <w:t>CORRECT^MAGDIR3</w:t>
      </w:r>
      <w:r>
        <w:rPr>
          <w:rFonts w:ascii="Courier New" w:hAnsi="Courier New" w:cs="Courier New"/>
          <w:sz w:val="18"/>
        </w:rPr>
        <w:t>||</w:t>
      </w:r>
      <w:proofErr w:type="spellStart"/>
      <w:r>
        <w:rPr>
          <w:rFonts w:ascii="Courier New" w:hAnsi="Courier New" w:cs="Courier New"/>
          <w:sz w:val="18"/>
        </w:rPr>
        <w:t>datamisc.dic|</w:t>
      </w:r>
      <w:r>
        <w:rPr>
          <w:rFonts w:ascii="Courier New" w:hAnsi="Courier New" w:cs="Courier New"/>
          <w:b/>
          <w:bCs/>
          <w:sz w:val="18"/>
        </w:rPr>
        <w:t>CON</w:t>
      </w:r>
      <w:proofErr w:type="spellEnd"/>
    </w:p>
    <w:p w:rsidR="002F40DA" w:rsidRDefault="002F40DA" w:rsidP="002F40DA">
      <w:pPr>
        <w:rPr>
          <w:rFonts w:ascii="Courier New" w:hAnsi="Courier New" w:cs="Courier New"/>
          <w:sz w:val="18"/>
        </w:rPr>
      </w:pPr>
      <w:r>
        <w:rPr>
          <w:rFonts w:ascii="Courier New" w:hAnsi="Courier New" w:cs="Courier New"/>
          <w:sz w:val="18"/>
        </w:rPr>
        <w:t>#</w:t>
      </w:r>
    </w:p>
    <w:p w:rsidR="002F40DA" w:rsidRDefault="002F40DA" w:rsidP="002F40DA">
      <w:pPr>
        <w:rPr>
          <w:rFonts w:ascii="Courier New" w:hAnsi="Courier New" w:cs="Courier New"/>
          <w:sz w:val="18"/>
        </w:rPr>
      </w:pPr>
      <w:r>
        <w:rPr>
          <w:rFonts w:ascii="Courier New" w:hAnsi="Courier New" w:cs="Courier New"/>
          <w:sz w:val="18"/>
        </w:rPr>
        <w:t># end of file</w:t>
      </w:r>
    </w:p>
    <w:p w:rsidR="00532C5E" w:rsidRDefault="00532C5E" w:rsidP="002F40DA">
      <w:pPr>
        <w:rPr>
          <w:rFonts w:ascii="Courier New" w:hAnsi="Courier New" w:cs="Courier New"/>
          <w:sz w:val="18"/>
        </w:rPr>
      </w:pPr>
    </w:p>
    <w:p w:rsidR="00532C5E" w:rsidRPr="00532C5E" w:rsidRDefault="00532C5E" w:rsidP="00532C5E">
      <w:r w:rsidRPr="00532C5E">
        <w:t>The next example shows a configuration to handle a CT study containing both standard and Secondary Capture images</w:t>
      </w:r>
      <w:r w:rsidR="00E671F9">
        <w:t xml:space="preserve">. </w:t>
      </w:r>
      <w:r w:rsidRPr="00532C5E">
        <w:t xml:space="preserve">The normal CT SOP Class-based images will process into a </w:t>
      </w:r>
      <w:proofErr w:type="spellStart"/>
      <w:r w:rsidRPr="00532C5E">
        <w:t>Targa</w:t>
      </w:r>
      <w:proofErr w:type="spellEnd"/>
      <w:r w:rsidRPr="00532C5E">
        <w:t xml:space="preserve"> images</w:t>
      </w:r>
      <w:r w:rsidR="00E671F9">
        <w:t xml:space="preserve">. </w:t>
      </w:r>
      <w:r w:rsidRPr="00532C5E">
        <w:t>The accompanying Secondary Capture SOP Class-based image will process but stay as a DICOM image</w:t>
      </w:r>
      <w:r w:rsidR="00E671F9">
        <w:t xml:space="preserve">. </w:t>
      </w:r>
      <w:r w:rsidRPr="00532C5E">
        <w:t>The trigger to accomplish this is the &lt;SC&gt; pseudo modality type.</w:t>
      </w:r>
    </w:p>
    <w:p w:rsidR="00532C5E" w:rsidRPr="00532C5E" w:rsidRDefault="00532C5E" w:rsidP="00532C5E">
      <w:pPr>
        <w:rPr>
          <w:rFonts w:ascii="Courier New" w:hAnsi="Courier New" w:cs="Courier New"/>
          <w:sz w:val="18"/>
          <w:szCs w:val="18"/>
        </w:rPr>
      </w:pPr>
    </w:p>
    <w:p w:rsidR="00532C5E" w:rsidRPr="00532C5E" w:rsidRDefault="00532C5E" w:rsidP="00532C5E">
      <w:pPr>
        <w:rPr>
          <w:rFonts w:ascii="Courier New" w:hAnsi="Courier New" w:cs="Courier New"/>
          <w:sz w:val="18"/>
          <w:szCs w:val="18"/>
        </w:rPr>
      </w:pPr>
      <w:r w:rsidRPr="00532C5E">
        <w:rPr>
          <w:rFonts w:ascii="Courier New" w:hAnsi="Courier New" w:cs="Courier New"/>
          <w:sz w:val="18"/>
          <w:szCs w:val="18"/>
        </w:rPr>
        <w:t># Examples:</w:t>
      </w:r>
    </w:p>
    <w:p w:rsidR="00532C5E" w:rsidRPr="00532C5E" w:rsidRDefault="00532C5E" w:rsidP="00532C5E">
      <w:pPr>
        <w:rPr>
          <w:rFonts w:ascii="Courier New" w:hAnsi="Courier New" w:cs="Courier New"/>
          <w:sz w:val="18"/>
          <w:szCs w:val="18"/>
        </w:rPr>
      </w:pPr>
      <w:r w:rsidRPr="00532C5E">
        <w:rPr>
          <w:rFonts w:ascii="Courier New" w:hAnsi="Courier New" w:cs="Courier New"/>
          <w:sz w:val="18"/>
          <w:szCs w:val="18"/>
        </w:rPr>
        <w:t>#</w:t>
      </w:r>
    </w:p>
    <w:p w:rsidR="00532C5E" w:rsidRPr="00532C5E" w:rsidRDefault="00532C5E" w:rsidP="00532C5E">
      <w:pPr>
        <w:rPr>
          <w:rFonts w:ascii="Courier New" w:hAnsi="Courier New" w:cs="Courier New"/>
          <w:sz w:val="16"/>
          <w:szCs w:val="16"/>
        </w:rPr>
      </w:pPr>
      <w:r w:rsidRPr="00532C5E">
        <w:rPr>
          <w:rFonts w:ascii="Courier New" w:hAnsi="Courier New" w:cs="Courier New"/>
          <w:sz w:val="16"/>
          <w:szCs w:val="16"/>
        </w:rPr>
        <w:t>Roadrunner, Inc.|Beep-Beep|CT|b12 a1000 f0 c4095|LONGCASE^MAGDIR3||</w:t>
      </w:r>
      <w:proofErr w:type="spellStart"/>
      <w:r w:rsidRPr="00532C5E">
        <w:rPr>
          <w:rFonts w:ascii="Courier New" w:hAnsi="Courier New" w:cs="Courier New"/>
          <w:sz w:val="16"/>
          <w:szCs w:val="16"/>
        </w:rPr>
        <w:t>datagect.dic|RAD</w:t>
      </w:r>
      <w:proofErr w:type="spellEnd"/>
    </w:p>
    <w:p w:rsidR="00532C5E" w:rsidRPr="00532C5E" w:rsidRDefault="00532C5E" w:rsidP="00532C5E">
      <w:pPr>
        <w:rPr>
          <w:rFonts w:ascii="Courier New" w:hAnsi="Courier New" w:cs="Courier New"/>
          <w:bCs/>
          <w:sz w:val="16"/>
          <w:szCs w:val="16"/>
        </w:rPr>
      </w:pPr>
      <w:r w:rsidRPr="00532C5E">
        <w:rPr>
          <w:rFonts w:ascii="Courier New" w:hAnsi="Courier New" w:cs="Courier New"/>
          <w:sz w:val="16"/>
          <w:szCs w:val="16"/>
        </w:rPr>
        <w:t xml:space="preserve">Roadrunner, </w:t>
      </w:r>
      <w:proofErr w:type="spellStart"/>
      <w:r w:rsidRPr="00532C5E">
        <w:rPr>
          <w:rFonts w:ascii="Courier New" w:hAnsi="Courier New" w:cs="Courier New"/>
          <w:sz w:val="16"/>
          <w:szCs w:val="16"/>
        </w:rPr>
        <w:t>Inc.|Beep-Beep</w:t>
      </w:r>
      <w:proofErr w:type="spellEnd"/>
      <w:r w:rsidRPr="00532C5E">
        <w:rPr>
          <w:rFonts w:ascii="Courier New" w:hAnsi="Courier New" w:cs="Courier New"/>
          <w:sz w:val="16"/>
          <w:szCs w:val="16"/>
        </w:rPr>
        <w:t>|&lt;SC&gt;|&lt;DICOM&gt;|CORRECT^MAGDIR3||DATAMISC.DIC|RAD</w:t>
      </w:r>
    </w:p>
    <w:p w:rsidR="00532C5E" w:rsidRPr="00532C5E" w:rsidRDefault="00532C5E" w:rsidP="00532C5E">
      <w:pPr>
        <w:rPr>
          <w:rFonts w:ascii="Courier New" w:hAnsi="Courier New" w:cs="Courier New"/>
          <w:sz w:val="18"/>
          <w:szCs w:val="18"/>
        </w:rPr>
      </w:pPr>
      <w:r w:rsidRPr="00532C5E">
        <w:rPr>
          <w:rFonts w:ascii="Courier New" w:hAnsi="Courier New" w:cs="Courier New"/>
          <w:sz w:val="18"/>
          <w:szCs w:val="18"/>
        </w:rPr>
        <w:t>#</w:t>
      </w:r>
    </w:p>
    <w:p w:rsidR="00532C5E" w:rsidRDefault="00532C5E" w:rsidP="00532C5E">
      <w:pPr>
        <w:rPr>
          <w:rFonts w:ascii="Courier New" w:hAnsi="Courier New" w:cs="Courier New"/>
          <w:sz w:val="18"/>
          <w:szCs w:val="18"/>
        </w:rPr>
      </w:pPr>
      <w:r w:rsidRPr="008D2E84">
        <w:rPr>
          <w:rFonts w:ascii="Courier New" w:hAnsi="Courier New" w:cs="Courier New"/>
          <w:sz w:val="18"/>
          <w:szCs w:val="18"/>
        </w:rPr>
        <w:t># end of file</w:t>
      </w:r>
    </w:p>
    <w:p w:rsidR="00532C5E" w:rsidRDefault="00532C5E" w:rsidP="00532C5E"/>
    <w:p w:rsidR="00532C5E" w:rsidRDefault="00532C5E" w:rsidP="00532C5E">
      <w:pPr>
        <w:pStyle w:val="aNormal0"/>
        <w:spacing w:before="0" w:after="180"/>
      </w:pPr>
      <w:r w:rsidRPr="001D4D72">
        <w:rPr>
          <w:szCs w:val="24"/>
        </w:rPr>
        <w:t>The &lt;SC&gt; pseudo-modality code can only be used for scanners that support the SOP classes listed below. (</w:t>
      </w:r>
      <w:r>
        <w:rPr>
          <w:szCs w:val="24"/>
        </w:rPr>
        <w:t>Note: T</w:t>
      </w:r>
      <w:r w:rsidRPr="001D4D72">
        <w:rPr>
          <w:szCs w:val="24"/>
        </w:rPr>
        <w:t>hese objects can only be saved as DICOM, not as TGA.)</w:t>
      </w:r>
      <w:r>
        <w:rPr>
          <w:szCs w:val="24"/>
        </w:rPr>
        <w:t>:</w:t>
      </w:r>
    </w:p>
    <w:p w:rsidR="00532C5E" w:rsidRDefault="00532C5E" w:rsidP="00905AF2">
      <w:pPr>
        <w:pStyle w:val="aNormal0"/>
        <w:numPr>
          <w:ilvl w:val="0"/>
          <w:numId w:val="37"/>
        </w:numPr>
        <w:spacing w:before="0" w:after="180"/>
        <w:rPr>
          <w:szCs w:val="22"/>
        </w:rPr>
      </w:pPr>
      <w:r>
        <w:rPr>
          <w:szCs w:val="22"/>
        </w:rPr>
        <w:t>1.2.840.10008.5.1.4.1.1.7 (Secondary Capture Image Storage)</w:t>
      </w:r>
    </w:p>
    <w:p w:rsidR="00532C5E" w:rsidRDefault="00532C5E" w:rsidP="00905AF2">
      <w:pPr>
        <w:pStyle w:val="aNormal0"/>
        <w:numPr>
          <w:ilvl w:val="0"/>
          <w:numId w:val="37"/>
        </w:numPr>
        <w:spacing w:before="0" w:after="180"/>
        <w:rPr>
          <w:szCs w:val="22"/>
        </w:rPr>
      </w:pPr>
      <w:r>
        <w:rPr>
          <w:szCs w:val="22"/>
        </w:rPr>
        <w:t>1.2.840.10008.5.1.4.1.1.7.2 (Multi-frame Grayscale Byte Secondary Capture Image Storage)</w:t>
      </w:r>
    </w:p>
    <w:p w:rsidR="00532C5E" w:rsidRDefault="00532C5E" w:rsidP="00905AF2">
      <w:pPr>
        <w:pStyle w:val="aNormal0"/>
        <w:numPr>
          <w:ilvl w:val="0"/>
          <w:numId w:val="37"/>
        </w:numPr>
        <w:spacing w:before="0" w:after="180"/>
        <w:rPr>
          <w:szCs w:val="22"/>
        </w:rPr>
      </w:pPr>
      <w:r>
        <w:rPr>
          <w:szCs w:val="22"/>
        </w:rPr>
        <w:t>1.2.840.10008.5.1.4.1.1.7.3 (Multi-frame Grayscale Word Secondary Capture Image Storage)</w:t>
      </w:r>
    </w:p>
    <w:p w:rsidR="00532C5E" w:rsidRDefault="00532C5E" w:rsidP="00905AF2">
      <w:pPr>
        <w:pStyle w:val="aNormal0"/>
        <w:numPr>
          <w:ilvl w:val="0"/>
          <w:numId w:val="37"/>
        </w:numPr>
        <w:spacing w:before="0" w:after="180"/>
        <w:rPr>
          <w:szCs w:val="22"/>
        </w:rPr>
      </w:pPr>
      <w:r>
        <w:rPr>
          <w:szCs w:val="22"/>
        </w:rPr>
        <w:t>1.2.840.10008.5.1.4.1.1.7.4 (Multi-frame True Color Secondary Capture Image Storage)</w:t>
      </w:r>
    </w:p>
    <w:p w:rsidR="002F40DA" w:rsidRPr="007A30E2" w:rsidRDefault="002F40DA" w:rsidP="00824D34">
      <w:pPr>
        <w:pStyle w:val="Heading5"/>
      </w:pPr>
      <w:bookmarkStart w:id="1801" w:name="_Toc4480328"/>
      <w:bookmarkStart w:id="1802" w:name="_Toc89057595"/>
      <w:bookmarkStart w:id="1803" w:name="_Ref302555985"/>
      <w:r w:rsidRPr="007A30E2">
        <w:lastRenderedPageBreak/>
        <w:t>B.4.</w:t>
      </w:r>
      <w:r w:rsidR="00F908D2" w:rsidRPr="007A30E2">
        <w:t>3</w:t>
      </w:r>
      <w:r w:rsidRPr="007A30E2">
        <w:t>.2.1  Image Processing Rules</w:t>
      </w:r>
      <w:bookmarkEnd w:id="1801"/>
      <w:bookmarkEnd w:id="1802"/>
      <w:bookmarkEnd w:id="1803"/>
    </w:p>
    <w:p w:rsidR="002F40DA" w:rsidRDefault="002F40DA" w:rsidP="002F40DA"/>
    <w:p w:rsidR="003C2803" w:rsidRDefault="003C2803" w:rsidP="003C2803">
      <w:bookmarkStart w:id="1804" w:name="_Toc4480329"/>
      <w:bookmarkStart w:id="1805" w:name="_Toc89057596"/>
      <w:r>
        <w:t xml:space="preserve">Images are converted from the DICOM format to the </w:t>
      </w:r>
      <w:proofErr w:type="spellStart"/>
      <w:r>
        <w:t>Targa</w:t>
      </w:r>
      <w:proofErr w:type="spellEnd"/>
      <w:r>
        <w:t xml:space="preserve"> format by the program </w:t>
      </w:r>
      <w:r>
        <w:rPr>
          <w:rFonts w:ascii="Courier New" w:hAnsi="Courier New"/>
        </w:rPr>
        <w:t>MAG_DCMTOTGA.EXE</w:t>
      </w:r>
      <w:r w:rsidR="00B00523">
        <w:rPr>
          <w:rFonts w:ascii="Courier New" w:hAnsi="Courier New"/>
        </w:rPr>
        <w:fldChar w:fldCharType="begin"/>
      </w:r>
      <w:r>
        <w:instrText xml:space="preserve"> XE "</w:instrText>
      </w:r>
      <w:r>
        <w:rPr>
          <w:rFonts w:ascii="Courier New" w:hAnsi="Courier New"/>
        </w:rPr>
        <w:instrText>MAG_DCMTOTGA.EXE</w:instrText>
      </w:r>
      <w:r>
        <w:instrText xml:space="preserve">" </w:instrText>
      </w:r>
      <w:r w:rsidR="00B00523">
        <w:rPr>
          <w:rFonts w:ascii="Courier New" w:hAnsi="Courier New"/>
        </w:rPr>
        <w:fldChar w:fldCharType="end"/>
      </w:r>
      <w:r>
        <w:t xml:space="preserve">. The image processing rules are parameters of </w:t>
      </w:r>
      <w:r>
        <w:rPr>
          <w:rFonts w:ascii="Courier New" w:hAnsi="Courier New"/>
        </w:rPr>
        <w:t>MAG_DCMTOTGA.EXE</w:t>
      </w:r>
      <w:r>
        <w:t xml:space="preserve"> and control the conversion process. </w:t>
      </w:r>
      <w:r w:rsidRPr="00581F9F">
        <w:t xml:space="preserve">The </w:t>
      </w:r>
      <w:r>
        <w:t>rules</w:t>
      </w:r>
      <w:r w:rsidRPr="00581F9F">
        <w:t xml:space="preserve"> are specified in the master file </w:t>
      </w:r>
      <w:proofErr w:type="spellStart"/>
      <w:r w:rsidRPr="00581F9F">
        <w:rPr>
          <w:b/>
        </w:rPr>
        <w:t>Modality.DIC</w:t>
      </w:r>
      <w:proofErr w:type="spellEnd"/>
      <w:r w:rsidRPr="00581F9F">
        <w:t>.</w:t>
      </w:r>
      <w:r>
        <w:t xml:space="preserve"> They are not case-sensitive.</w:t>
      </w:r>
    </w:p>
    <w:p w:rsidR="003C2803" w:rsidRDefault="003C2803" w:rsidP="003C2803"/>
    <w:p w:rsidR="003C2803" w:rsidRPr="00581F9F" w:rsidRDefault="003C2803" w:rsidP="003C2803">
      <w:r w:rsidRPr="00581F9F">
        <w:t xml:space="preserve">Two sets of rules, separated by a slash (/), can be placed in the &lt;image processing rules&gt; field of the modality record. </w:t>
      </w:r>
      <w:r>
        <w:t>When two sets of rules are present in the same record, t</w:t>
      </w:r>
      <w:r w:rsidRPr="00581F9F">
        <w:t xml:space="preserve">he first set of rules </w:t>
      </w:r>
      <w:r>
        <w:t>defines</w:t>
      </w:r>
      <w:r w:rsidRPr="00581F9F">
        <w:t xml:space="preserve"> the </w:t>
      </w:r>
      <w:r w:rsidRPr="0004754E">
        <w:t>reduced size image</w:t>
      </w:r>
      <w:r w:rsidRPr="00581F9F">
        <w:t xml:space="preserve">. The second set </w:t>
      </w:r>
      <w:r>
        <w:t>defines</w:t>
      </w:r>
      <w:r w:rsidRPr="00581F9F">
        <w:t xml:space="preserve"> the full size image </w:t>
      </w:r>
      <w:r>
        <w:t>that</w:t>
      </w:r>
      <w:r w:rsidRPr="00581F9F">
        <w:t xml:space="preserve"> the diagnostic workstation</w:t>
      </w:r>
      <w:r>
        <w:t xml:space="preserve"> uses</w:t>
      </w:r>
      <w:r w:rsidRPr="00581F9F">
        <w:t xml:space="preserve">. </w:t>
      </w:r>
    </w:p>
    <w:p w:rsidR="003C2803" w:rsidRDefault="003C2803" w:rsidP="003C2803"/>
    <w:p w:rsidR="003C2803" w:rsidRDefault="003C2803" w:rsidP="003C2803">
      <w:r>
        <w:t xml:space="preserve">The value </w:t>
      </w:r>
      <w:r w:rsidRPr="00581F9F">
        <w:rPr>
          <w:b/>
        </w:rPr>
        <w:t>&lt;DICOM&gt;</w:t>
      </w:r>
      <w:r>
        <w:t xml:space="preserve"> in a rule indicates that </w:t>
      </w:r>
      <w:r w:rsidRPr="0004754E">
        <w:t>the DICOM Gateway</w:t>
      </w:r>
      <w:r>
        <w:t xml:space="preserve"> should store the full size images </w:t>
      </w:r>
      <w:r w:rsidRPr="0004754E">
        <w:t>in DICOM format</w:t>
      </w:r>
      <w:r>
        <w:t xml:space="preserve"> (with a .DCM extension). When the value </w:t>
      </w:r>
      <w:r w:rsidRPr="0004754E">
        <w:rPr>
          <w:b/>
        </w:rPr>
        <w:t>&lt;DICOM&gt;</w:t>
      </w:r>
      <w:r w:rsidRPr="0004754E">
        <w:t xml:space="preserve"> </w:t>
      </w:r>
      <w:r>
        <w:t xml:space="preserve">is not present in the rule, the DICOM Gateway stores the full size image with a .BIG extension. </w:t>
      </w:r>
    </w:p>
    <w:p w:rsidR="003C2803" w:rsidRDefault="003C2803" w:rsidP="003C2803"/>
    <w:p w:rsidR="003C2803" w:rsidRDefault="003C2803" w:rsidP="003C2803">
      <w:r>
        <w:t xml:space="preserve">In addition to the full size image, the DICOM Gateway can produce a reduced </w:t>
      </w:r>
      <w:proofErr w:type="spellStart"/>
      <w:r>
        <w:t>Targa</w:t>
      </w:r>
      <w:proofErr w:type="spellEnd"/>
      <w:r>
        <w:t xml:space="preserve"> image (with a .TGA extension). The framing and reduction factors in the modality record define the </w:t>
      </w:r>
      <w:proofErr w:type="spellStart"/>
      <w:r>
        <w:t>Targa</w:t>
      </w:r>
      <w:proofErr w:type="spellEnd"/>
      <w:r>
        <w:t xml:space="preserve"> image.</w:t>
      </w:r>
    </w:p>
    <w:p w:rsidR="003C2803" w:rsidRDefault="003C2803" w:rsidP="003C2803"/>
    <w:p w:rsidR="003C2803" w:rsidRPr="00581F9F" w:rsidRDefault="003C2803" w:rsidP="003C2803">
      <w:r>
        <w:t>The following table explains the framing and reduction parameters and their values:</w:t>
      </w:r>
    </w:p>
    <w:p w:rsidR="002F40DA" w:rsidRDefault="002F40DA" w:rsidP="002F40DA"/>
    <w:p w:rsidR="002F40DA" w:rsidRDefault="002F40DA" w:rsidP="002F40DA">
      <w:pPr>
        <w:ind w:left="1447" w:hanging="885"/>
      </w:pPr>
      <w:proofErr w:type="spellStart"/>
      <w:r>
        <w:rPr>
          <w:b/>
        </w:rPr>
        <w:t>A</w:t>
      </w:r>
      <w:r>
        <w:rPr>
          <w:i/>
        </w:rPr>
        <w:t>nnn</w:t>
      </w:r>
      <w:proofErr w:type="spellEnd"/>
      <w:r>
        <w:tab/>
        <w:t xml:space="preserve">Add </w:t>
      </w:r>
      <w:proofErr w:type="spellStart"/>
      <w:r>
        <w:rPr>
          <w:i/>
        </w:rPr>
        <w:t>nnn</w:t>
      </w:r>
      <w:proofErr w:type="spellEnd"/>
      <w:r>
        <w:t xml:space="preserve"> to each pixel (before the minimum/maximum check is performed).</w:t>
      </w:r>
    </w:p>
    <w:p w:rsidR="002F40DA" w:rsidRDefault="002F40DA" w:rsidP="002F40DA">
      <w:pPr>
        <w:ind w:left="1447" w:hanging="885"/>
      </w:pPr>
    </w:p>
    <w:p w:rsidR="002F40DA" w:rsidRDefault="002F40DA" w:rsidP="002F40DA">
      <w:pPr>
        <w:ind w:left="562"/>
      </w:pPr>
      <w:proofErr w:type="spellStart"/>
      <w:r>
        <w:rPr>
          <w:b/>
        </w:rPr>
        <w:t>B</w:t>
      </w:r>
      <w:r>
        <w:rPr>
          <w:i/>
        </w:rPr>
        <w:t>nnn</w:t>
      </w:r>
      <w:proofErr w:type="spellEnd"/>
      <w:r>
        <w:t>*</w:t>
      </w:r>
      <w:r>
        <w:tab/>
        <w:t>Specifies the number of bits in the original pixel.</w:t>
      </w:r>
    </w:p>
    <w:p w:rsidR="002F40DA" w:rsidRDefault="002F40DA" w:rsidP="002F40DA">
      <w:pPr>
        <w:ind w:left="562"/>
      </w:pPr>
    </w:p>
    <w:p w:rsidR="002F40DA" w:rsidRDefault="002F40DA" w:rsidP="002F40DA">
      <w:pPr>
        <w:ind w:left="562"/>
        <w:rPr>
          <w:i/>
        </w:rPr>
      </w:pPr>
      <w:proofErr w:type="spellStart"/>
      <w:r>
        <w:rPr>
          <w:b/>
        </w:rPr>
        <w:t>C</w:t>
      </w:r>
      <w:r>
        <w:rPr>
          <w:i/>
        </w:rPr>
        <w:t>nnn</w:t>
      </w:r>
      <w:proofErr w:type="spellEnd"/>
      <w:r>
        <w:tab/>
        <w:t xml:space="preserve">Ceiling (maximum) pixel value; any value &gt; </w:t>
      </w:r>
      <w:proofErr w:type="spellStart"/>
      <w:r>
        <w:rPr>
          <w:i/>
        </w:rPr>
        <w:t>nnn</w:t>
      </w:r>
      <w:proofErr w:type="spellEnd"/>
      <w:r>
        <w:t xml:space="preserve"> is replaced by </w:t>
      </w:r>
      <w:proofErr w:type="spellStart"/>
      <w:r>
        <w:rPr>
          <w:i/>
        </w:rPr>
        <w:t>nnn</w:t>
      </w:r>
      <w:proofErr w:type="spellEnd"/>
      <w:r>
        <w:rPr>
          <w:i/>
        </w:rPr>
        <w:t>.</w:t>
      </w:r>
    </w:p>
    <w:p w:rsidR="002F40DA" w:rsidRDefault="002F40DA" w:rsidP="002F40DA">
      <w:pPr>
        <w:ind w:left="562"/>
      </w:pPr>
    </w:p>
    <w:p w:rsidR="002F40DA" w:rsidRDefault="002F40DA" w:rsidP="002F40DA">
      <w:pPr>
        <w:ind w:left="562"/>
        <w:rPr>
          <w:i/>
        </w:rPr>
      </w:pPr>
      <w:proofErr w:type="spellStart"/>
      <w:r>
        <w:rPr>
          <w:b/>
        </w:rPr>
        <w:t>F</w:t>
      </w:r>
      <w:r>
        <w:rPr>
          <w:i/>
        </w:rPr>
        <w:t>nnn</w:t>
      </w:r>
      <w:proofErr w:type="spellEnd"/>
      <w:r>
        <w:tab/>
        <w:t xml:space="preserve">Floor (minimum) pixel value; any value &lt; </w:t>
      </w:r>
      <w:proofErr w:type="spellStart"/>
      <w:r>
        <w:rPr>
          <w:i/>
        </w:rPr>
        <w:t>nnn</w:t>
      </w:r>
      <w:proofErr w:type="spellEnd"/>
      <w:r>
        <w:t xml:space="preserve"> is replaced by </w:t>
      </w:r>
      <w:proofErr w:type="spellStart"/>
      <w:r>
        <w:rPr>
          <w:i/>
        </w:rPr>
        <w:t>nnn</w:t>
      </w:r>
      <w:proofErr w:type="spellEnd"/>
      <w:r>
        <w:rPr>
          <w:i/>
        </w:rPr>
        <w:t>.</w:t>
      </w:r>
    </w:p>
    <w:p w:rsidR="002F40DA" w:rsidRDefault="002F40DA" w:rsidP="002F40DA">
      <w:pPr>
        <w:ind w:left="562"/>
      </w:pPr>
    </w:p>
    <w:p w:rsidR="002F40DA" w:rsidRDefault="002F40DA" w:rsidP="002F40DA">
      <w:pPr>
        <w:ind w:left="562"/>
      </w:pPr>
      <w:r>
        <w:rPr>
          <w:b/>
        </w:rPr>
        <w:t>I</w:t>
      </w:r>
      <w:r>
        <w:tab/>
      </w:r>
      <w:r>
        <w:tab/>
        <w:t>Invert each pixel.</w:t>
      </w:r>
    </w:p>
    <w:p w:rsidR="002F40DA" w:rsidRDefault="002F40DA" w:rsidP="002F40DA">
      <w:pPr>
        <w:ind w:left="562"/>
      </w:pPr>
    </w:p>
    <w:p w:rsidR="002F40DA" w:rsidRDefault="002F40DA" w:rsidP="002F40DA">
      <w:pPr>
        <w:ind w:left="562"/>
      </w:pPr>
      <w:proofErr w:type="spellStart"/>
      <w:r>
        <w:rPr>
          <w:b/>
        </w:rPr>
        <w:t>O</w:t>
      </w:r>
      <w:r>
        <w:rPr>
          <w:i/>
        </w:rPr>
        <w:t>nnn</w:t>
      </w:r>
      <w:proofErr w:type="spellEnd"/>
      <w:r>
        <w:t>*</w:t>
      </w:r>
      <w:r>
        <w:tab/>
        <w:t>Byte offset in the DICOM file to the image.</w:t>
      </w:r>
    </w:p>
    <w:p w:rsidR="002F40DA" w:rsidRDefault="002F40DA" w:rsidP="002F40DA">
      <w:pPr>
        <w:ind w:left="562"/>
      </w:pPr>
    </w:p>
    <w:p w:rsidR="002F40DA" w:rsidRDefault="002F40DA" w:rsidP="002F40DA">
      <w:pPr>
        <w:ind w:left="1440" w:hanging="878"/>
      </w:pPr>
      <w:r>
        <w:rPr>
          <w:b/>
        </w:rPr>
        <w:t>R1</w:t>
      </w:r>
      <w:r>
        <w:tab/>
        <w:t>Reduce the size of the image file by outputting the low-order byte of a two-byte pixel.</w:t>
      </w:r>
    </w:p>
    <w:p w:rsidR="002F40DA" w:rsidRDefault="002F40DA" w:rsidP="002F40DA">
      <w:pPr>
        <w:ind w:left="1440" w:hanging="878"/>
      </w:pPr>
    </w:p>
    <w:p w:rsidR="002F40DA" w:rsidRDefault="002F40DA" w:rsidP="002F40DA">
      <w:pPr>
        <w:ind w:left="1440" w:hanging="878"/>
      </w:pPr>
      <w:r>
        <w:rPr>
          <w:b/>
        </w:rPr>
        <w:t>R2</w:t>
      </w:r>
      <w:r>
        <w:tab/>
        <w:t>Reduce the size of the image file by two by shifting two-byte pixels into one-byte pixels.</w:t>
      </w:r>
    </w:p>
    <w:p w:rsidR="002F40DA" w:rsidRDefault="002F40DA" w:rsidP="002F40DA">
      <w:pPr>
        <w:ind w:left="1440" w:hanging="878"/>
      </w:pPr>
    </w:p>
    <w:p w:rsidR="002F40DA" w:rsidRDefault="002F40DA" w:rsidP="002F40DA">
      <w:pPr>
        <w:ind w:left="1440" w:hanging="878"/>
      </w:pPr>
      <w:r>
        <w:rPr>
          <w:b/>
        </w:rPr>
        <w:t>R4</w:t>
      </w:r>
      <w:r>
        <w:tab/>
        <w:t>Reduce the size of the image by four by combining four pixels into one two-byte pixel.</w:t>
      </w:r>
    </w:p>
    <w:p w:rsidR="002F40DA" w:rsidRDefault="002F40DA" w:rsidP="002F40DA">
      <w:pPr>
        <w:ind w:left="1440" w:hanging="878"/>
      </w:pPr>
    </w:p>
    <w:p w:rsidR="002F40DA" w:rsidRDefault="002F40DA" w:rsidP="002F40DA">
      <w:pPr>
        <w:ind w:left="1440" w:hanging="878"/>
      </w:pPr>
      <w:r>
        <w:rPr>
          <w:b/>
        </w:rPr>
        <w:t>R8</w:t>
      </w:r>
      <w:r>
        <w:tab/>
        <w:t>Reduce the size of the image by eight by combining four pixels into one one-byte pixel.</w:t>
      </w:r>
    </w:p>
    <w:p w:rsidR="002F40DA" w:rsidRDefault="002F40DA" w:rsidP="002F40DA">
      <w:pPr>
        <w:ind w:left="1440" w:hanging="878"/>
      </w:pPr>
    </w:p>
    <w:p w:rsidR="002F40DA" w:rsidRDefault="002F40DA" w:rsidP="002F40DA">
      <w:pPr>
        <w:ind w:left="1440" w:hanging="878"/>
      </w:pPr>
      <w:r>
        <w:rPr>
          <w:b/>
        </w:rPr>
        <w:lastRenderedPageBreak/>
        <w:t>R16</w:t>
      </w:r>
      <w:r>
        <w:tab/>
        <w:t>Reduce the size of the image by sixteen by combining sixteen pixels into one two-byte pixel.</w:t>
      </w:r>
    </w:p>
    <w:p w:rsidR="002F40DA" w:rsidRDefault="002F40DA" w:rsidP="002F40DA">
      <w:pPr>
        <w:ind w:left="1440" w:hanging="878"/>
      </w:pPr>
    </w:p>
    <w:p w:rsidR="002F40DA" w:rsidRDefault="002F40DA" w:rsidP="002F40DA">
      <w:pPr>
        <w:ind w:left="1440" w:hanging="900"/>
      </w:pPr>
      <w:r>
        <w:rPr>
          <w:b/>
        </w:rPr>
        <w:t>R32</w:t>
      </w:r>
      <w:r>
        <w:tab/>
        <w:t>Reduce the size of the image by thirty-two by combining sixteen pixels into one one-byte pixel.</w:t>
      </w:r>
    </w:p>
    <w:p w:rsidR="002F40DA" w:rsidRDefault="002F40DA" w:rsidP="002F40DA">
      <w:pPr>
        <w:ind w:left="1440" w:hanging="900"/>
        <w:rPr>
          <w:rFonts w:ascii="Arial" w:hAnsi="Arial" w:cs="Arial"/>
        </w:rPr>
      </w:pPr>
    </w:p>
    <w:p w:rsidR="002F40DA" w:rsidRDefault="002F40DA" w:rsidP="002F40DA">
      <w:pPr>
        <w:ind w:left="1440" w:hanging="878"/>
      </w:pPr>
      <w:proofErr w:type="spellStart"/>
      <w:r>
        <w:rPr>
          <w:b/>
        </w:rPr>
        <w:t>S</w:t>
      </w:r>
      <w:r>
        <w:rPr>
          <w:i/>
        </w:rPr>
        <w:t>nnn</w:t>
      </w:r>
      <w:proofErr w:type="spellEnd"/>
      <w:r>
        <w:tab/>
        <w:t xml:space="preserve">Subtract </w:t>
      </w:r>
      <w:proofErr w:type="spellStart"/>
      <w:r>
        <w:rPr>
          <w:i/>
        </w:rPr>
        <w:t>nnn</w:t>
      </w:r>
      <w:proofErr w:type="spellEnd"/>
      <w:r>
        <w:t xml:space="preserve"> from each pixel (unsigned arithmetic, executed before add is performed).</w:t>
      </w:r>
    </w:p>
    <w:p w:rsidR="002F40DA" w:rsidRDefault="002F40DA" w:rsidP="002F40DA">
      <w:pPr>
        <w:ind w:left="1440" w:hanging="878"/>
      </w:pPr>
    </w:p>
    <w:p w:rsidR="002F40DA" w:rsidRDefault="002F40DA" w:rsidP="002F40DA">
      <w:pPr>
        <w:ind w:left="1440" w:hanging="878"/>
      </w:pPr>
      <w:proofErr w:type="spellStart"/>
      <w:r>
        <w:rPr>
          <w:b/>
        </w:rPr>
        <w:t>X</w:t>
      </w:r>
      <w:r>
        <w:rPr>
          <w:i/>
        </w:rPr>
        <w:t>nnn</w:t>
      </w:r>
      <w:proofErr w:type="spellEnd"/>
      <w:r>
        <w:t>*</w:t>
      </w:r>
      <w:r>
        <w:tab/>
        <w:t>X-dimension of the image (horizontal width or the number of columns).</w:t>
      </w:r>
    </w:p>
    <w:p w:rsidR="002F40DA" w:rsidRDefault="002F40DA" w:rsidP="002F40DA">
      <w:pPr>
        <w:ind w:left="1440" w:hanging="878"/>
      </w:pPr>
    </w:p>
    <w:p w:rsidR="002F40DA" w:rsidRDefault="002F40DA" w:rsidP="002F40DA">
      <w:pPr>
        <w:ind w:left="562"/>
      </w:pPr>
      <w:proofErr w:type="spellStart"/>
      <w:r>
        <w:rPr>
          <w:b/>
        </w:rPr>
        <w:t>Y</w:t>
      </w:r>
      <w:r>
        <w:rPr>
          <w:i/>
        </w:rPr>
        <w:t>nnn</w:t>
      </w:r>
      <w:proofErr w:type="spellEnd"/>
      <w:r>
        <w:t>*</w:t>
      </w:r>
      <w:r>
        <w:tab/>
        <w:t>Y-dimension of the image (vertical height or the number of rows).</w:t>
      </w:r>
    </w:p>
    <w:p w:rsidR="002F40DA" w:rsidRDefault="002F40DA" w:rsidP="002F40DA">
      <w:pPr>
        <w:ind w:left="562"/>
      </w:pPr>
    </w:p>
    <w:p w:rsidR="003C2803" w:rsidRDefault="003C2803" w:rsidP="003C2803">
      <w:pPr>
        <w:pStyle w:val="aNormal0"/>
        <w:spacing w:before="0" w:after="180"/>
      </w:pPr>
      <w:r>
        <w:t xml:space="preserve">When it processes an image, the DICOM Gateway validates the image processing rules. This is necessary to ensure that the original copy of the image is not altered during storage and is essential for compliance with DICOM Level 2 archive standards. Images, like CR and DX, can only have </w:t>
      </w:r>
      <w:r w:rsidRPr="00941649">
        <w:rPr>
          <w:rStyle w:val="bPlainText"/>
        </w:rPr>
        <w:t>&lt;DICOM&gt;</w:t>
      </w:r>
      <w:r>
        <w:t xml:space="preserve"> or no parameter in </w:t>
      </w:r>
      <w:proofErr w:type="spellStart"/>
      <w:r w:rsidRPr="00570B34">
        <w:rPr>
          <w:rStyle w:val="Strong"/>
        </w:rPr>
        <w:t>Modality.dic</w:t>
      </w:r>
      <w:proofErr w:type="spellEnd"/>
      <w:r>
        <w:t xml:space="preserve"> for the full size image. The image processing rules for such images cannot have reduction and framing parameters. In addition to this, the reduced image associated with these types of images, must have a valid reduction factor (</w:t>
      </w:r>
      <w:proofErr w:type="spellStart"/>
      <w:r w:rsidRPr="00A24B9A">
        <w:rPr>
          <w:b/>
        </w:rPr>
        <w:t>Rnn</w:t>
      </w:r>
      <w:proofErr w:type="spellEnd"/>
      <w:r>
        <w:t xml:space="preserve">), where </w:t>
      </w:r>
      <w:proofErr w:type="spellStart"/>
      <w:r w:rsidRPr="00A24B9A">
        <w:rPr>
          <w:b/>
        </w:rPr>
        <w:t>nn</w:t>
      </w:r>
      <w:proofErr w:type="spellEnd"/>
      <w:r>
        <w:t xml:space="preserve"> represents a reduction value with one to two digits. The reduced image may also have framing parameters defined. </w:t>
      </w:r>
    </w:p>
    <w:p w:rsidR="003C2803" w:rsidRDefault="003C2803" w:rsidP="003C2803">
      <w:pPr>
        <w:pStyle w:val="aNormal0"/>
        <w:keepNext/>
      </w:pPr>
      <w:r>
        <w:t xml:space="preserve">The following examples are valid and will be accepted. </w:t>
      </w:r>
      <w:r>
        <w:br/>
        <w:t>(Please note that these are partial entries shortened for simplicity.)</w:t>
      </w:r>
    </w:p>
    <w:p w:rsidR="003C2803" w:rsidRPr="00594928" w:rsidRDefault="003C2803" w:rsidP="003C2803">
      <w:pPr>
        <w:pStyle w:val="aPlainText"/>
        <w:ind w:left="1440"/>
      </w:pPr>
      <w:r>
        <w:t xml:space="preserve">ACME, </w:t>
      </w:r>
      <w:proofErr w:type="spellStart"/>
      <w:r>
        <w:t>Inc.|Coyotes</w:t>
      </w:r>
      <w:proofErr w:type="spellEnd"/>
      <w:r>
        <w:t xml:space="preserve"> </w:t>
      </w:r>
      <w:proofErr w:type="spellStart"/>
      <w:r>
        <w:t>Rule|CR</w:t>
      </w:r>
      <w:proofErr w:type="spellEnd"/>
      <w:r>
        <w:t>|</w:t>
      </w:r>
    </w:p>
    <w:p w:rsidR="003C2803" w:rsidRDefault="003C2803" w:rsidP="003C2803">
      <w:pPr>
        <w:pStyle w:val="aPlainText"/>
        <w:ind w:left="1440"/>
      </w:pPr>
      <w:r>
        <w:t xml:space="preserve">ACME, </w:t>
      </w:r>
      <w:proofErr w:type="spellStart"/>
      <w:r>
        <w:t>Inc.|Coyotes</w:t>
      </w:r>
      <w:proofErr w:type="spellEnd"/>
      <w:r>
        <w:t xml:space="preserve"> </w:t>
      </w:r>
      <w:proofErr w:type="spellStart"/>
      <w:r>
        <w:t>Rule|CR</w:t>
      </w:r>
      <w:proofErr w:type="spellEnd"/>
      <w:r>
        <w:t xml:space="preserve">|&lt;DICOM&gt; </w:t>
      </w:r>
    </w:p>
    <w:p w:rsidR="003C2803" w:rsidRDefault="003C2803" w:rsidP="003C2803">
      <w:pPr>
        <w:pStyle w:val="aPlainText"/>
        <w:ind w:left="1440"/>
      </w:pPr>
      <w:r>
        <w:t xml:space="preserve">ACME, </w:t>
      </w:r>
      <w:proofErr w:type="spellStart"/>
      <w:r>
        <w:t>Inc.|Coyotes</w:t>
      </w:r>
      <w:proofErr w:type="spellEnd"/>
      <w:r>
        <w:t xml:space="preserve"> </w:t>
      </w:r>
      <w:proofErr w:type="spellStart"/>
      <w:r>
        <w:t>Rule|CR</w:t>
      </w:r>
      <w:proofErr w:type="spellEnd"/>
      <w:r>
        <w:t>| R8/</w:t>
      </w:r>
    </w:p>
    <w:p w:rsidR="003C2803" w:rsidRDefault="003C2803" w:rsidP="003C2803">
      <w:pPr>
        <w:pStyle w:val="aPlainText"/>
        <w:ind w:left="1440"/>
      </w:pPr>
      <w:r>
        <w:t xml:space="preserve">ACME, </w:t>
      </w:r>
      <w:proofErr w:type="spellStart"/>
      <w:r>
        <w:t>Inc.|Coyotes</w:t>
      </w:r>
      <w:proofErr w:type="spellEnd"/>
      <w:r>
        <w:t xml:space="preserve"> </w:t>
      </w:r>
      <w:proofErr w:type="spellStart"/>
      <w:r>
        <w:t>Rule|CR</w:t>
      </w:r>
      <w:proofErr w:type="spellEnd"/>
      <w:r>
        <w:t>| R8/&lt;DICOM&gt;</w:t>
      </w:r>
    </w:p>
    <w:p w:rsidR="003C2803" w:rsidRDefault="003C2803" w:rsidP="003C2803">
      <w:pPr>
        <w:pStyle w:val="aPlainText"/>
        <w:ind w:left="1440"/>
      </w:pPr>
      <w:r>
        <w:t xml:space="preserve">ACME, </w:t>
      </w:r>
      <w:proofErr w:type="spellStart"/>
      <w:r>
        <w:t>Inc.|Coyotes</w:t>
      </w:r>
      <w:proofErr w:type="spellEnd"/>
      <w:r>
        <w:t xml:space="preserve"> Rule|CR|b10 f0 c1023 R8/</w:t>
      </w:r>
    </w:p>
    <w:p w:rsidR="003C2803" w:rsidRDefault="003C2803" w:rsidP="003C2803">
      <w:pPr>
        <w:pStyle w:val="aPlainText"/>
        <w:ind w:left="1440"/>
      </w:pPr>
      <w:r>
        <w:t xml:space="preserve">ACME, </w:t>
      </w:r>
      <w:proofErr w:type="spellStart"/>
      <w:r>
        <w:t>Inc.|Coyotes</w:t>
      </w:r>
      <w:proofErr w:type="spellEnd"/>
      <w:r>
        <w:t xml:space="preserve"> Rule|CR|b10 f0 c1023 R8/&lt;DICOM&gt;</w:t>
      </w:r>
    </w:p>
    <w:p w:rsidR="003C2803" w:rsidRDefault="003C2803" w:rsidP="003C2803">
      <w:pPr>
        <w:pStyle w:val="aPlainText"/>
        <w:ind w:left="1080"/>
      </w:pPr>
    </w:p>
    <w:p w:rsidR="003C2803" w:rsidRDefault="003C2803" w:rsidP="003C2803">
      <w:pPr>
        <w:pStyle w:val="aNormal0"/>
        <w:keepNext/>
        <w:spacing w:after="160"/>
      </w:pPr>
      <w:r>
        <w:t xml:space="preserve">The following rules define syntax of in the </w:t>
      </w:r>
      <w:proofErr w:type="spellStart"/>
      <w:r w:rsidRPr="00941649">
        <w:rPr>
          <w:b/>
        </w:rPr>
        <w:t>Modality.dic</w:t>
      </w:r>
      <w:proofErr w:type="spellEnd"/>
      <w:r w:rsidRPr="00941649">
        <w:t xml:space="preserve"> </w:t>
      </w:r>
      <w:r>
        <w:t>file:</w:t>
      </w:r>
    </w:p>
    <w:p w:rsidR="003C2803" w:rsidRDefault="003C2803" w:rsidP="00905AF2">
      <w:pPr>
        <w:pStyle w:val="aNormal0"/>
        <w:keepNext/>
        <w:numPr>
          <w:ilvl w:val="0"/>
          <w:numId w:val="57"/>
        </w:numPr>
        <w:spacing w:before="0" w:after="240"/>
      </w:pPr>
      <w:r>
        <w:t xml:space="preserve">The backslash can be followed </w:t>
      </w:r>
      <w:r w:rsidRPr="00463E5A">
        <w:rPr>
          <w:b/>
          <w:i/>
        </w:rPr>
        <w:t xml:space="preserve">only by </w:t>
      </w:r>
      <w:r w:rsidRPr="00941649">
        <w:rPr>
          <w:rStyle w:val="bPlainText"/>
        </w:rPr>
        <w:t>&lt;DICOM&gt;</w:t>
      </w:r>
      <w:r>
        <w:t>. That is, the backslash cannot be followed by a reduction factor, a framing factor, or a space.</w:t>
      </w:r>
    </w:p>
    <w:p w:rsidR="003C2803" w:rsidRDefault="003C2803" w:rsidP="00905AF2">
      <w:pPr>
        <w:pStyle w:val="aNormal0"/>
        <w:numPr>
          <w:ilvl w:val="1"/>
          <w:numId w:val="56"/>
        </w:numPr>
        <w:spacing w:before="0" w:after="240"/>
      </w:pPr>
      <w:r>
        <w:t xml:space="preserve">When the backslash is followed by </w:t>
      </w:r>
      <w:r w:rsidRPr="00941649">
        <w:rPr>
          <w:rStyle w:val="bPlainText"/>
        </w:rPr>
        <w:t>&lt;DICOM&gt;</w:t>
      </w:r>
      <w:r>
        <w:t>, the image will be processed in DICOM format. Its full size image will be stored with a .DCM extension and its reduced size image will have a TGA extension.</w:t>
      </w:r>
    </w:p>
    <w:p w:rsidR="003C2803" w:rsidRDefault="003C2803" w:rsidP="00905AF2">
      <w:pPr>
        <w:pStyle w:val="aNormal0"/>
        <w:numPr>
          <w:ilvl w:val="1"/>
          <w:numId w:val="56"/>
        </w:numPr>
        <w:spacing w:before="0" w:after="240"/>
      </w:pPr>
      <w:r>
        <w:t xml:space="preserve">When the backslash is </w:t>
      </w:r>
      <w:r>
        <w:rPr>
          <w:b/>
          <w:i/>
        </w:rPr>
        <w:t>not</w:t>
      </w:r>
      <w:r>
        <w:t xml:space="preserve"> followed by</w:t>
      </w:r>
      <w:r w:rsidRPr="00941649">
        <w:rPr>
          <w:rStyle w:val="bPlainText"/>
        </w:rPr>
        <w:t xml:space="preserve"> &lt;DICOM&gt;</w:t>
      </w:r>
      <w:r>
        <w:t xml:space="preserve">, the image will be processed in </w:t>
      </w:r>
      <w:proofErr w:type="spellStart"/>
      <w:r>
        <w:t>Targa</w:t>
      </w:r>
      <w:proofErr w:type="spellEnd"/>
      <w:r>
        <w:t xml:space="preserve"> format. Its full size image will be stored with a .BIG extension</w:t>
      </w:r>
      <w:r w:rsidRPr="00C802C2">
        <w:t xml:space="preserve"> </w:t>
      </w:r>
      <w:r>
        <w:t>and its reduced size image will have a TGA extension.</w:t>
      </w:r>
    </w:p>
    <w:p w:rsidR="003C2803" w:rsidRDefault="003C2803" w:rsidP="00905AF2">
      <w:pPr>
        <w:pStyle w:val="aNormal0"/>
        <w:numPr>
          <w:ilvl w:val="0"/>
          <w:numId w:val="56"/>
        </w:numPr>
        <w:spacing w:before="0" w:after="240"/>
      </w:pPr>
      <w:r>
        <w:t xml:space="preserve">The framing and reduction parameters should </w:t>
      </w:r>
      <w:r w:rsidRPr="00C802C2">
        <w:rPr>
          <w:b/>
          <w:i/>
        </w:rPr>
        <w:t>precede</w:t>
      </w:r>
      <w:r>
        <w:t xml:space="preserve"> the backslash. </w:t>
      </w:r>
    </w:p>
    <w:p w:rsidR="003C2803" w:rsidRDefault="003C2803" w:rsidP="00905AF2">
      <w:pPr>
        <w:pStyle w:val="aNormal0"/>
        <w:numPr>
          <w:ilvl w:val="0"/>
          <w:numId w:val="56"/>
        </w:numPr>
        <w:spacing w:before="0" w:after="240"/>
      </w:pPr>
      <w:r>
        <w:t xml:space="preserve">When there is a backslash, the reduction factor should be specified. That is, a backslash should </w:t>
      </w:r>
      <w:r w:rsidRPr="00463E5A">
        <w:rPr>
          <w:b/>
          <w:i/>
        </w:rPr>
        <w:t>always</w:t>
      </w:r>
      <w:r>
        <w:t xml:space="preserve"> be preceded by a reduction factor. The backslash should not be used when a reduction factor is not specified.</w:t>
      </w:r>
    </w:p>
    <w:p w:rsidR="003C2803" w:rsidRDefault="003C2803" w:rsidP="003C2803">
      <w:pPr>
        <w:pStyle w:val="aNormal0"/>
        <w:ind w:left="360"/>
      </w:pPr>
      <w:r w:rsidRPr="00924EF0">
        <w:lastRenderedPageBreak/>
        <w:t xml:space="preserve">The following examples are </w:t>
      </w:r>
      <w:r w:rsidRPr="00594928">
        <w:rPr>
          <w:i/>
        </w:rPr>
        <w:t>not</w:t>
      </w:r>
      <w:r w:rsidRPr="00924EF0">
        <w:t xml:space="preserve"> valid and</w:t>
      </w:r>
      <w:r>
        <w:t xml:space="preserve"> will be rejected. </w:t>
      </w:r>
    </w:p>
    <w:p w:rsidR="003C2803" w:rsidRPr="00594928" w:rsidRDefault="003C2803" w:rsidP="003C2803">
      <w:pPr>
        <w:pStyle w:val="aPlainText"/>
        <w:ind w:left="1440"/>
      </w:pPr>
      <w:r w:rsidRPr="00594928">
        <w:t xml:space="preserve">ACME, </w:t>
      </w:r>
      <w:proofErr w:type="spellStart"/>
      <w:r w:rsidRPr="00594928">
        <w:t>Inc.|Coyotes</w:t>
      </w:r>
      <w:proofErr w:type="spellEnd"/>
      <w:r w:rsidRPr="00594928">
        <w:t xml:space="preserve"> </w:t>
      </w:r>
      <w:proofErr w:type="spellStart"/>
      <w:r w:rsidRPr="00594928">
        <w:t>Rule|CR</w:t>
      </w:r>
      <w:proofErr w:type="spellEnd"/>
      <w:r w:rsidRPr="00594928">
        <w:t>|</w:t>
      </w:r>
      <w:r>
        <w:t xml:space="preserve">  /</w:t>
      </w:r>
      <w:r w:rsidRPr="00594928">
        <w:t xml:space="preserve">&lt;DICOM&gt; </w:t>
      </w:r>
    </w:p>
    <w:p w:rsidR="003C2803" w:rsidRPr="00594928" w:rsidRDefault="003C2803" w:rsidP="003C2803">
      <w:pPr>
        <w:pStyle w:val="aPlainText"/>
        <w:ind w:left="1440"/>
      </w:pPr>
      <w:r w:rsidRPr="00594928">
        <w:t xml:space="preserve">ACME, </w:t>
      </w:r>
      <w:proofErr w:type="spellStart"/>
      <w:r w:rsidRPr="00594928">
        <w:t>Inc.|Coyotes</w:t>
      </w:r>
      <w:proofErr w:type="spellEnd"/>
      <w:r w:rsidRPr="00594928">
        <w:t xml:space="preserve"> </w:t>
      </w:r>
      <w:proofErr w:type="spellStart"/>
      <w:r w:rsidRPr="00594928">
        <w:t>Rule|CR</w:t>
      </w:r>
      <w:proofErr w:type="spellEnd"/>
      <w:r w:rsidRPr="00594928">
        <w:t>| R8/</w:t>
      </w:r>
      <w:r>
        <w:t>R8</w:t>
      </w:r>
    </w:p>
    <w:p w:rsidR="003C2803" w:rsidRPr="00594928" w:rsidRDefault="003C2803" w:rsidP="003C2803">
      <w:pPr>
        <w:pStyle w:val="aPlainText"/>
        <w:ind w:left="1440"/>
      </w:pPr>
      <w:r w:rsidRPr="00594928">
        <w:t xml:space="preserve">ACME, </w:t>
      </w:r>
      <w:proofErr w:type="spellStart"/>
      <w:r w:rsidRPr="00594928">
        <w:t>Inc.|Coyotes</w:t>
      </w:r>
      <w:proofErr w:type="spellEnd"/>
      <w:r w:rsidRPr="00594928">
        <w:t xml:space="preserve"> </w:t>
      </w:r>
      <w:proofErr w:type="spellStart"/>
      <w:r w:rsidRPr="00594928">
        <w:t>Rule|CR</w:t>
      </w:r>
      <w:proofErr w:type="spellEnd"/>
      <w:r w:rsidRPr="00594928">
        <w:t>| R8/</w:t>
      </w:r>
      <w:r>
        <w:t>R8</w:t>
      </w:r>
      <w:r w:rsidRPr="00594928">
        <w:t>&lt;DICOM&gt;</w:t>
      </w:r>
    </w:p>
    <w:p w:rsidR="003C2803" w:rsidRPr="00594928" w:rsidRDefault="003C2803" w:rsidP="003C2803">
      <w:pPr>
        <w:pStyle w:val="aPlainText"/>
        <w:ind w:left="1440"/>
      </w:pPr>
      <w:r w:rsidRPr="00594928">
        <w:t xml:space="preserve">ACME, </w:t>
      </w:r>
      <w:proofErr w:type="spellStart"/>
      <w:r w:rsidRPr="00594928">
        <w:t>Inc.|Coyotes</w:t>
      </w:r>
      <w:proofErr w:type="spellEnd"/>
      <w:r w:rsidRPr="00594928">
        <w:t xml:space="preserve"> Rule|CR|b10 f0 c1023 R8/</w:t>
      </w:r>
      <w:r w:rsidRPr="00897CAA">
        <w:t>|b10 f0</w:t>
      </w:r>
    </w:p>
    <w:p w:rsidR="003C2803" w:rsidRPr="00594928" w:rsidRDefault="003C2803" w:rsidP="003C2803">
      <w:pPr>
        <w:pStyle w:val="aPlainText"/>
        <w:ind w:left="1440"/>
      </w:pPr>
      <w:r w:rsidRPr="00594928">
        <w:t xml:space="preserve">ACME, </w:t>
      </w:r>
      <w:proofErr w:type="spellStart"/>
      <w:r w:rsidRPr="00594928">
        <w:t>Inc.|Coyotes</w:t>
      </w:r>
      <w:proofErr w:type="spellEnd"/>
      <w:r w:rsidRPr="00594928">
        <w:t xml:space="preserve"> Rule|CR|b10 f0 c1023 R8/</w:t>
      </w:r>
      <w:r w:rsidRPr="00897CAA">
        <w:rPr>
          <w:color w:val="000000"/>
        </w:rPr>
        <w:t xml:space="preserve"> </w:t>
      </w:r>
      <w:r w:rsidRPr="00897CAA">
        <w:t>b10 f0</w:t>
      </w:r>
      <w:r>
        <w:t xml:space="preserve"> </w:t>
      </w:r>
      <w:r w:rsidRPr="00594928">
        <w:t>&lt;DICOM&gt;</w:t>
      </w:r>
    </w:p>
    <w:p w:rsidR="003C2803" w:rsidRDefault="003C2803" w:rsidP="003C2803">
      <w:pPr>
        <w:pStyle w:val="aPlainText"/>
        <w:ind w:left="1440"/>
      </w:pPr>
      <w:r w:rsidRPr="00594928">
        <w:t xml:space="preserve">ACME, </w:t>
      </w:r>
      <w:proofErr w:type="spellStart"/>
      <w:r w:rsidRPr="00594928">
        <w:t>Inc.|Coyotes</w:t>
      </w:r>
      <w:proofErr w:type="spellEnd"/>
      <w:r w:rsidRPr="00594928">
        <w:t xml:space="preserve"> </w:t>
      </w:r>
      <w:proofErr w:type="spellStart"/>
      <w:r w:rsidRPr="00594928">
        <w:t>Rule|CR</w:t>
      </w:r>
      <w:proofErr w:type="spellEnd"/>
      <w:r w:rsidRPr="00594928">
        <w:t>|</w:t>
      </w:r>
      <w:r>
        <w:t xml:space="preserve"> R8</w:t>
      </w:r>
      <w:r w:rsidRPr="00594928">
        <w:t>/&lt;DICOM&gt;</w:t>
      </w:r>
      <w:r w:rsidRPr="00897CAA">
        <w:t>&lt;DICOM&gt;</w:t>
      </w:r>
    </w:p>
    <w:p w:rsidR="002F40DA" w:rsidRDefault="002F40DA" w:rsidP="002F40DA"/>
    <w:p w:rsidR="002F40DA" w:rsidRDefault="002F40DA" w:rsidP="007A30E2">
      <w:pPr>
        <w:pStyle w:val="Heading6"/>
      </w:pPr>
      <w:r>
        <w:t>B.4.</w:t>
      </w:r>
      <w:r w:rsidR="00F908D2">
        <w:t>3</w:t>
      </w:r>
      <w:r>
        <w:t>.2.1.1  Typical Values for Image Conversion Parameters</w:t>
      </w:r>
      <w:bookmarkEnd w:id="1804"/>
      <w:bookmarkEnd w:id="1805"/>
    </w:p>
    <w:p w:rsidR="002F40DA" w:rsidRDefault="002F40DA" w:rsidP="002F40DA"/>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30"/>
        <w:gridCol w:w="5640"/>
      </w:tblGrid>
      <w:tr w:rsidR="002F40DA" w:rsidTr="00441EC1">
        <w:trPr>
          <w:tblHeader/>
        </w:trPr>
        <w:tc>
          <w:tcPr>
            <w:tcW w:w="3630" w:type="dxa"/>
            <w:shd w:val="pct15" w:color="auto" w:fill="auto"/>
          </w:tcPr>
          <w:p w:rsidR="002F40DA" w:rsidRDefault="002F40DA" w:rsidP="00011B09">
            <w:pPr>
              <w:spacing w:before="120" w:after="120"/>
              <w:jc w:val="center"/>
              <w:rPr>
                <w:b/>
              </w:rPr>
            </w:pPr>
            <w:r>
              <w:rPr>
                <w:b/>
              </w:rPr>
              <w:t>Parameter Value</w:t>
            </w:r>
          </w:p>
        </w:tc>
        <w:tc>
          <w:tcPr>
            <w:tcW w:w="5640" w:type="dxa"/>
            <w:shd w:val="pct15" w:color="auto" w:fill="auto"/>
          </w:tcPr>
          <w:p w:rsidR="002F40DA" w:rsidRDefault="002F40DA" w:rsidP="00011B09">
            <w:pPr>
              <w:spacing w:before="120" w:after="120"/>
              <w:jc w:val="center"/>
              <w:rPr>
                <w:b/>
              </w:rPr>
            </w:pPr>
            <w:r>
              <w:rPr>
                <w:b/>
              </w:rPr>
              <w:t>Equipment</w:t>
            </w:r>
          </w:p>
        </w:tc>
      </w:tr>
      <w:tr w:rsidR="002F40DA" w:rsidTr="00441EC1">
        <w:tc>
          <w:tcPr>
            <w:tcW w:w="3630" w:type="dxa"/>
          </w:tcPr>
          <w:p w:rsidR="002F40DA" w:rsidRDefault="002F40DA" w:rsidP="00011B09">
            <w:pPr>
              <w:spacing w:before="120" w:after="120"/>
            </w:pPr>
            <w:r>
              <w:t>&lt;DICOM&gt;</w:t>
            </w:r>
          </w:p>
        </w:tc>
        <w:tc>
          <w:tcPr>
            <w:tcW w:w="5640" w:type="dxa"/>
          </w:tcPr>
          <w:p w:rsidR="002F40DA" w:rsidRDefault="002F40DA" w:rsidP="00011B09">
            <w:pPr>
              <w:spacing w:before="120" w:after="120"/>
            </w:pPr>
            <w:r>
              <w:t xml:space="preserve">Images stored in </w:t>
            </w:r>
            <w:smartTag w:uri="urn:schemas-microsoft-com:office:smarttags" w:element="place">
              <w:r>
                <w:t>VistA</w:t>
              </w:r>
            </w:smartTag>
            <w:r>
              <w:t xml:space="preserve"> in DICOM format, exactly as they were received from the instrument.</w:t>
            </w:r>
          </w:p>
        </w:tc>
      </w:tr>
      <w:tr w:rsidR="002F40DA" w:rsidTr="00441EC1">
        <w:tc>
          <w:tcPr>
            <w:tcW w:w="3630" w:type="dxa"/>
          </w:tcPr>
          <w:p w:rsidR="002F40DA" w:rsidRDefault="002F40DA" w:rsidP="00011B09">
            <w:pPr>
              <w:spacing w:before="120" w:after="120"/>
            </w:pPr>
            <w:r>
              <w:t>b8</w:t>
            </w:r>
          </w:p>
        </w:tc>
        <w:tc>
          <w:tcPr>
            <w:tcW w:w="5640" w:type="dxa"/>
          </w:tcPr>
          <w:p w:rsidR="002F40DA" w:rsidRDefault="002F40DA" w:rsidP="00011B09">
            <w:pPr>
              <w:spacing w:before="120" w:after="120"/>
            </w:pPr>
            <w:proofErr w:type="spellStart"/>
            <w:r>
              <w:t>Acuson</w:t>
            </w:r>
            <w:proofErr w:type="spellEnd"/>
            <w:r>
              <w:t xml:space="preserve">, </w:t>
            </w:r>
            <w:smartTag w:uri="urn:schemas-microsoft-com:office:smarttags" w:element="place">
              <w:smartTag w:uri="urn:schemas-microsoft-com:office:smarttags" w:element="City">
                <w:r>
                  <w:t>Sequoia</w:t>
                </w:r>
              </w:smartTag>
              <w:r>
                <w:t xml:space="preserve">, </w:t>
              </w:r>
              <w:smartTag w:uri="urn:schemas-microsoft-com:office:smarttags" w:element="country-region">
                <w:r>
                  <w:t>US</w:t>
                </w:r>
              </w:smartTag>
            </w:smartTag>
          </w:p>
        </w:tc>
      </w:tr>
      <w:tr w:rsidR="002F40DA" w:rsidTr="00441EC1">
        <w:tc>
          <w:tcPr>
            <w:tcW w:w="3630" w:type="dxa"/>
          </w:tcPr>
          <w:p w:rsidR="002F40DA" w:rsidRDefault="002F40DA" w:rsidP="00011B09">
            <w:pPr>
              <w:spacing w:before="120" w:after="120"/>
            </w:pPr>
            <w:r>
              <w:t>b12 f0 c4095</w:t>
            </w:r>
          </w:p>
        </w:tc>
        <w:tc>
          <w:tcPr>
            <w:tcW w:w="5640" w:type="dxa"/>
          </w:tcPr>
          <w:p w:rsidR="002F40DA" w:rsidRDefault="002F40DA" w:rsidP="00011B09">
            <w:pPr>
              <w:spacing w:before="120" w:after="120"/>
            </w:pPr>
            <w:r>
              <w:t>ADAC, *, NM</w:t>
            </w:r>
          </w:p>
        </w:tc>
      </w:tr>
      <w:tr w:rsidR="002F40DA" w:rsidTr="00441EC1">
        <w:trPr>
          <w:trHeight w:val="614"/>
        </w:trPr>
        <w:tc>
          <w:tcPr>
            <w:tcW w:w="3630" w:type="dxa"/>
          </w:tcPr>
          <w:p w:rsidR="002F40DA" w:rsidRDefault="002F40DA" w:rsidP="00011B09">
            <w:pPr>
              <w:spacing w:before="120" w:after="120"/>
            </w:pPr>
            <w:r>
              <w:t>b12 f0 c4095</w:t>
            </w:r>
          </w:p>
        </w:tc>
        <w:tc>
          <w:tcPr>
            <w:tcW w:w="5640" w:type="dxa"/>
          </w:tcPr>
          <w:p w:rsidR="002F40DA" w:rsidRDefault="002F40DA" w:rsidP="00011B09">
            <w:pPr>
              <w:pStyle w:val="FootnoteText"/>
              <w:spacing w:before="120" w:after="120"/>
            </w:pPr>
            <w:r>
              <w:t xml:space="preserve">ADAC, </w:t>
            </w:r>
            <w:proofErr w:type="spellStart"/>
            <w:r>
              <w:t>Solus</w:t>
            </w:r>
            <w:proofErr w:type="spellEnd"/>
            <w:r>
              <w:t>, NM</w:t>
            </w:r>
          </w:p>
        </w:tc>
      </w:tr>
      <w:tr w:rsidR="002F40DA" w:rsidTr="00441EC1">
        <w:tc>
          <w:tcPr>
            <w:tcW w:w="3630" w:type="dxa"/>
          </w:tcPr>
          <w:p w:rsidR="002F40DA" w:rsidRDefault="002F40DA" w:rsidP="00011B09">
            <w:pPr>
              <w:spacing w:before="120" w:after="120"/>
            </w:pPr>
            <w:r>
              <w:t>b12 f0 c4095</w:t>
            </w:r>
          </w:p>
        </w:tc>
        <w:tc>
          <w:tcPr>
            <w:tcW w:w="5640" w:type="dxa"/>
          </w:tcPr>
          <w:p w:rsidR="002F40DA" w:rsidRDefault="002F40DA" w:rsidP="00011B09">
            <w:pPr>
              <w:spacing w:before="120" w:after="120"/>
            </w:pPr>
            <w:r>
              <w:t>ADAC, Vertex, NM</w:t>
            </w:r>
          </w:p>
        </w:tc>
      </w:tr>
      <w:tr w:rsidR="002F40DA" w:rsidTr="00441EC1">
        <w:tc>
          <w:tcPr>
            <w:tcW w:w="3630" w:type="dxa"/>
          </w:tcPr>
          <w:p w:rsidR="003C2803" w:rsidRDefault="003C2803" w:rsidP="003C2803">
            <w:pPr>
              <w:spacing w:before="120" w:after="120"/>
            </w:pPr>
            <w:r>
              <w:t>b12 f0 c4095 R8/ or</w:t>
            </w:r>
          </w:p>
          <w:p w:rsidR="002F40DA" w:rsidRDefault="003C2803" w:rsidP="003C2803">
            <w:pPr>
              <w:spacing w:before="120" w:after="120"/>
            </w:pPr>
            <w:r>
              <w:t>b12 f0 c4095 R8/&lt;DICOM&gt;</w:t>
            </w:r>
          </w:p>
        </w:tc>
        <w:tc>
          <w:tcPr>
            <w:tcW w:w="5640" w:type="dxa"/>
          </w:tcPr>
          <w:p w:rsidR="002F40DA" w:rsidRDefault="002F40DA" w:rsidP="00011B09">
            <w:pPr>
              <w:spacing w:before="120" w:after="120"/>
            </w:pPr>
            <w:r>
              <w:t>AGFA, ADC 5145, CR</w:t>
            </w:r>
          </w:p>
        </w:tc>
      </w:tr>
      <w:tr w:rsidR="002F40DA" w:rsidTr="00441EC1">
        <w:tc>
          <w:tcPr>
            <w:tcW w:w="3630" w:type="dxa"/>
          </w:tcPr>
          <w:p w:rsidR="002F40DA" w:rsidRDefault="002F40DA" w:rsidP="00011B09">
            <w:pPr>
              <w:spacing w:before="120" w:after="120"/>
            </w:pPr>
            <w:r>
              <w:t>b8</w:t>
            </w:r>
          </w:p>
        </w:tc>
        <w:tc>
          <w:tcPr>
            <w:tcW w:w="5640" w:type="dxa"/>
          </w:tcPr>
          <w:p w:rsidR="002F40DA" w:rsidRDefault="002F40DA" w:rsidP="00011B09">
            <w:pPr>
              <w:spacing w:before="120" w:after="120"/>
            </w:pPr>
            <w:r>
              <w:t xml:space="preserve">Aspect Electronics, Inc., Access Acquisition </w:t>
            </w:r>
            <w:smartTag w:uri="urn:schemas-microsoft-com:office:smarttags" w:element="place">
              <w:smartTag w:uri="urn:schemas-microsoft-com:office:smarttags" w:element="City">
                <w:r>
                  <w:t>Module</w:t>
                </w:r>
              </w:smartTag>
              <w:r>
                <w:t xml:space="preserve">, </w:t>
              </w:r>
              <w:smartTag w:uri="urn:schemas-microsoft-com:office:smarttags" w:element="country-region">
                <w:r>
                  <w:t>US</w:t>
                </w:r>
              </w:smartTag>
            </w:smartTag>
            <w:r>
              <w:t xml:space="preserve"> and OT</w:t>
            </w:r>
          </w:p>
        </w:tc>
      </w:tr>
      <w:tr w:rsidR="002F40DA" w:rsidTr="00441EC1">
        <w:tc>
          <w:tcPr>
            <w:tcW w:w="3630" w:type="dxa"/>
          </w:tcPr>
          <w:p w:rsidR="002F40DA" w:rsidRDefault="002F40DA" w:rsidP="00011B09">
            <w:pPr>
              <w:spacing w:before="120" w:after="120"/>
            </w:pPr>
            <w:r>
              <w:t>b8 f0</w:t>
            </w:r>
          </w:p>
        </w:tc>
        <w:tc>
          <w:tcPr>
            <w:tcW w:w="5640" w:type="dxa"/>
          </w:tcPr>
          <w:p w:rsidR="002F40DA" w:rsidRDefault="002F40DA" w:rsidP="00011B09">
            <w:pPr>
              <w:spacing w:before="120" w:after="120"/>
            </w:pPr>
            <w:r>
              <w:t>ATL, 8500-0030-01 (HDI 3000, Pegasus Level 8), US</w:t>
            </w:r>
          </w:p>
        </w:tc>
      </w:tr>
      <w:tr w:rsidR="002F40DA" w:rsidTr="00441EC1">
        <w:tc>
          <w:tcPr>
            <w:tcW w:w="3630" w:type="dxa"/>
          </w:tcPr>
          <w:p w:rsidR="003C2803" w:rsidRDefault="003C2803" w:rsidP="003C2803">
            <w:pPr>
              <w:spacing w:before="120" w:after="120"/>
            </w:pPr>
            <w:r w:rsidRPr="00FA71CE">
              <w:t>b10 f0 c1023 R8/</w:t>
            </w:r>
            <w:r>
              <w:t xml:space="preserve"> or</w:t>
            </w:r>
          </w:p>
          <w:p w:rsidR="002F40DA" w:rsidRDefault="003C2803" w:rsidP="003C2803">
            <w:pPr>
              <w:spacing w:before="120" w:after="120"/>
            </w:pPr>
            <w:r w:rsidRPr="00BD0ADD">
              <w:t>b10 f0 c1023 R8/</w:t>
            </w:r>
            <w:r>
              <w:t>&lt;DICOM&gt;</w:t>
            </w:r>
          </w:p>
        </w:tc>
        <w:tc>
          <w:tcPr>
            <w:tcW w:w="5640" w:type="dxa"/>
          </w:tcPr>
          <w:p w:rsidR="002F40DA" w:rsidRDefault="002F40DA" w:rsidP="00011B09">
            <w:pPr>
              <w:spacing w:before="120" w:after="120"/>
            </w:pPr>
            <w:proofErr w:type="spellStart"/>
            <w:r>
              <w:t>DeJarnette</w:t>
            </w:r>
            <w:proofErr w:type="spellEnd"/>
            <w:r>
              <w:t xml:space="preserve"> Research Systems, </w:t>
            </w:r>
            <w:proofErr w:type="spellStart"/>
            <w:r>
              <w:t>ImageShare</w:t>
            </w:r>
            <w:proofErr w:type="spellEnd"/>
            <w:r>
              <w:t xml:space="preserve"> CR, CR</w:t>
            </w:r>
          </w:p>
        </w:tc>
      </w:tr>
      <w:tr w:rsidR="002F40DA" w:rsidTr="00441EC1">
        <w:tc>
          <w:tcPr>
            <w:tcW w:w="3630" w:type="dxa"/>
          </w:tcPr>
          <w:p w:rsidR="003C2803" w:rsidRDefault="003C2803" w:rsidP="003C2803">
            <w:pPr>
              <w:spacing w:before="120" w:after="120"/>
            </w:pPr>
            <w:r w:rsidRPr="00FA71CE">
              <w:t>b10 f0 c1023 R8/</w:t>
            </w:r>
            <w:r>
              <w:t xml:space="preserve"> or</w:t>
            </w:r>
          </w:p>
          <w:p w:rsidR="002F40DA" w:rsidRDefault="003C2803" w:rsidP="003C2803">
            <w:pPr>
              <w:spacing w:before="120" w:after="120"/>
            </w:pPr>
            <w:r w:rsidRPr="00BD0ADD">
              <w:t>b10 f0 c1023 R8/&lt;DICOM&gt;</w:t>
            </w:r>
          </w:p>
        </w:tc>
        <w:tc>
          <w:tcPr>
            <w:tcW w:w="5640" w:type="dxa"/>
          </w:tcPr>
          <w:p w:rsidR="002F40DA" w:rsidRDefault="002F40DA" w:rsidP="00011B09">
            <w:pPr>
              <w:spacing w:before="120" w:after="120"/>
            </w:pPr>
            <w:proofErr w:type="spellStart"/>
            <w:r>
              <w:t>DeJarnette</w:t>
            </w:r>
            <w:proofErr w:type="spellEnd"/>
            <w:r>
              <w:t xml:space="preserve"> Research Systems, </w:t>
            </w:r>
            <w:proofErr w:type="spellStart"/>
            <w:r>
              <w:t>Imageshare</w:t>
            </w:r>
            <w:proofErr w:type="spellEnd"/>
            <w:r>
              <w:t xml:space="preserve"> Fuji CR Acquisition Station, CR</w:t>
            </w:r>
          </w:p>
        </w:tc>
      </w:tr>
      <w:tr w:rsidR="002F40DA" w:rsidTr="00441EC1">
        <w:tc>
          <w:tcPr>
            <w:tcW w:w="3630" w:type="dxa"/>
          </w:tcPr>
          <w:p w:rsidR="002F40DA" w:rsidRDefault="002F40DA" w:rsidP="00011B09">
            <w:pPr>
              <w:spacing w:before="120" w:after="120"/>
            </w:pPr>
            <w:r>
              <w:t>b8</w:t>
            </w:r>
          </w:p>
        </w:tc>
        <w:tc>
          <w:tcPr>
            <w:tcW w:w="5640" w:type="dxa"/>
          </w:tcPr>
          <w:p w:rsidR="002F40DA" w:rsidRDefault="002F40DA" w:rsidP="00011B09">
            <w:pPr>
              <w:spacing w:before="120" w:after="120"/>
            </w:pPr>
            <w:proofErr w:type="spellStart"/>
            <w:r>
              <w:t>Diasonics</w:t>
            </w:r>
            <w:proofErr w:type="spellEnd"/>
            <w:r>
              <w:t>, *, US</w:t>
            </w:r>
          </w:p>
        </w:tc>
      </w:tr>
      <w:tr w:rsidR="002F40DA" w:rsidTr="00441EC1">
        <w:tc>
          <w:tcPr>
            <w:tcW w:w="3630" w:type="dxa"/>
          </w:tcPr>
          <w:p w:rsidR="002F40DA" w:rsidRDefault="002F40DA" w:rsidP="00011B09">
            <w:pPr>
              <w:spacing w:before="120" w:after="120"/>
            </w:pPr>
            <w:r>
              <w:t>b10</w:t>
            </w:r>
          </w:p>
        </w:tc>
        <w:tc>
          <w:tcPr>
            <w:tcW w:w="5640" w:type="dxa"/>
          </w:tcPr>
          <w:p w:rsidR="002F40DA" w:rsidRDefault="002F40DA" w:rsidP="00011B09">
            <w:pPr>
              <w:spacing w:before="120" w:after="120"/>
            </w:pPr>
            <w:r>
              <w:t>GE Medical Systems, DLX, XA</w:t>
            </w:r>
          </w:p>
        </w:tc>
      </w:tr>
      <w:tr w:rsidR="002F40DA" w:rsidTr="00441EC1">
        <w:tc>
          <w:tcPr>
            <w:tcW w:w="3630" w:type="dxa"/>
          </w:tcPr>
          <w:p w:rsidR="002F40DA" w:rsidRDefault="002F40DA" w:rsidP="00011B09">
            <w:pPr>
              <w:spacing w:before="120" w:after="120"/>
            </w:pPr>
            <w:r>
              <w:t>b8</w:t>
            </w:r>
          </w:p>
        </w:tc>
        <w:tc>
          <w:tcPr>
            <w:tcW w:w="5640" w:type="dxa"/>
          </w:tcPr>
          <w:p w:rsidR="002F40DA" w:rsidRDefault="002F40DA" w:rsidP="00011B09">
            <w:pPr>
              <w:spacing w:before="120" w:after="120"/>
            </w:pPr>
            <w:r>
              <w:t>GE Medical Systems, DRS, RF</w:t>
            </w:r>
          </w:p>
        </w:tc>
      </w:tr>
      <w:tr w:rsidR="002F40DA" w:rsidTr="00441EC1">
        <w:tc>
          <w:tcPr>
            <w:tcW w:w="3630" w:type="dxa"/>
          </w:tcPr>
          <w:p w:rsidR="002F40DA" w:rsidRDefault="002F40DA" w:rsidP="00011B09">
            <w:pPr>
              <w:spacing w:before="120" w:after="120"/>
            </w:pPr>
            <w:r>
              <w:t>b12 f0</w:t>
            </w:r>
          </w:p>
        </w:tc>
        <w:tc>
          <w:tcPr>
            <w:tcW w:w="5640" w:type="dxa"/>
          </w:tcPr>
          <w:p w:rsidR="002F40DA" w:rsidRDefault="002F40DA" w:rsidP="00011B09">
            <w:pPr>
              <w:spacing w:before="120" w:after="120"/>
            </w:pPr>
            <w:r>
              <w:t xml:space="preserve">GE Medical Systems, Genesis CT9800 </w:t>
            </w:r>
            <w:smartTag w:uri="urn:schemas-microsoft-com:office:smarttags" w:element="place">
              <w:smartTag w:uri="urn:schemas-microsoft-com:office:smarttags" w:element="City">
                <w:r>
                  <w:t>QHL</w:t>
                </w:r>
              </w:smartTag>
              <w:r>
                <w:t xml:space="preserve">, </w:t>
              </w:r>
              <w:smartTag w:uri="urn:schemas-microsoft-com:office:smarttags" w:element="State">
                <w:r>
                  <w:t>CT</w:t>
                </w:r>
              </w:smartTag>
            </w:smartTag>
          </w:p>
        </w:tc>
      </w:tr>
      <w:tr w:rsidR="002F40DA" w:rsidTr="00441EC1">
        <w:tc>
          <w:tcPr>
            <w:tcW w:w="3630" w:type="dxa"/>
          </w:tcPr>
          <w:p w:rsidR="002F40DA" w:rsidRDefault="002F40DA" w:rsidP="00011B09">
            <w:pPr>
              <w:spacing w:before="120" w:after="120"/>
            </w:pPr>
            <w:r>
              <w:lastRenderedPageBreak/>
              <w:t>b12 f0</w:t>
            </w:r>
          </w:p>
        </w:tc>
        <w:tc>
          <w:tcPr>
            <w:tcW w:w="5640" w:type="dxa"/>
          </w:tcPr>
          <w:p w:rsidR="002F40DA" w:rsidRDefault="002F40DA" w:rsidP="00011B09">
            <w:pPr>
              <w:spacing w:before="120" w:after="120"/>
            </w:pPr>
            <w:r>
              <w:t xml:space="preserve">GE Medical Systems, Genesis </w:t>
            </w:r>
            <w:proofErr w:type="spellStart"/>
            <w:smartTag w:uri="urn:schemas-microsoft-com:office:smarttags" w:element="place">
              <w:smartTag w:uri="urn:schemas-microsoft-com:office:smarttags" w:element="City">
                <w:r>
                  <w:t>HiSpeed</w:t>
                </w:r>
                <w:proofErr w:type="spellEnd"/>
                <w:r>
                  <w:t xml:space="preserve"> RP</w:t>
                </w:r>
              </w:smartTag>
              <w:r>
                <w:t xml:space="preserve">, </w:t>
              </w:r>
              <w:smartTag w:uri="urn:schemas-microsoft-com:office:smarttags" w:element="State">
                <w:r>
                  <w:t>CT</w:t>
                </w:r>
              </w:smartTag>
            </w:smartTag>
          </w:p>
        </w:tc>
      </w:tr>
      <w:tr w:rsidR="002F40DA" w:rsidTr="00441EC1">
        <w:tc>
          <w:tcPr>
            <w:tcW w:w="3630" w:type="dxa"/>
          </w:tcPr>
          <w:p w:rsidR="002F40DA" w:rsidRDefault="002F40DA" w:rsidP="00011B09">
            <w:pPr>
              <w:spacing w:before="120" w:after="120"/>
            </w:pPr>
            <w:r>
              <w:t>b12 f0</w:t>
            </w:r>
          </w:p>
        </w:tc>
        <w:tc>
          <w:tcPr>
            <w:tcW w:w="5640" w:type="dxa"/>
          </w:tcPr>
          <w:p w:rsidR="002F40DA" w:rsidRDefault="002F40DA" w:rsidP="00011B09">
            <w:pPr>
              <w:spacing w:before="120" w:after="120"/>
            </w:pPr>
            <w:r>
              <w:t>GE Medical Systems, Genesis Jupiter, CT</w:t>
            </w:r>
          </w:p>
        </w:tc>
      </w:tr>
      <w:tr w:rsidR="002F40DA" w:rsidTr="00441EC1">
        <w:tc>
          <w:tcPr>
            <w:tcW w:w="3630" w:type="dxa"/>
          </w:tcPr>
          <w:p w:rsidR="002F40DA" w:rsidRDefault="002F40DA" w:rsidP="00011B09">
            <w:pPr>
              <w:spacing w:before="120" w:after="120"/>
            </w:pPr>
            <w:r>
              <w:t>b12 f0</w:t>
            </w:r>
          </w:p>
        </w:tc>
        <w:tc>
          <w:tcPr>
            <w:tcW w:w="5640" w:type="dxa"/>
          </w:tcPr>
          <w:p w:rsidR="002F40DA" w:rsidRDefault="002F40DA" w:rsidP="00011B09">
            <w:pPr>
              <w:spacing w:before="120" w:after="120"/>
            </w:pPr>
            <w:r>
              <w:t xml:space="preserve">GE Medical Systems, Genesis </w:t>
            </w:r>
            <w:proofErr w:type="spellStart"/>
            <w:r>
              <w:t>Signa</w:t>
            </w:r>
            <w:proofErr w:type="spellEnd"/>
            <w:r>
              <w:t>, MR</w:t>
            </w:r>
          </w:p>
        </w:tc>
      </w:tr>
      <w:tr w:rsidR="002F40DA" w:rsidTr="00441EC1">
        <w:tc>
          <w:tcPr>
            <w:tcW w:w="3630" w:type="dxa"/>
          </w:tcPr>
          <w:p w:rsidR="002F40DA" w:rsidRDefault="002F40DA" w:rsidP="00011B09">
            <w:pPr>
              <w:spacing w:before="120" w:after="120"/>
            </w:pPr>
            <w:r>
              <w:t>b12 f0</w:t>
            </w:r>
          </w:p>
        </w:tc>
        <w:tc>
          <w:tcPr>
            <w:tcW w:w="5640" w:type="dxa"/>
          </w:tcPr>
          <w:p w:rsidR="002F40DA" w:rsidRDefault="002F40DA" w:rsidP="00011B09">
            <w:pPr>
              <w:spacing w:before="120" w:after="120"/>
            </w:pPr>
            <w:r>
              <w:t xml:space="preserve">GE Medical Systems, </w:t>
            </w:r>
            <w:proofErr w:type="spellStart"/>
            <w:r>
              <w:t>HiSpeed</w:t>
            </w:r>
            <w:proofErr w:type="spellEnd"/>
            <w:r>
              <w:t xml:space="preserve"> CT/</w:t>
            </w:r>
            <w:proofErr w:type="spellStart"/>
            <w:r>
              <w:t>i</w:t>
            </w:r>
            <w:proofErr w:type="spellEnd"/>
            <w:r>
              <w:t>, CT</w:t>
            </w:r>
          </w:p>
        </w:tc>
      </w:tr>
      <w:tr w:rsidR="002F40DA" w:rsidTr="00441EC1">
        <w:tc>
          <w:tcPr>
            <w:tcW w:w="3630" w:type="dxa"/>
          </w:tcPr>
          <w:p w:rsidR="002F40DA" w:rsidRDefault="002F40DA" w:rsidP="00011B09">
            <w:pPr>
              <w:spacing w:before="120" w:after="120"/>
            </w:pPr>
            <w:r>
              <w:t>b12 f0</w:t>
            </w:r>
          </w:p>
        </w:tc>
        <w:tc>
          <w:tcPr>
            <w:tcW w:w="5640" w:type="dxa"/>
          </w:tcPr>
          <w:p w:rsidR="002F40DA" w:rsidRDefault="002F40DA" w:rsidP="00011B09">
            <w:pPr>
              <w:spacing w:before="120" w:after="120"/>
            </w:pPr>
            <w:r>
              <w:t xml:space="preserve">GE Medical Systems, </w:t>
            </w:r>
            <w:proofErr w:type="spellStart"/>
            <w:smartTag w:uri="urn:schemas-microsoft-com:office:smarttags" w:element="place">
              <w:smartTag w:uri="urn:schemas-microsoft-com:office:smarttags" w:element="City">
                <w:r>
                  <w:t>HiSpeed</w:t>
                </w:r>
                <w:proofErr w:type="spellEnd"/>
                <w:r>
                  <w:t xml:space="preserve"> RP</w:t>
                </w:r>
              </w:smartTag>
              <w:r>
                <w:t xml:space="preserve">, </w:t>
              </w:r>
              <w:smartTag w:uri="urn:schemas-microsoft-com:office:smarttags" w:element="State">
                <w:r>
                  <w:t>CT</w:t>
                </w:r>
              </w:smartTag>
            </w:smartTag>
          </w:p>
        </w:tc>
      </w:tr>
      <w:tr w:rsidR="002F40DA" w:rsidTr="00441EC1">
        <w:tc>
          <w:tcPr>
            <w:tcW w:w="3630" w:type="dxa"/>
          </w:tcPr>
          <w:p w:rsidR="002F40DA" w:rsidRDefault="002F40DA" w:rsidP="00011B09">
            <w:pPr>
              <w:spacing w:before="120" w:after="120"/>
            </w:pPr>
            <w:r>
              <w:t>a1000 b12 f0 c4095</w:t>
            </w:r>
          </w:p>
        </w:tc>
        <w:tc>
          <w:tcPr>
            <w:tcW w:w="5640" w:type="dxa"/>
          </w:tcPr>
          <w:p w:rsidR="002F40DA" w:rsidRDefault="002F40DA" w:rsidP="00011B09">
            <w:pPr>
              <w:spacing w:before="120" w:after="120"/>
            </w:pPr>
            <w:r>
              <w:t xml:space="preserve">GE Medical Systems, </w:t>
            </w:r>
            <w:proofErr w:type="spellStart"/>
            <w:r>
              <w:t>ProSpeed</w:t>
            </w:r>
            <w:proofErr w:type="spellEnd"/>
            <w:r>
              <w:t>, CT</w:t>
            </w:r>
          </w:p>
        </w:tc>
      </w:tr>
      <w:tr w:rsidR="002F40DA" w:rsidTr="00441EC1">
        <w:tc>
          <w:tcPr>
            <w:tcW w:w="3630" w:type="dxa"/>
          </w:tcPr>
          <w:p w:rsidR="002F40DA" w:rsidRDefault="002F40DA" w:rsidP="00011B09">
            <w:pPr>
              <w:spacing w:before="120" w:after="120"/>
            </w:pPr>
            <w:r>
              <w:t>b12 f0</w:t>
            </w:r>
          </w:p>
        </w:tc>
        <w:tc>
          <w:tcPr>
            <w:tcW w:w="5640" w:type="dxa"/>
          </w:tcPr>
          <w:p w:rsidR="002F40DA" w:rsidRDefault="002F40DA" w:rsidP="00011B09">
            <w:pPr>
              <w:spacing w:before="120" w:after="120"/>
            </w:pPr>
            <w:r>
              <w:t xml:space="preserve">GE Medical Systems, </w:t>
            </w:r>
            <w:proofErr w:type="spellStart"/>
            <w:smartTag w:uri="urn:schemas-microsoft-com:office:smarttags" w:element="place">
              <w:smartTag w:uri="urn:schemas-microsoft-com:office:smarttags" w:element="City">
                <w:r>
                  <w:t>Rhapsode</w:t>
                </w:r>
              </w:smartTag>
              <w:proofErr w:type="spellEnd"/>
              <w:r>
                <w:t xml:space="preserve">, </w:t>
              </w:r>
              <w:smartTag w:uri="urn:schemas-microsoft-com:office:smarttags" w:element="State">
                <w:r>
                  <w:t>CT</w:t>
                </w:r>
              </w:smartTag>
            </w:smartTag>
          </w:p>
        </w:tc>
      </w:tr>
      <w:tr w:rsidR="002F40DA" w:rsidTr="00441EC1">
        <w:tc>
          <w:tcPr>
            <w:tcW w:w="3630" w:type="dxa"/>
          </w:tcPr>
          <w:p w:rsidR="002F40DA" w:rsidRDefault="002F40DA" w:rsidP="00011B09">
            <w:pPr>
              <w:spacing w:before="120" w:after="120"/>
            </w:pPr>
            <w:r>
              <w:t>b12 f0 c4095 R8</w:t>
            </w:r>
          </w:p>
        </w:tc>
        <w:tc>
          <w:tcPr>
            <w:tcW w:w="5640" w:type="dxa"/>
          </w:tcPr>
          <w:p w:rsidR="002F40DA" w:rsidRDefault="002F40DA" w:rsidP="00011B09">
            <w:pPr>
              <w:spacing w:before="120" w:after="120"/>
            </w:pPr>
            <w:proofErr w:type="spellStart"/>
            <w:r>
              <w:t>Lumisys</w:t>
            </w:r>
            <w:proofErr w:type="spellEnd"/>
            <w:r>
              <w:t>, *, CR, CT, NM, OT, RAD, SC and US</w:t>
            </w:r>
          </w:p>
        </w:tc>
      </w:tr>
      <w:tr w:rsidR="002F40DA" w:rsidTr="00441EC1">
        <w:tc>
          <w:tcPr>
            <w:tcW w:w="3630" w:type="dxa"/>
          </w:tcPr>
          <w:p w:rsidR="002F40DA" w:rsidRDefault="002F40DA" w:rsidP="00011B09">
            <w:pPr>
              <w:spacing w:before="120" w:after="120"/>
            </w:pPr>
            <w:r>
              <w:t>b12 f0 c4095 R8</w:t>
            </w:r>
          </w:p>
        </w:tc>
        <w:tc>
          <w:tcPr>
            <w:tcW w:w="5640" w:type="dxa"/>
          </w:tcPr>
          <w:p w:rsidR="002F40DA" w:rsidRDefault="002F40DA" w:rsidP="00011B09">
            <w:pPr>
              <w:spacing w:before="120" w:after="120"/>
            </w:pPr>
            <w:proofErr w:type="spellStart"/>
            <w:r>
              <w:t>Lumisys</w:t>
            </w:r>
            <w:proofErr w:type="spellEnd"/>
            <w:r>
              <w:t>, LS75, CR, CT, MR, MRI, NM, OT, RAD, SC and US</w:t>
            </w:r>
          </w:p>
        </w:tc>
      </w:tr>
      <w:tr w:rsidR="002F40DA" w:rsidTr="00441EC1">
        <w:tc>
          <w:tcPr>
            <w:tcW w:w="3630" w:type="dxa"/>
          </w:tcPr>
          <w:p w:rsidR="002F40DA" w:rsidRDefault="002F40DA" w:rsidP="00011B09">
            <w:pPr>
              <w:spacing w:before="120" w:after="120"/>
            </w:pPr>
            <w:r>
              <w:t>b12 f0 c4095</w:t>
            </w:r>
          </w:p>
        </w:tc>
        <w:tc>
          <w:tcPr>
            <w:tcW w:w="5640" w:type="dxa"/>
          </w:tcPr>
          <w:p w:rsidR="002F40DA" w:rsidRDefault="002F40DA" w:rsidP="00011B09">
            <w:pPr>
              <w:spacing w:before="120" w:after="120"/>
            </w:pPr>
            <w:r>
              <w:t>Picker International, Inc., AX000, MR</w:t>
            </w:r>
          </w:p>
        </w:tc>
      </w:tr>
      <w:tr w:rsidR="002F40DA" w:rsidTr="00441EC1">
        <w:tc>
          <w:tcPr>
            <w:tcW w:w="3630" w:type="dxa"/>
          </w:tcPr>
          <w:p w:rsidR="002F40DA" w:rsidRDefault="002F40DA" w:rsidP="00011B09">
            <w:pPr>
              <w:spacing w:before="120" w:after="120"/>
            </w:pPr>
            <w:r>
              <w:t>b12 f0 c4095</w:t>
            </w:r>
          </w:p>
        </w:tc>
        <w:tc>
          <w:tcPr>
            <w:tcW w:w="5640" w:type="dxa"/>
          </w:tcPr>
          <w:p w:rsidR="002F40DA" w:rsidRDefault="002F40DA" w:rsidP="00011B09">
            <w:pPr>
              <w:spacing w:before="120" w:after="120"/>
            </w:pPr>
            <w:r>
              <w:t>Picker International, Inc., Edge 1.5T, MR</w:t>
            </w:r>
          </w:p>
        </w:tc>
      </w:tr>
      <w:tr w:rsidR="002F40DA" w:rsidTr="00441EC1">
        <w:tc>
          <w:tcPr>
            <w:tcW w:w="3630" w:type="dxa"/>
          </w:tcPr>
          <w:p w:rsidR="002F40DA" w:rsidRDefault="002F40DA" w:rsidP="00011B09">
            <w:pPr>
              <w:spacing w:before="120" w:after="120"/>
            </w:pPr>
            <w:r>
              <w:t>b16 a1000 f0 c4095</w:t>
            </w:r>
          </w:p>
        </w:tc>
        <w:tc>
          <w:tcPr>
            <w:tcW w:w="5640" w:type="dxa"/>
          </w:tcPr>
          <w:p w:rsidR="002F40DA" w:rsidRDefault="002F40DA" w:rsidP="00011B09">
            <w:pPr>
              <w:spacing w:before="120" w:after="120"/>
            </w:pPr>
            <w:r>
              <w:t>Picker International, Inc., Polaris, CT</w:t>
            </w:r>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Picker International, Inc., PQ2000, CT</w:t>
            </w:r>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Picker International, Inc., PQ2000, SC</w:t>
            </w:r>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Picker International, Inc., PQ5000, CT</w:t>
            </w:r>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Picker International, Inc., PQ5000, SC</w:t>
            </w:r>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Picker International, Inc., PQ6000, CT</w:t>
            </w:r>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PQS</w:t>
                </w:r>
              </w:smartTag>
              <w:r>
                <w:t xml:space="preserve">, </w:t>
              </w:r>
              <w:smartTag w:uri="urn:schemas-microsoft-com:office:smarttags" w:element="State">
                <w:r>
                  <w:t>CT</w:t>
                </w:r>
              </w:smartTag>
            </w:smartTag>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PQS</w:t>
                </w:r>
              </w:smartTag>
              <w:r>
                <w:t xml:space="preserve">, </w:t>
              </w:r>
              <w:smartTag w:uri="urn:schemas-microsoft-com:office:smarttags" w:element="State">
                <w:r>
                  <w:t>SC</w:t>
                </w:r>
              </w:smartTag>
            </w:smartTag>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VOXEL</w:t>
                </w:r>
              </w:smartTag>
              <w:r>
                <w:t xml:space="preserve">, </w:t>
              </w:r>
              <w:smartTag w:uri="urn:schemas-microsoft-com:office:smarttags" w:element="State">
                <w:r>
                  <w:t>CT</w:t>
                </w:r>
              </w:smartTag>
            </w:smartTag>
          </w:p>
        </w:tc>
      </w:tr>
      <w:tr w:rsidR="002F40DA" w:rsidTr="00441EC1">
        <w:tc>
          <w:tcPr>
            <w:tcW w:w="3630" w:type="dxa"/>
          </w:tcPr>
          <w:p w:rsidR="002F40DA" w:rsidRDefault="002F40DA" w:rsidP="00011B09">
            <w:pPr>
              <w:spacing w:before="120" w:after="120"/>
            </w:pPr>
            <w:r>
              <w:t>b12 a1000 f0 c4095</w:t>
            </w:r>
          </w:p>
        </w:tc>
        <w:tc>
          <w:tcPr>
            <w:tcW w:w="5640"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VOXELQ</w:t>
                </w:r>
              </w:smartTag>
              <w:r>
                <w:t xml:space="preserve">, </w:t>
              </w:r>
              <w:smartTag w:uri="urn:schemas-microsoft-com:office:smarttags" w:element="State">
                <w:r>
                  <w:t>CT</w:t>
                </w:r>
              </w:smartTag>
            </w:smartTag>
          </w:p>
        </w:tc>
      </w:tr>
      <w:tr w:rsidR="002F40DA" w:rsidTr="00441EC1">
        <w:tc>
          <w:tcPr>
            <w:tcW w:w="3630" w:type="dxa"/>
          </w:tcPr>
          <w:p w:rsidR="002F40DA" w:rsidRDefault="00053449" w:rsidP="00011B09">
            <w:pPr>
              <w:spacing w:before="120" w:after="120"/>
            </w:pPr>
            <w:r>
              <w:t>b</w:t>
            </w:r>
            <w:r w:rsidR="002F40DA">
              <w:t>8</w:t>
            </w:r>
          </w:p>
        </w:tc>
        <w:tc>
          <w:tcPr>
            <w:tcW w:w="5640" w:type="dxa"/>
          </w:tcPr>
          <w:p w:rsidR="002F40DA" w:rsidRDefault="002F40DA" w:rsidP="00011B09">
            <w:pPr>
              <w:spacing w:before="120" w:after="120"/>
            </w:pPr>
            <w:r>
              <w:t>VAMC Image Acquisition Corporation, VA Image Camera, OT</w:t>
            </w:r>
          </w:p>
        </w:tc>
      </w:tr>
    </w:tbl>
    <w:p w:rsidR="002F40DA" w:rsidRDefault="002F40DA" w:rsidP="002F40DA"/>
    <w:p w:rsidR="002F40DA" w:rsidRDefault="002F40DA" w:rsidP="002F40DA">
      <w:r>
        <w:lastRenderedPageBreak/>
        <w:t xml:space="preserve">The parameter value for the </w:t>
      </w:r>
      <w:r w:rsidR="00053449">
        <w:t>AGFA</w:t>
      </w:r>
      <w:r w:rsidR="00053449" w:rsidRPr="00BD0ADD">
        <w:t xml:space="preserve"> CR </w:t>
      </w:r>
      <w:r w:rsidR="00053449">
        <w:t xml:space="preserve">and the </w:t>
      </w:r>
      <w:r>
        <w:t>Fuji CR (labeled above as “</w:t>
      </w:r>
      <w:proofErr w:type="spellStart"/>
      <w:r>
        <w:t>DeJarnette</w:t>
      </w:r>
      <w:proofErr w:type="spellEnd"/>
      <w:r>
        <w:t xml:space="preserve"> Research Systems </w:t>
      </w:r>
      <w:proofErr w:type="spellStart"/>
      <w:r>
        <w:t>Imageshare</w:t>
      </w:r>
      <w:proofErr w:type="spellEnd"/>
      <w:r>
        <w:t>”) consists of two parts</w:t>
      </w:r>
      <w:r w:rsidR="00E671F9">
        <w:t xml:space="preserve">. </w:t>
      </w:r>
      <w:r>
        <w:t xml:space="preserve">The first part is used to create the clinician’s down-sampled image file and the second is used to create the full diagnostic resolution image file, </w:t>
      </w:r>
      <w:r w:rsidR="00053449">
        <w:t>which could either be a file in DICOM format or a file with a .BIG extension</w:t>
      </w:r>
      <w:r>
        <w:t>.</w:t>
      </w:r>
    </w:p>
    <w:p w:rsidR="002F40DA" w:rsidRDefault="002F40DA" w:rsidP="002F40DA"/>
    <w:p w:rsidR="002F40DA" w:rsidRDefault="007A30E2" w:rsidP="007A30E2">
      <w:pPr>
        <w:pStyle w:val="Heading5"/>
      </w:pPr>
      <w:bookmarkStart w:id="1806" w:name="_Toc4480330"/>
      <w:bookmarkStart w:id="1807" w:name="_Toc89057597"/>
      <w:r>
        <w:t>B.4.3.2.2 Accession</w:t>
      </w:r>
      <w:r w:rsidR="002F40DA">
        <w:t xml:space="preserve"> Number Extraction Subroutines</w:t>
      </w:r>
      <w:bookmarkEnd w:id="1806"/>
      <w:bookmarkEnd w:id="1807"/>
    </w:p>
    <w:p w:rsidR="002F40DA" w:rsidRDefault="002F40DA" w:rsidP="002F40DA"/>
    <w:p w:rsidR="002F40DA" w:rsidRDefault="002F40DA" w:rsidP="002F40DA">
      <w:r>
        <w:t>The names of the MUMPS routines for extracting the accession number from the image header, and for outputting formatted text for display on the diagnostic workstation, are defined by the VistA Imaging Project.</w:t>
      </w:r>
    </w:p>
    <w:p w:rsidR="002F40DA" w:rsidRDefault="002F40DA" w:rsidP="002F40DA"/>
    <w:p w:rsidR="002F40DA" w:rsidRDefault="002F40DA" w:rsidP="002F40DA">
      <w:r>
        <w:t>Possible names of subroutines that extract Accession Numbers are:</w:t>
      </w:r>
    </w:p>
    <w:p w:rsidR="002F40DA" w:rsidRDefault="002F40DA" w:rsidP="002F40D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0"/>
        <w:gridCol w:w="5628"/>
      </w:tblGrid>
      <w:tr w:rsidR="002F40DA">
        <w:trPr>
          <w:tblHeader/>
        </w:trPr>
        <w:tc>
          <w:tcPr>
            <w:tcW w:w="3840" w:type="dxa"/>
            <w:shd w:val="pct15" w:color="auto" w:fill="auto"/>
          </w:tcPr>
          <w:p w:rsidR="002F40DA" w:rsidRDefault="002F40DA" w:rsidP="00011B09">
            <w:pPr>
              <w:pStyle w:val="modcode"/>
              <w:tabs>
                <w:tab w:val="clear" w:pos="851"/>
                <w:tab w:val="clear" w:pos="4536"/>
              </w:tabs>
              <w:spacing w:before="120" w:after="120"/>
              <w:jc w:val="center"/>
              <w:rPr>
                <w:b/>
              </w:rPr>
            </w:pPr>
            <w:r>
              <w:rPr>
                <w:b/>
              </w:rPr>
              <w:t xml:space="preserve">Line </w:t>
            </w:r>
            <w:proofErr w:type="spellStart"/>
            <w:r>
              <w:rPr>
                <w:b/>
              </w:rPr>
              <w:t>Tag^Routine</w:t>
            </w:r>
            <w:proofErr w:type="spellEnd"/>
          </w:p>
        </w:tc>
        <w:tc>
          <w:tcPr>
            <w:tcW w:w="5628" w:type="dxa"/>
            <w:shd w:val="pct15" w:color="auto" w:fill="auto"/>
          </w:tcPr>
          <w:p w:rsidR="002F40DA" w:rsidRDefault="002F40DA" w:rsidP="00011B09">
            <w:pPr>
              <w:pStyle w:val="modcode"/>
              <w:tabs>
                <w:tab w:val="clear" w:pos="851"/>
                <w:tab w:val="clear" w:pos="4536"/>
              </w:tabs>
              <w:spacing w:before="120" w:after="120"/>
              <w:jc w:val="center"/>
              <w:rPr>
                <w:b/>
              </w:rPr>
            </w:pPr>
            <w:r>
              <w:rPr>
                <w:b/>
              </w:rPr>
              <w:t>Description</w:t>
            </w:r>
          </w:p>
        </w:tc>
      </w:tr>
      <w:tr w:rsidR="002F40DA">
        <w:tc>
          <w:tcPr>
            <w:tcW w:w="3840" w:type="dxa"/>
          </w:tcPr>
          <w:p w:rsidR="002F40DA" w:rsidRDefault="002F40DA" w:rsidP="00011B09">
            <w:pPr>
              <w:pStyle w:val="modcode"/>
              <w:tabs>
                <w:tab w:val="clear" w:pos="851"/>
                <w:tab w:val="clear" w:pos="4536"/>
              </w:tabs>
              <w:spacing w:before="120" w:after="120"/>
              <w:rPr>
                <w:rFonts w:ascii="Courier New" w:hAnsi="Courier New"/>
              </w:rPr>
            </w:pPr>
            <w:r>
              <w:rPr>
                <w:rFonts w:ascii="Courier New" w:hAnsi="Courier New"/>
              </w:rPr>
              <w:t>CORRECT^MAGDIR3</w:t>
            </w:r>
          </w:p>
        </w:tc>
        <w:tc>
          <w:tcPr>
            <w:tcW w:w="5628" w:type="dxa"/>
          </w:tcPr>
          <w:p w:rsidR="002F40DA" w:rsidRDefault="002F40DA" w:rsidP="00011B09">
            <w:pPr>
              <w:pStyle w:val="modcode"/>
              <w:tabs>
                <w:tab w:val="clear" w:pos="851"/>
                <w:tab w:val="clear" w:pos="4536"/>
              </w:tabs>
              <w:spacing w:before="120" w:after="120"/>
            </w:pPr>
            <w:r>
              <w:t>DICOM for Consults and Procedures (native DICOM format)</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IGNORE^MAGDIR3</w:t>
            </w:r>
          </w:p>
        </w:tc>
        <w:tc>
          <w:tcPr>
            <w:tcW w:w="5628" w:type="dxa"/>
          </w:tcPr>
          <w:p w:rsidR="002F40DA" w:rsidRDefault="002F40DA" w:rsidP="00011B09">
            <w:pPr>
              <w:pStyle w:val="modcode"/>
              <w:tabs>
                <w:tab w:val="clear" w:pos="851"/>
                <w:tab w:val="clear" w:pos="4536"/>
              </w:tabs>
              <w:spacing w:before="120" w:after="120"/>
            </w:pPr>
            <w:r>
              <w:t>Ignore Image</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STUDYUID^MAGDIR3</w:t>
            </w:r>
          </w:p>
        </w:tc>
        <w:tc>
          <w:tcPr>
            <w:tcW w:w="5628" w:type="dxa"/>
          </w:tcPr>
          <w:p w:rsidR="002F40DA" w:rsidRDefault="002F40DA" w:rsidP="00011B09">
            <w:pPr>
              <w:pStyle w:val="modcode"/>
              <w:tabs>
                <w:tab w:val="clear" w:pos="851"/>
                <w:tab w:val="clear" w:pos="4536"/>
              </w:tabs>
              <w:spacing w:before="120" w:after="120"/>
            </w:pPr>
            <w:r>
              <w:t>Get from a VistA-generated Study Instance UID</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GEMSPACS^MAGDIR3</w:t>
            </w:r>
          </w:p>
        </w:tc>
        <w:tc>
          <w:tcPr>
            <w:tcW w:w="5628" w:type="dxa"/>
          </w:tcPr>
          <w:p w:rsidR="002F40DA" w:rsidRDefault="002F40DA" w:rsidP="00011B09">
            <w:pPr>
              <w:pStyle w:val="modcode"/>
              <w:tabs>
                <w:tab w:val="clear" w:pos="851"/>
                <w:tab w:val="clear" w:pos="4536"/>
              </w:tabs>
              <w:spacing w:before="120" w:after="120"/>
            </w:pPr>
            <w:r>
              <w:t>GE Medical Systems PACS</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PQ2000^MAGDIR3</w:t>
            </w:r>
          </w:p>
        </w:tc>
        <w:tc>
          <w:tcPr>
            <w:tcW w:w="5628" w:type="dxa"/>
          </w:tcPr>
          <w:p w:rsidR="002F40DA" w:rsidRDefault="002F40DA" w:rsidP="00011B09">
            <w:pPr>
              <w:pStyle w:val="modcode"/>
              <w:tabs>
                <w:tab w:val="clear" w:pos="851"/>
                <w:tab w:val="clear" w:pos="4536"/>
              </w:tabs>
              <w:spacing w:before="120" w:after="120"/>
            </w:pPr>
            <w:r>
              <w:t>Picker PQ 2000 CT</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GECTHISA^MAGDIR3</w:t>
            </w:r>
          </w:p>
        </w:tc>
        <w:tc>
          <w:tcPr>
            <w:tcW w:w="5628" w:type="dxa"/>
          </w:tcPr>
          <w:p w:rsidR="002F40DA" w:rsidRDefault="002F40DA" w:rsidP="00011B09">
            <w:pPr>
              <w:pStyle w:val="modcode"/>
              <w:tabs>
                <w:tab w:val="clear" w:pos="851"/>
                <w:tab w:val="clear" w:pos="4536"/>
              </w:tabs>
              <w:spacing w:before="120" w:after="120"/>
            </w:pPr>
            <w:smartTag w:uri="urn:schemas-microsoft-com:office:smarttags" w:element="Street">
              <w:smartTag w:uri="urn:schemas-microsoft-com:office:smarttags" w:element="address">
                <w:r>
                  <w:t>GE High Speed Advantage CT</w:t>
                </w:r>
              </w:smartTag>
            </w:smartTag>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GEDRS^MAGDIR3</w:t>
            </w:r>
          </w:p>
        </w:tc>
        <w:tc>
          <w:tcPr>
            <w:tcW w:w="5628" w:type="dxa"/>
          </w:tcPr>
          <w:p w:rsidR="002F40DA" w:rsidRDefault="002F40DA" w:rsidP="00011B09">
            <w:pPr>
              <w:pStyle w:val="modcode"/>
              <w:tabs>
                <w:tab w:val="clear" w:pos="851"/>
                <w:tab w:val="clear" w:pos="4536"/>
              </w:tabs>
              <w:spacing w:before="120" w:after="120"/>
            </w:pPr>
            <w:r>
              <w:t>GE Digital Radiography System</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LONGCASE^MAGDIR3</w:t>
            </w:r>
          </w:p>
        </w:tc>
        <w:tc>
          <w:tcPr>
            <w:tcW w:w="5628" w:type="dxa"/>
          </w:tcPr>
          <w:p w:rsidR="002F40DA" w:rsidRDefault="002F40DA" w:rsidP="00011B09">
            <w:pPr>
              <w:pStyle w:val="modcode"/>
              <w:tabs>
                <w:tab w:val="clear" w:pos="851"/>
                <w:tab w:val="clear" w:pos="4536"/>
              </w:tabs>
              <w:spacing w:before="120" w:after="120"/>
            </w:pPr>
            <w:r>
              <w:t>Long Case Number</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PIDCASE^MAGDIR3</w:t>
            </w:r>
          </w:p>
        </w:tc>
        <w:tc>
          <w:tcPr>
            <w:tcW w:w="5628" w:type="dxa"/>
          </w:tcPr>
          <w:p w:rsidR="002F40DA" w:rsidRDefault="002F40DA" w:rsidP="00011B09">
            <w:pPr>
              <w:pStyle w:val="modcode"/>
              <w:tabs>
                <w:tab w:val="clear" w:pos="851"/>
                <w:tab w:val="clear" w:pos="4536"/>
              </w:tabs>
              <w:spacing w:before="120" w:after="120"/>
            </w:pPr>
            <w:r>
              <w:t>PID after SSN</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PIDCASE2^MAGDIR3</w:t>
            </w:r>
          </w:p>
        </w:tc>
        <w:tc>
          <w:tcPr>
            <w:tcW w:w="5628" w:type="dxa"/>
          </w:tcPr>
          <w:p w:rsidR="002F40DA" w:rsidRDefault="002F40DA" w:rsidP="00011B09">
            <w:pPr>
              <w:pStyle w:val="modcode"/>
              <w:tabs>
                <w:tab w:val="clear" w:pos="851"/>
                <w:tab w:val="clear" w:pos="4536"/>
              </w:tabs>
              <w:spacing w:before="120" w:after="120"/>
            </w:pPr>
            <w:r>
              <w:t>PID after //</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STUDYID^MAGDIR3</w:t>
            </w:r>
          </w:p>
        </w:tc>
        <w:tc>
          <w:tcPr>
            <w:tcW w:w="5628" w:type="dxa"/>
          </w:tcPr>
          <w:p w:rsidR="002F40DA" w:rsidRDefault="002F40DA" w:rsidP="00011B09">
            <w:pPr>
              <w:pStyle w:val="modcode"/>
              <w:tabs>
                <w:tab w:val="clear" w:pos="851"/>
                <w:tab w:val="clear" w:pos="4536"/>
              </w:tabs>
              <w:spacing w:before="120" w:after="120"/>
            </w:pPr>
            <w:r>
              <w:t>Study ID with Long Case Number</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ADACNM^MAGDIR3</w:t>
            </w:r>
          </w:p>
        </w:tc>
        <w:tc>
          <w:tcPr>
            <w:tcW w:w="5628" w:type="dxa"/>
          </w:tcPr>
          <w:p w:rsidR="002F40DA" w:rsidRDefault="002F40DA" w:rsidP="00011B09">
            <w:pPr>
              <w:pStyle w:val="modcode"/>
              <w:tabs>
                <w:tab w:val="clear" w:pos="851"/>
                <w:tab w:val="clear" w:pos="4536"/>
              </w:tabs>
              <w:spacing w:before="120" w:after="120"/>
            </w:pPr>
            <w:r>
              <w:t>ADAC Nuclear Medicine</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SERDESC^MAGDIR3</w:t>
            </w:r>
          </w:p>
        </w:tc>
        <w:tc>
          <w:tcPr>
            <w:tcW w:w="5628" w:type="dxa"/>
          </w:tcPr>
          <w:p w:rsidR="002F40DA" w:rsidRDefault="002F40DA" w:rsidP="00011B09">
            <w:pPr>
              <w:pStyle w:val="modcode"/>
              <w:tabs>
                <w:tab w:val="clear" w:pos="851"/>
                <w:tab w:val="clear" w:pos="4536"/>
              </w:tabs>
              <w:spacing w:before="120" w:after="120"/>
            </w:pPr>
            <w:r>
              <w:t xml:space="preserve">ADAC Nuclear Medicine, </w:t>
            </w:r>
            <w:proofErr w:type="spellStart"/>
            <w:r>
              <w:t>Solus</w:t>
            </w:r>
            <w:proofErr w:type="spellEnd"/>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PNAME^MAGDIR3</w:t>
            </w:r>
          </w:p>
        </w:tc>
        <w:tc>
          <w:tcPr>
            <w:tcW w:w="5628" w:type="dxa"/>
          </w:tcPr>
          <w:p w:rsidR="002F40DA" w:rsidRDefault="002F40DA" w:rsidP="00011B09">
            <w:pPr>
              <w:pStyle w:val="modcode"/>
              <w:tabs>
                <w:tab w:val="clear" w:pos="851"/>
                <w:tab w:val="clear" w:pos="4536"/>
              </w:tabs>
              <w:spacing w:before="120" w:after="120"/>
            </w:pPr>
            <w:r>
              <w:t>After Patient Name</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MEDCASE^MAGDIR3</w:t>
            </w:r>
          </w:p>
        </w:tc>
        <w:tc>
          <w:tcPr>
            <w:tcW w:w="5628" w:type="dxa"/>
          </w:tcPr>
          <w:p w:rsidR="002F40DA" w:rsidRDefault="002F40DA" w:rsidP="00011B09">
            <w:pPr>
              <w:pStyle w:val="modcode"/>
              <w:tabs>
                <w:tab w:val="clear" w:pos="851"/>
                <w:tab w:val="clear" w:pos="4536"/>
              </w:tabs>
              <w:spacing w:before="120" w:after="120"/>
            </w:pPr>
            <w:r>
              <w:t>Medicine Capture</w:t>
            </w:r>
          </w:p>
        </w:tc>
      </w:tr>
    </w:tbl>
    <w:p w:rsidR="002F40DA" w:rsidRDefault="002F40DA" w:rsidP="002F40DA">
      <w:pPr>
        <w:pStyle w:val="modcode"/>
      </w:pPr>
    </w:p>
    <w:p w:rsidR="002F40DA" w:rsidRDefault="002F40DA" w:rsidP="002F40DA">
      <w:pPr>
        <w:pStyle w:val="modcode"/>
      </w:pPr>
    </w:p>
    <w:p w:rsidR="002F40DA" w:rsidRPr="007A30E2" w:rsidRDefault="00F908D2" w:rsidP="007A30E2">
      <w:pPr>
        <w:pStyle w:val="Heading6"/>
      </w:pPr>
      <w:bookmarkStart w:id="1808" w:name="_Toc4480331"/>
      <w:bookmarkStart w:id="1809" w:name="_Toc89057598"/>
      <w:r w:rsidRPr="007A30E2">
        <w:t>B.4.3</w:t>
      </w:r>
      <w:r w:rsidR="002F40DA" w:rsidRPr="007A30E2">
        <w:t>.2.2.1  Typical Values for Accession Number Subroutine</w:t>
      </w:r>
      <w:bookmarkEnd w:id="1808"/>
      <w:bookmarkEnd w:id="1809"/>
    </w:p>
    <w:p w:rsidR="002F40DA" w:rsidRDefault="002F40DA" w:rsidP="002F40D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0"/>
        <w:gridCol w:w="5628"/>
      </w:tblGrid>
      <w:tr w:rsidR="002F40DA">
        <w:trPr>
          <w:tblHeader/>
        </w:trPr>
        <w:tc>
          <w:tcPr>
            <w:tcW w:w="3840" w:type="dxa"/>
            <w:shd w:val="pct15" w:color="auto" w:fill="auto"/>
          </w:tcPr>
          <w:p w:rsidR="002F40DA" w:rsidRDefault="002F40DA" w:rsidP="00011B09">
            <w:pPr>
              <w:spacing w:before="120" w:after="120"/>
              <w:jc w:val="center"/>
              <w:rPr>
                <w:b/>
              </w:rPr>
            </w:pPr>
            <w:r>
              <w:rPr>
                <w:b/>
              </w:rPr>
              <w:t>Parameter Value</w:t>
            </w:r>
          </w:p>
        </w:tc>
        <w:tc>
          <w:tcPr>
            <w:tcW w:w="5628" w:type="dxa"/>
            <w:shd w:val="pct15" w:color="auto" w:fill="auto"/>
          </w:tcPr>
          <w:p w:rsidR="002F40DA" w:rsidRDefault="002F40DA" w:rsidP="00011B09">
            <w:pPr>
              <w:spacing w:before="120" w:after="120"/>
              <w:jc w:val="center"/>
              <w:rPr>
                <w:b/>
              </w:rPr>
            </w:pPr>
            <w:r>
              <w:rPr>
                <w:b/>
              </w:rPr>
              <w:t>Equipment</w:t>
            </w:r>
          </w:p>
        </w:tc>
      </w:tr>
      <w:tr w:rsidR="002F40DA">
        <w:tc>
          <w:tcPr>
            <w:tcW w:w="3840" w:type="dxa"/>
          </w:tcPr>
          <w:p w:rsidR="002F40DA" w:rsidRDefault="002F40DA" w:rsidP="00011B09">
            <w:pPr>
              <w:spacing w:before="120" w:after="120"/>
            </w:pPr>
            <w:r>
              <w:t>PNAME^MAGDIR3</w:t>
            </w:r>
          </w:p>
        </w:tc>
        <w:tc>
          <w:tcPr>
            <w:tcW w:w="5628" w:type="dxa"/>
          </w:tcPr>
          <w:p w:rsidR="002F40DA" w:rsidRDefault="002F40DA" w:rsidP="00011B09">
            <w:pPr>
              <w:spacing w:before="120" w:after="120"/>
            </w:pPr>
            <w:proofErr w:type="spellStart"/>
            <w:r>
              <w:t>Accuson</w:t>
            </w:r>
            <w:proofErr w:type="spellEnd"/>
            <w:r>
              <w:t xml:space="preserve">, </w:t>
            </w:r>
            <w:smartTag w:uri="urn:schemas-microsoft-com:office:smarttags" w:element="place">
              <w:smartTag w:uri="urn:schemas-microsoft-com:office:smarttags" w:element="City">
                <w:r>
                  <w:t>Sequoia</w:t>
                </w:r>
              </w:smartTag>
              <w:r>
                <w:t xml:space="preserve">, </w:t>
              </w:r>
              <w:smartTag w:uri="urn:schemas-microsoft-com:office:smarttags" w:element="country-region">
                <w:r>
                  <w:t>US</w:t>
                </w:r>
              </w:smartTag>
            </w:smartTag>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ADAC, *, NM</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 xml:space="preserve">ADAC, </w:t>
            </w:r>
            <w:proofErr w:type="spellStart"/>
            <w:r>
              <w:t>Solus</w:t>
            </w:r>
            <w:proofErr w:type="spellEnd"/>
            <w:r>
              <w:t>, NM</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ADAC, Vertex, NM</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AGFA, ADC 5145, CR</w:t>
            </w:r>
          </w:p>
        </w:tc>
      </w:tr>
      <w:tr w:rsidR="002F40DA">
        <w:tc>
          <w:tcPr>
            <w:tcW w:w="3840" w:type="dxa"/>
          </w:tcPr>
          <w:p w:rsidR="002F40DA" w:rsidRDefault="002F40DA" w:rsidP="00011B09">
            <w:pPr>
              <w:spacing w:before="120" w:after="120"/>
            </w:pPr>
            <w:r>
              <w:t>PIDCASE^MAGDIR3</w:t>
            </w:r>
          </w:p>
        </w:tc>
        <w:tc>
          <w:tcPr>
            <w:tcW w:w="5628" w:type="dxa"/>
          </w:tcPr>
          <w:p w:rsidR="002F40DA" w:rsidRDefault="002F40DA" w:rsidP="00011B09">
            <w:pPr>
              <w:spacing w:before="120" w:after="120"/>
            </w:pPr>
            <w:r>
              <w:t xml:space="preserve">Aspect Electronics, Inc., Access Acquisition </w:t>
            </w:r>
            <w:smartTag w:uri="urn:schemas-microsoft-com:office:smarttags" w:element="place">
              <w:smartTag w:uri="urn:schemas-microsoft-com:office:smarttags" w:element="City">
                <w:r>
                  <w:t>Module</w:t>
                </w:r>
              </w:smartTag>
              <w:r>
                <w:t xml:space="preserve">, </w:t>
              </w:r>
              <w:smartTag w:uri="urn:schemas-microsoft-com:office:smarttags" w:element="country-region">
                <w:r>
                  <w:t>US</w:t>
                </w:r>
              </w:smartTag>
            </w:smartTag>
            <w:r>
              <w:t xml:space="preserve"> and OT</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ATL, 8500-0030-01 (HDI 3000, Pegasus Level 8), US</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proofErr w:type="spellStart"/>
            <w:r>
              <w:t>DeJarnette</w:t>
            </w:r>
            <w:proofErr w:type="spellEnd"/>
            <w:r>
              <w:t xml:space="preserve"> Research Systems, </w:t>
            </w:r>
            <w:proofErr w:type="spellStart"/>
            <w:r>
              <w:t>ImageShare</w:t>
            </w:r>
            <w:proofErr w:type="spellEnd"/>
            <w:r>
              <w:t xml:space="preserve"> CR, CR</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proofErr w:type="spellStart"/>
            <w:r>
              <w:t>DeJarnette</w:t>
            </w:r>
            <w:proofErr w:type="spellEnd"/>
            <w:r>
              <w:t xml:space="preserve"> Research Systems, </w:t>
            </w:r>
            <w:proofErr w:type="spellStart"/>
            <w:r>
              <w:t>Imageshare</w:t>
            </w:r>
            <w:proofErr w:type="spellEnd"/>
            <w:r>
              <w:t xml:space="preserve"> Fuji CR Acquisition Station, CR</w:t>
            </w:r>
          </w:p>
        </w:tc>
      </w:tr>
      <w:tr w:rsidR="002F40DA">
        <w:tc>
          <w:tcPr>
            <w:tcW w:w="3840" w:type="dxa"/>
          </w:tcPr>
          <w:p w:rsidR="002F40DA" w:rsidRDefault="002F40DA" w:rsidP="00011B09">
            <w:pPr>
              <w:spacing w:before="120" w:after="120"/>
            </w:pPr>
            <w:r>
              <w:t>PNAME^MAGDIR3</w:t>
            </w:r>
          </w:p>
        </w:tc>
        <w:tc>
          <w:tcPr>
            <w:tcW w:w="5628" w:type="dxa"/>
          </w:tcPr>
          <w:p w:rsidR="002F40DA" w:rsidRDefault="002F40DA" w:rsidP="00011B09">
            <w:pPr>
              <w:spacing w:before="120" w:after="120"/>
            </w:pPr>
            <w:proofErr w:type="spellStart"/>
            <w:r>
              <w:t>Diasonics</w:t>
            </w:r>
            <w:proofErr w:type="spellEnd"/>
            <w:r>
              <w:t>, *, US</w:t>
            </w:r>
          </w:p>
        </w:tc>
      </w:tr>
      <w:tr w:rsidR="002F40DA">
        <w:tc>
          <w:tcPr>
            <w:tcW w:w="3840" w:type="dxa"/>
          </w:tcPr>
          <w:p w:rsidR="002F40DA" w:rsidRDefault="002F40DA" w:rsidP="00011B09">
            <w:pPr>
              <w:spacing w:before="120" w:after="120"/>
            </w:pPr>
            <w:r>
              <w:t>STUDYID^MAGDIR3</w:t>
            </w:r>
          </w:p>
        </w:tc>
        <w:tc>
          <w:tcPr>
            <w:tcW w:w="5628" w:type="dxa"/>
          </w:tcPr>
          <w:p w:rsidR="002F40DA" w:rsidRDefault="002F40DA" w:rsidP="00011B09">
            <w:pPr>
              <w:spacing w:before="120" w:after="120"/>
            </w:pPr>
            <w:r>
              <w:t>GE Medical Systems, DLX, XA</w:t>
            </w:r>
          </w:p>
        </w:tc>
      </w:tr>
      <w:tr w:rsidR="002F40DA">
        <w:tc>
          <w:tcPr>
            <w:tcW w:w="3840" w:type="dxa"/>
          </w:tcPr>
          <w:p w:rsidR="002F40DA" w:rsidRDefault="002F40DA" w:rsidP="00011B09">
            <w:pPr>
              <w:spacing w:before="120" w:after="120"/>
            </w:pPr>
            <w:r>
              <w:t>GEDRS^MAGDIR3</w:t>
            </w:r>
          </w:p>
        </w:tc>
        <w:tc>
          <w:tcPr>
            <w:tcW w:w="5628" w:type="dxa"/>
          </w:tcPr>
          <w:p w:rsidR="002F40DA" w:rsidRDefault="002F40DA" w:rsidP="00011B09">
            <w:pPr>
              <w:spacing w:before="120" w:after="120"/>
            </w:pPr>
            <w:r>
              <w:t>GE Medical Systems, DRS, RF</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 xml:space="preserve">GE Medical Systems, Genesis CT9800 </w:t>
            </w:r>
            <w:smartTag w:uri="urn:schemas-microsoft-com:office:smarttags" w:element="place">
              <w:smartTag w:uri="urn:schemas-microsoft-com:office:smarttags" w:element="City">
                <w:r>
                  <w:t>QHL</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GECTHISA^MAGDIR3</w:t>
            </w:r>
          </w:p>
        </w:tc>
        <w:tc>
          <w:tcPr>
            <w:tcW w:w="5628" w:type="dxa"/>
          </w:tcPr>
          <w:p w:rsidR="002F40DA" w:rsidRDefault="002F40DA" w:rsidP="00011B09">
            <w:pPr>
              <w:spacing w:before="120" w:after="120"/>
            </w:pPr>
            <w:r>
              <w:t xml:space="preserve">GE Medical Systems, Genesis </w:t>
            </w:r>
            <w:proofErr w:type="spellStart"/>
            <w:smartTag w:uri="urn:schemas-microsoft-com:office:smarttags" w:element="place">
              <w:smartTag w:uri="urn:schemas-microsoft-com:office:smarttags" w:element="City">
                <w:r>
                  <w:t>HiSpeed</w:t>
                </w:r>
                <w:proofErr w:type="spellEnd"/>
                <w:r>
                  <w:t xml:space="preserve"> RP</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GECT^MAGDIR3</w:t>
            </w:r>
          </w:p>
        </w:tc>
        <w:tc>
          <w:tcPr>
            <w:tcW w:w="5628" w:type="dxa"/>
          </w:tcPr>
          <w:p w:rsidR="002F40DA" w:rsidRDefault="002F40DA" w:rsidP="00011B09">
            <w:pPr>
              <w:spacing w:before="120" w:after="120"/>
            </w:pPr>
            <w:r>
              <w:t>GE Medical Systems, Genesis Jupiter, CT</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 xml:space="preserve">GE Medical Systems, Genesis </w:t>
            </w:r>
            <w:proofErr w:type="spellStart"/>
            <w:r>
              <w:t>Signa</w:t>
            </w:r>
            <w:proofErr w:type="spellEnd"/>
            <w:r>
              <w:t>, MR</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 xml:space="preserve">GE Medical Systems, </w:t>
            </w:r>
            <w:proofErr w:type="spellStart"/>
            <w:r>
              <w:t>HiSpeed</w:t>
            </w:r>
            <w:proofErr w:type="spellEnd"/>
            <w:r>
              <w:t xml:space="preserve"> CT/</w:t>
            </w:r>
            <w:proofErr w:type="spellStart"/>
            <w:r>
              <w:t>i</w:t>
            </w:r>
            <w:proofErr w:type="spellEnd"/>
            <w:r>
              <w:t>, CT</w:t>
            </w:r>
          </w:p>
        </w:tc>
      </w:tr>
      <w:tr w:rsidR="002F40DA">
        <w:tc>
          <w:tcPr>
            <w:tcW w:w="3840" w:type="dxa"/>
          </w:tcPr>
          <w:p w:rsidR="002F40DA" w:rsidRDefault="002F40DA" w:rsidP="00011B09">
            <w:pPr>
              <w:spacing w:before="120" w:after="120"/>
            </w:pPr>
            <w:r>
              <w:t>GECTHISA^MAGDIR3</w:t>
            </w:r>
          </w:p>
        </w:tc>
        <w:tc>
          <w:tcPr>
            <w:tcW w:w="5628" w:type="dxa"/>
          </w:tcPr>
          <w:p w:rsidR="002F40DA" w:rsidRDefault="002F40DA" w:rsidP="00011B09">
            <w:pPr>
              <w:spacing w:before="120" w:after="120"/>
            </w:pPr>
            <w:r>
              <w:t xml:space="preserve">GE Medical Systems, </w:t>
            </w:r>
            <w:proofErr w:type="spellStart"/>
            <w:smartTag w:uri="urn:schemas-microsoft-com:office:smarttags" w:element="place">
              <w:smartTag w:uri="urn:schemas-microsoft-com:office:smarttags" w:element="City">
                <w:r>
                  <w:t>HiSpeed</w:t>
                </w:r>
                <w:proofErr w:type="spellEnd"/>
                <w:r>
                  <w:t xml:space="preserve"> RP</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 xml:space="preserve">GE Medical Systems, </w:t>
            </w:r>
            <w:proofErr w:type="spellStart"/>
            <w:r>
              <w:t>ProSpeed</w:t>
            </w:r>
            <w:proofErr w:type="spellEnd"/>
            <w:r>
              <w:t>, CT</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 xml:space="preserve">GE Medical Systems, </w:t>
            </w:r>
            <w:proofErr w:type="spellStart"/>
            <w:smartTag w:uri="urn:schemas-microsoft-com:office:smarttags" w:element="place">
              <w:smartTag w:uri="urn:schemas-microsoft-com:office:smarttags" w:element="City">
                <w:r>
                  <w:t>Rhapsode</w:t>
                </w:r>
              </w:smartTag>
              <w:proofErr w:type="spellEnd"/>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lastRenderedPageBreak/>
              <w:t>LONGCASE^MAGDIR3</w:t>
            </w:r>
          </w:p>
        </w:tc>
        <w:tc>
          <w:tcPr>
            <w:tcW w:w="5628" w:type="dxa"/>
          </w:tcPr>
          <w:p w:rsidR="002F40DA" w:rsidRDefault="002F40DA" w:rsidP="00011B09">
            <w:pPr>
              <w:spacing w:before="120" w:after="120"/>
            </w:pPr>
            <w:proofErr w:type="spellStart"/>
            <w:r>
              <w:t>Lumisys</w:t>
            </w:r>
            <w:proofErr w:type="spellEnd"/>
            <w:r>
              <w:t>, *, CR, CT, NM, OT, RAD, SC and US</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proofErr w:type="spellStart"/>
            <w:r>
              <w:t>Lumisys</w:t>
            </w:r>
            <w:proofErr w:type="spellEnd"/>
            <w:r>
              <w:t>, LS75, CR, CT, MR, MRI, NM, OT, RAD, SC and US</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Picker International, Inc., AX000, MR</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Picker International, Inc., Edge 1.5T, MR</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Picker International, Inc., Polaris, CT</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Picker International, Inc., PQ2000, CT</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Picker International, Inc., PQ2000, SC</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Picker International, Inc., PQ5000, CT</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Picker International, Inc., PQ5000, CT</w:t>
            </w:r>
          </w:p>
        </w:tc>
      </w:tr>
      <w:tr w:rsidR="002F40DA">
        <w:tc>
          <w:tcPr>
            <w:tcW w:w="3840" w:type="dxa"/>
          </w:tcPr>
          <w:p w:rsidR="002F40DA" w:rsidRDefault="002F40DA" w:rsidP="00011B09">
            <w:pPr>
              <w:spacing w:before="120" w:after="120"/>
            </w:pPr>
            <w:r>
              <w:t>LONGCASE^MAGDIR3</w:t>
            </w:r>
          </w:p>
        </w:tc>
        <w:tc>
          <w:tcPr>
            <w:tcW w:w="5628" w:type="dxa"/>
          </w:tcPr>
          <w:p w:rsidR="002F40DA" w:rsidRDefault="002F40DA" w:rsidP="00011B09">
            <w:pPr>
              <w:spacing w:before="120" w:after="120"/>
            </w:pPr>
            <w:r>
              <w:t>Picker International, Inc., PQ5000, SC</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Picker International, Inc., PQ5000, SC</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Picker International, Inc., PQ6000, CT</w:t>
            </w:r>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PQS</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PQS</w:t>
                </w:r>
              </w:smartTag>
              <w:r>
                <w:t xml:space="preserve">, </w:t>
              </w:r>
              <w:smartTag w:uri="urn:schemas-microsoft-com:office:smarttags" w:element="State">
                <w:r>
                  <w:t>SC</w:t>
                </w:r>
              </w:smartTag>
            </w:smartTag>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VOXEL</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PQ2000^MAGDIR3</w:t>
            </w:r>
          </w:p>
        </w:tc>
        <w:tc>
          <w:tcPr>
            <w:tcW w:w="5628"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VOXELQ</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IGNORE^MADGIR3</w:t>
            </w:r>
          </w:p>
        </w:tc>
        <w:tc>
          <w:tcPr>
            <w:tcW w:w="5628" w:type="dxa"/>
          </w:tcPr>
          <w:p w:rsidR="002F40DA" w:rsidRDefault="002F40DA" w:rsidP="00011B09">
            <w:pPr>
              <w:spacing w:before="120" w:after="120"/>
            </w:pPr>
            <w:r>
              <w:t>(skip this image)</w:t>
            </w:r>
          </w:p>
        </w:tc>
      </w:tr>
    </w:tbl>
    <w:p w:rsidR="002F40DA" w:rsidRDefault="002F40DA" w:rsidP="002F40DA">
      <w:r>
        <w:rPr>
          <w:b/>
        </w:rPr>
        <w:t>Note</w:t>
      </w:r>
      <w:r>
        <w:t>: There are multiple possibilities for the same modality, depending on whether the image was sent directly or via a commercial PACS.</w:t>
      </w:r>
    </w:p>
    <w:p w:rsidR="002F40DA" w:rsidRDefault="002F40DA" w:rsidP="007A30E2">
      <w:pPr>
        <w:pStyle w:val="Heading5"/>
      </w:pPr>
      <w:bookmarkStart w:id="1810" w:name="_Toc4480332"/>
      <w:bookmarkStart w:id="1811" w:name="_Toc89057599"/>
      <w:r>
        <w:lastRenderedPageBreak/>
        <w:t>B.4.</w:t>
      </w:r>
      <w:r w:rsidR="00F908D2">
        <w:t>3</w:t>
      </w:r>
      <w:r>
        <w:t>.2.3  Text Data Subroutines - Setup</w:t>
      </w:r>
      <w:bookmarkEnd w:id="1810"/>
      <w:bookmarkEnd w:id="1811"/>
    </w:p>
    <w:p w:rsidR="002F40DA" w:rsidRDefault="002F40DA" w:rsidP="001D3082">
      <w:pPr>
        <w:keepNext/>
        <w:spacing w:after="240"/>
      </w:pPr>
      <w:r>
        <w:t>Possible names of subroutines that generate extra text data are:</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0"/>
        <w:gridCol w:w="5640"/>
      </w:tblGrid>
      <w:tr w:rsidR="002F40DA">
        <w:trPr>
          <w:tblHeader/>
        </w:trPr>
        <w:tc>
          <w:tcPr>
            <w:tcW w:w="3840" w:type="dxa"/>
            <w:shd w:val="pct15" w:color="auto" w:fill="auto"/>
          </w:tcPr>
          <w:p w:rsidR="002F40DA" w:rsidRDefault="002F40DA" w:rsidP="001D3082">
            <w:pPr>
              <w:keepNext/>
              <w:spacing w:before="120" w:after="120"/>
              <w:jc w:val="center"/>
              <w:rPr>
                <w:b/>
                <w:bCs/>
              </w:rPr>
            </w:pPr>
            <w:r>
              <w:rPr>
                <w:b/>
                <w:bCs/>
              </w:rPr>
              <w:t xml:space="preserve">Line </w:t>
            </w:r>
            <w:proofErr w:type="spellStart"/>
            <w:r>
              <w:rPr>
                <w:b/>
                <w:bCs/>
              </w:rPr>
              <w:t>Tag^Name</w:t>
            </w:r>
            <w:proofErr w:type="spellEnd"/>
          </w:p>
        </w:tc>
        <w:tc>
          <w:tcPr>
            <w:tcW w:w="5640" w:type="dxa"/>
            <w:shd w:val="pct15" w:color="auto" w:fill="auto"/>
          </w:tcPr>
          <w:p w:rsidR="002F40DA" w:rsidRDefault="002F40DA" w:rsidP="001D3082">
            <w:pPr>
              <w:keepNext/>
              <w:spacing w:before="120" w:after="120"/>
              <w:jc w:val="center"/>
              <w:rPr>
                <w:b/>
                <w:bCs/>
              </w:rPr>
            </w:pPr>
            <w:r>
              <w:rPr>
                <w:b/>
                <w:bCs/>
              </w:rPr>
              <w:t>Description</w:t>
            </w:r>
          </w:p>
        </w:tc>
      </w:tr>
      <w:tr w:rsidR="002F40DA">
        <w:tc>
          <w:tcPr>
            <w:tcW w:w="3840" w:type="dxa"/>
          </w:tcPr>
          <w:p w:rsidR="002F40DA" w:rsidRDefault="002F40DA" w:rsidP="001D3082">
            <w:pPr>
              <w:pStyle w:val="modcode"/>
              <w:keepNext/>
              <w:tabs>
                <w:tab w:val="clear" w:pos="851"/>
                <w:tab w:val="clear" w:pos="4536"/>
              </w:tabs>
              <w:spacing w:before="120" w:after="120"/>
            </w:pPr>
            <w:r>
              <w:rPr>
                <w:rFonts w:ascii="Courier New" w:hAnsi="Courier New"/>
              </w:rPr>
              <w:t>GECT^MAGDIR4A</w:t>
            </w:r>
          </w:p>
        </w:tc>
        <w:tc>
          <w:tcPr>
            <w:tcW w:w="5640" w:type="dxa"/>
          </w:tcPr>
          <w:p w:rsidR="002F40DA" w:rsidRDefault="002F40DA" w:rsidP="001D3082">
            <w:pPr>
              <w:pStyle w:val="modcode"/>
              <w:keepNext/>
              <w:tabs>
                <w:tab w:val="clear" w:pos="851"/>
                <w:tab w:val="clear" w:pos="4536"/>
              </w:tabs>
              <w:spacing w:before="120" w:after="120"/>
            </w:pPr>
            <w:r>
              <w:t>General Electric CTs</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PICKERCT^MAGDIR4A</w:t>
            </w:r>
          </w:p>
        </w:tc>
        <w:tc>
          <w:tcPr>
            <w:tcW w:w="5640" w:type="dxa"/>
          </w:tcPr>
          <w:p w:rsidR="002F40DA" w:rsidRDefault="002F40DA" w:rsidP="00011B09">
            <w:pPr>
              <w:pStyle w:val="modcode"/>
              <w:tabs>
                <w:tab w:val="clear" w:pos="851"/>
                <w:tab w:val="clear" w:pos="4536"/>
              </w:tabs>
              <w:spacing w:before="120" w:after="120"/>
            </w:pPr>
            <w:r>
              <w:t>Picker CTs</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PHILIPCT^MAGDIR4A</w:t>
            </w:r>
          </w:p>
        </w:tc>
        <w:tc>
          <w:tcPr>
            <w:tcW w:w="5640" w:type="dxa"/>
          </w:tcPr>
          <w:p w:rsidR="002F40DA" w:rsidRDefault="002F40DA" w:rsidP="00011B09">
            <w:pPr>
              <w:pStyle w:val="modcode"/>
              <w:tabs>
                <w:tab w:val="clear" w:pos="851"/>
                <w:tab w:val="clear" w:pos="4536"/>
              </w:tabs>
              <w:spacing w:before="120" w:after="120"/>
            </w:pPr>
            <w:r>
              <w:t>Philips CTs</w:t>
            </w:r>
          </w:p>
        </w:tc>
      </w:tr>
      <w:tr w:rsidR="002F40DA">
        <w:tc>
          <w:tcPr>
            <w:tcW w:w="3840" w:type="dxa"/>
          </w:tcPr>
          <w:p w:rsidR="002F40DA" w:rsidRDefault="002F40DA" w:rsidP="00011B09">
            <w:pPr>
              <w:pStyle w:val="modcode"/>
              <w:tabs>
                <w:tab w:val="clear" w:pos="851"/>
                <w:tab w:val="clear" w:pos="4536"/>
              </w:tabs>
              <w:spacing w:before="120" w:after="120"/>
            </w:pPr>
            <w:r>
              <w:rPr>
                <w:rFonts w:ascii="Courier New" w:hAnsi="Courier New"/>
              </w:rPr>
              <w:t>GELCA^MAGDIR4A</w:t>
            </w:r>
          </w:p>
        </w:tc>
        <w:tc>
          <w:tcPr>
            <w:tcW w:w="5640" w:type="dxa"/>
          </w:tcPr>
          <w:p w:rsidR="002F40DA" w:rsidRDefault="002F40DA" w:rsidP="00011B09">
            <w:pPr>
              <w:pStyle w:val="modcode"/>
              <w:tabs>
                <w:tab w:val="clear" w:pos="851"/>
                <w:tab w:val="clear" w:pos="4536"/>
              </w:tabs>
              <w:spacing w:before="120" w:after="120"/>
            </w:pPr>
            <w:r>
              <w:t>General Electric LCA DLX</w:t>
            </w:r>
          </w:p>
        </w:tc>
      </w:tr>
    </w:tbl>
    <w:p w:rsidR="002F40DA" w:rsidRDefault="002F40DA" w:rsidP="002F40DA">
      <w:pPr>
        <w:rPr>
          <w:b/>
          <w:u w:val="single"/>
        </w:rPr>
      </w:pPr>
    </w:p>
    <w:p w:rsidR="002F40DA" w:rsidRDefault="002F40DA" w:rsidP="007A30E2">
      <w:pPr>
        <w:pStyle w:val="Heading6"/>
      </w:pPr>
      <w:bookmarkStart w:id="1812" w:name="_Toc4480333"/>
      <w:bookmarkStart w:id="1813" w:name="_Toc89057600"/>
      <w:r>
        <w:t>B.4.</w:t>
      </w:r>
      <w:r w:rsidR="00F908D2">
        <w:t>3</w:t>
      </w:r>
      <w:r>
        <w:t>.2.3.1  Typical Values for Data Extraction Subroutine</w:t>
      </w:r>
      <w:bookmarkEnd w:id="1812"/>
      <w:bookmarkEnd w:id="1813"/>
    </w:p>
    <w:p w:rsidR="002F40DA" w:rsidRDefault="002F40DA" w:rsidP="002F40D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0"/>
        <w:gridCol w:w="5628"/>
      </w:tblGrid>
      <w:tr w:rsidR="002F40DA">
        <w:trPr>
          <w:tblHeader/>
        </w:trPr>
        <w:tc>
          <w:tcPr>
            <w:tcW w:w="3840" w:type="dxa"/>
            <w:shd w:val="pct15" w:color="auto" w:fill="auto"/>
          </w:tcPr>
          <w:p w:rsidR="002F40DA" w:rsidRDefault="002F40DA" w:rsidP="00011B09">
            <w:pPr>
              <w:spacing w:before="120" w:after="120"/>
              <w:jc w:val="center"/>
              <w:rPr>
                <w:b/>
              </w:rPr>
            </w:pPr>
            <w:r>
              <w:rPr>
                <w:b/>
              </w:rPr>
              <w:t>Parameter Value</w:t>
            </w:r>
          </w:p>
        </w:tc>
        <w:tc>
          <w:tcPr>
            <w:tcW w:w="5628" w:type="dxa"/>
            <w:shd w:val="pct15" w:color="auto" w:fill="auto"/>
          </w:tcPr>
          <w:p w:rsidR="002F40DA" w:rsidRDefault="002F40DA" w:rsidP="00011B09">
            <w:pPr>
              <w:spacing w:before="120" w:after="120"/>
              <w:jc w:val="center"/>
              <w:rPr>
                <w:b/>
              </w:rPr>
            </w:pPr>
            <w:r>
              <w:rPr>
                <w:b/>
              </w:rPr>
              <w:t>Equipment</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proofErr w:type="spellStart"/>
            <w:r>
              <w:t>Accuson</w:t>
            </w:r>
            <w:proofErr w:type="spellEnd"/>
            <w:r>
              <w:t xml:space="preserve">, </w:t>
            </w:r>
            <w:smartTag w:uri="urn:schemas-microsoft-com:office:smarttags" w:element="place">
              <w:smartTag w:uri="urn:schemas-microsoft-com:office:smarttags" w:element="City">
                <w:r>
                  <w:t>Sequoia</w:t>
                </w:r>
              </w:smartTag>
              <w:r>
                <w:t xml:space="preserve">, </w:t>
              </w:r>
              <w:smartTag w:uri="urn:schemas-microsoft-com:office:smarttags" w:element="country-region">
                <w:r>
                  <w:t>US</w:t>
                </w:r>
              </w:smartTag>
            </w:smartTag>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r>
              <w:t>ADAC, *, NM</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r>
              <w:t xml:space="preserve">ADAC, </w:t>
            </w:r>
            <w:proofErr w:type="spellStart"/>
            <w:r>
              <w:t>Solus</w:t>
            </w:r>
            <w:proofErr w:type="spellEnd"/>
            <w:r>
              <w:t>, NM</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r>
              <w:t>ADAC, Vertex, NM</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r>
              <w:t>AGFA, ADC 5145, CR</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r>
              <w:t xml:space="preserve">Aspect Electronics, Inc., Access Acquisition </w:t>
            </w:r>
            <w:smartTag w:uri="urn:schemas-microsoft-com:office:smarttags" w:element="place">
              <w:smartTag w:uri="urn:schemas-microsoft-com:office:smarttags" w:element="City">
                <w:r>
                  <w:t>Module</w:t>
                </w:r>
              </w:smartTag>
              <w:r>
                <w:t xml:space="preserve">, </w:t>
              </w:r>
              <w:smartTag w:uri="urn:schemas-microsoft-com:office:smarttags" w:element="country-region">
                <w:r>
                  <w:t>US</w:t>
                </w:r>
              </w:smartTag>
            </w:smartTag>
            <w:r>
              <w:t xml:space="preserve"> and OT</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r>
              <w:t>ATL, 8500-0030-01 (HDI 3000, Pegasus Level 8), US</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proofErr w:type="spellStart"/>
            <w:r>
              <w:t>DeJarnette</w:t>
            </w:r>
            <w:proofErr w:type="spellEnd"/>
            <w:r>
              <w:t xml:space="preserve"> Research Systems, </w:t>
            </w:r>
            <w:proofErr w:type="spellStart"/>
            <w:r>
              <w:t>ImageShare</w:t>
            </w:r>
            <w:proofErr w:type="spellEnd"/>
            <w:r>
              <w:t xml:space="preserve"> CR, CR</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proofErr w:type="spellStart"/>
            <w:r>
              <w:t>DeJarnette</w:t>
            </w:r>
            <w:proofErr w:type="spellEnd"/>
            <w:r>
              <w:t xml:space="preserve"> Research Systems, </w:t>
            </w:r>
            <w:proofErr w:type="spellStart"/>
            <w:r>
              <w:t>Imageshare</w:t>
            </w:r>
            <w:proofErr w:type="spellEnd"/>
            <w:r>
              <w:t xml:space="preserve"> Fuji CR Acquisition Station, CR</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proofErr w:type="spellStart"/>
            <w:r>
              <w:t>Diasonics</w:t>
            </w:r>
            <w:proofErr w:type="spellEnd"/>
            <w:r>
              <w:t>, *, US</w:t>
            </w:r>
          </w:p>
        </w:tc>
      </w:tr>
      <w:tr w:rsidR="002F40DA">
        <w:tc>
          <w:tcPr>
            <w:tcW w:w="3840" w:type="dxa"/>
          </w:tcPr>
          <w:p w:rsidR="002F40DA" w:rsidRDefault="002F40DA" w:rsidP="00011B09">
            <w:pPr>
              <w:spacing w:before="120" w:after="120"/>
            </w:pPr>
            <w:r>
              <w:t>GELCA^MAGDIR4A</w:t>
            </w:r>
          </w:p>
        </w:tc>
        <w:tc>
          <w:tcPr>
            <w:tcW w:w="5628" w:type="dxa"/>
          </w:tcPr>
          <w:p w:rsidR="002F40DA" w:rsidRDefault="002F40DA" w:rsidP="00011B09">
            <w:pPr>
              <w:spacing w:before="120" w:after="120"/>
            </w:pPr>
            <w:r>
              <w:t>GE Medical Systems, DLX, XA and RF</w:t>
            </w:r>
          </w:p>
        </w:tc>
      </w:tr>
      <w:tr w:rsidR="002F40DA">
        <w:tc>
          <w:tcPr>
            <w:tcW w:w="3840" w:type="dxa"/>
          </w:tcPr>
          <w:p w:rsidR="002F40DA" w:rsidRDefault="002F40DA" w:rsidP="00011B09">
            <w:pPr>
              <w:spacing w:before="120" w:after="120"/>
            </w:pPr>
            <w:r>
              <w:t>GECT^MAGDIR4A</w:t>
            </w:r>
          </w:p>
        </w:tc>
        <w:tc>
          <w:tcPr>
            <w:tcW w:w="5628" w:type="dxa"/>
          </w:tcPr>
          <w:p w:rsidR="002F40DA" w:rsidRDefault="002F40DA" w:rsidP="00011B09">
            <w:pPr>
              <w:spacing w:before="120" w:after="120"/>
            </w:pPr>
            <w:r>
              <w:t xml:space="preserve">GE Medical Systems, Genesis CT9800 </w:t>
            </w:r>
            <w:smartTag w:uri="urn:schemas-microsoft-com:office:smarttags" w:element="place">
              <w:smartTag w:uri="urn:schemas-microsoft-com:office:smarttags" w:element="City">
                <w:r>
                  <w:t>QHL</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GECT^MAGDIR4A</w:t>
            </w:r>
          </w:p>
        </w:tc>
        <w:tc>
          <w:tcPr>
            <w:tcW w:w="5628" w:type="dxa"/>
          </w:tcPr>
          <w:p w:rsidR="002F40DA" w:rsidRDefault="002F40DA" w:rsidP="00011B09">
            <w:pPr>
              <w:spacing w:before="120" w:after="120"/>
            </w:pPr>
            <w:r>
              <w:t xml:space="preserve">GE Medical Systems, Genesis </w:t>
            </w:r>
            <w:proofErr w:type="spellStart"/>
            <w:smartTag w:uri="urn:schemas-microsoft-com:office:smarttags" w:element="place">
              <w:smartTag w:uri="urn:schemas-microsoft-com:office:smarttags" w:element="City">
                <w:r>
                  <w:t>HiSpeed</w:t>
                </w:r>
                <w:proofErr w:type="spellEnd"/>
                <w:r>
                  <w:t xml:space="preserve"> RP</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lastRenderedPageBreak/>
              <w:t>GECT^MAGDIR4A</w:t>
            </w:r>
          </w:p>
        </w:tc>
        <w:tc>
          <w:tcPr>
            <w:tcW w:w="5628" w:type="dxa"/>
          </w:tcPr>
          <w:p w:rsidR="002F40DA" w:rsidRDefault="002F40DA" w:rsidP="00011B09">
            <w:pPr>
              <w:spacing w:before="120" w:after="120"/>
            </w:pPr>
            <w:r>
              <w:t>GE Medical Systems, Genesis Jupiter, CT</w:t>
            </w:r>
          </w:p>
        </w:tc>
      </w:tr>
      <w:tr w:rsidR="002F40DA">
        <w:tc>
          <w:tcPr>
            <w:tcW w:w="3840" w:type="dxa"/>
          </w:tcPr>
          <w:p w:rsidR="002F40DA" w:rsidRDefault="002F40DA" w:rsidP="00011B09">
            <w:pPr>
              <w:spacing w:before="120" w:after="120"/>
            </w:pPr>
            <w:r>
              <w:t>GECT^MAGDIR4A</w:t>
            </w:r>
          </w:p>
        </w:tc>
        <w:tc>
          <w:tcPr>
            <w:tcW w:w="5628" w:type="dxa"/>
          </w:tcPr>
          <w:p w:rsidR="002F40DA" w:rsidRDefault="002F40DA" w:rsidP="00011B09">
            <w:pPr>
              <w:spacing w:before="120" w:after="120"/>
            </w:pPr>
            <w:r>
              <w:t xml:space="preserve">GE Medical Systems, Genesis </w:t>
            </w:r>
            <w:proofErr w:type="spellStart"/>
            <w:r>
              <w:t>Signa</w:t>
            </w:r>
            <w:proofErr w:type="spellEnd"/>
            <w:r>
              <w:t>, MR</w:t>
            </w:r>
          </w:p>
        </w:tc>
      </w:tr>
      <w:tr w:rsidR="002F40DA">
        <w:tc>
          <w:tcPr>
            <w:tcW w:w="3840" w:type="dxa"/>
          </w:tcPr>
          <w:p w:rsidR="002F40DA" w:rsidRDefault="002F40DA" w:rsidP="00011B09">
            <w:pPr>
              <w:spacing w:before="120" w:after="120"/>
            </w:pPr>
            <w:r>
              <w:t>GECT^MAGDIR4A</w:t>
            </w:r>
          </w:p>
        </w:tc>
        <w:tc>
          <w:tcPr>
            <w:tcW w:w="5628" w:type="dxa"/>
          </w:tcPr>
          <w:p w:rsidR="002F40DA" w:rsidRDefault="002F40DA" w:rsidP="00011B09">
            <w:pPr>
              <w:spacing w:before="120" w:after="120"/>
            </w:pPr>
            <w:r>
              <w:t xml:space="preserve">GE Medical Systems, </w:t>
            </w:r>
            <w:proofErr w:type="spellStart"/>
            <w:r>
              <w:t>HiSpeed</w:t>
            </w:r>
            <w:proofErr w:type="spellEnd"/>
            <w:r>
              <w:t xml:space="preserve"> CT/</w:t>
            </w:r>
            <w:proofErr w:type="spellStart"/>
            <w:r>
              <w:t>i</w:t>
            </w:r>
            <w:proofErr w:type="spellEnd"/>
            <w:r>
              <w:t>, CT</w:t>
            </w:r>
          </w:p>
        </w:tc>
      </w:tr>
      <w:tr w:rsidR="002F40DA">
        <w:tc>
          <w:tcPr>
            <w:tcW w:w="3840" w:type="dxa"/>
          </w:tcPr>
          <w:p w:rsidR="002F40DA" w:rsidRDefault="002F40DA" w:rsidP="00011B09">
            <w:pPr>
              <w:spacing w:before="120" w:after="120"/>
            </w:pPr>
            <w:r>
              <w:t>GECT^MAGDIR4A</w:t>
            </w:r>
          </w:p>
        </w:tc>
        <w:tc>
          <w:tcPr>
            <w:tcW w:w="5628" w:type="dxa"/>
          </w:tcPr>
          <w:p w:rsidR="002F40DA" w:rsidRDefault="002F40DA" w:rsidP="00011B09">
            <w:pPr>
              <w:spacing w:before="120" w:after="120"/>
            </w:pPr>
            <w:r>
              <w:t xml:space="preserve">GE Medical Systems, </w:t>
            </w:r>
            <w:proofErr w:type="spellStart"/>
            <w:smartTag w:uri="urn:schemas-microsoft-com:office:smarttags" w:element="place">
              <w:smartTag w:uri="urn:schemas-microsoft-com:office:smarttags" w:element="City">
                <w:r>
                  <w:t>HiSpeed</w:t>
                </w:r>
                <w:proofErr w:type="spellEnd"/>
                <w:r>
                  <w:t xml:space="preserve"> RP</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GECT1000^MAGDIR4A</w:t>
            </w:r>
          </w:p>
        </w:tc>
        <w:tc>
          <w:tcPr>
            <w:tcW w:w="5628" w:type="dxa"/>
          </w:tcPr>
          <w:p w:rsidR="002F40DA" w:rsidRDefault="002F40DA" w:rsidP="00011B09">
            <w:pPr>
              <w:spacing w:before="120" w:after="120"/>
            </w:pPr>
            <w:r>
              <w:t xml:space="preserve">GE Medical Systems, </w:t>
            </w:r>
            <w:proofErr w:type="spellStart"/>
            <w:r>
              <w:t>ProSpeed</w:t>
            </w:r>
            <w:proofErr w:type="spellEnd"/>
            <w:r>
              <w:t>, CT</w:t>
            </w:r>
          </w:p>
        </w:tc>
      </w:tr>
      <w:tr w:rsidR="002F40DA">
        <w:tc>
          <w:tcPr>
            <w:tcW w:w="3840" w:type="dxa"/>
          </w:tcPr>
          <w:p w:rsidR="002F40DA" w:rsidRDefault="002F40DA" w:rsidP="00011B09">
            <w:pPr>
              <w:spacing w:before="120" w:after="120"/>
            </w:pPr>
            <w:r>
              <w:t>GECT^MAGDIR4A</w:t>
            </w:r>
          </w:p>
        </w:tc>
        <w:tc>
          <w:tcPr>
            <w:tcW w:w="5628" w:type="dxa"/>
          </w:tcPr>
          <w:p w:rsidR="002F40DA" w:rsidRDefault="002F40DA" w:rsidP="00011B09">
            <w:pPr>
              <w:spacing w:before="120" w:after="120"/>
            </w:pPr>
            <w:r>
              <w:t xml:space="preserve">GE Medical Systems, </w:t>
            </w:r>
            <w:proofErr w:type="spellStart"/>
            <w:smartTag w:uri="urn:schemas-microsoft-com:office:smarttags" w:element="place">
              <w:smartTag w:uri="urn:schemas-microsoft-com:office:smarttags" w:element="City">
                <w:r>
                  <w:t>Rhapsode</w:t>
                </w:r>
              </w:smartTag>
              <w:proofErr w:type="spellEnd"/>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proofErr w:type="spellStart"/>
            <w:r>
              <w:t>Lumisys</w:t>
            </w:r>
            <w:proofErr w:type="spellEnd"/>
            <w:r>
              <w:t>, *, CR, CT, NM, OT, RAD, SC and US</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proofErr w:type="spellStart"/>
            <w:r>
              <w:t>Lumisys</w:t>
            </w:r>
            <w:proofErr w:type="spellEnd"/>
            <w:r>
              <w:t>, LS75, CR, CT, MR, MRI, NM, OT, RAD, SC and US</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r>
              <w:t>Picker International, Inc., AX000, MR</w:t>
            </w:r>
          </w:p>
        </w:tc>
      </w:tr>
      <w:tr w:rsidR="002F40DA">
        <w:tc>
          <w:tcPr>
            <w:tcW w:w="3840" w:type="dxa"/>
          </w:tcPr>
          <w:p w:rsidR="002F40DA" w:rsidRDefault="002F40DA" w:rsidP="00011B09">
            <w:pPr>
              <w:spacing w:before="120" w:after="120"/>
            </w:pPr>
            <w:r>
              <w:t>(none)</w:t>
            </w:r>
          </w:p>
        </w:tc>
        <w:tc>
          <w:tcPr>
            <w:tcW w:w="5628" w:type="dxa"/>
          </w:tcPr>
          <w:p w:rsidR="002F40DA" w:rsidRDefault="002F40DA" w:rsidP="00011B09">
            <w:pPr>
              <w:spacing w:before="120" w:after="120"/>
            </w:pPr>
            <w:r>
              <w:t>Picker International, Inc., Edge 1.5T, MR</w:t>
            </w:r>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Picker International, Inc., Polaris, CT</w:t>
            </w:r>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Picker International, Inc., PQ2000, CT</w:t>
            </w:r>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Picker International, Inc., PQ2000, SC</w:t>
            </w:r>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Picker International, Inc., PQ5000, CT</w:t>
            </w:r>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Picker International, Inc., PQ5000, SC</w:t>
            </w:r>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Picker International, Inc., PQ6000, CT</w:t>
            </w:r>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PQS</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PQS</w:t>
                </w:r>
              </w:smartTag>
              <w:r>
                <w:t xml:space="preserve">, </w:t>
              </w:r>
              <w:smartTag w:uri="urn:schemas-microsoft-com:office:smarttags" w:element="State">
                <w:r>
                  <w:t>SC</w:t>
                </w:r>
              </w:smartTag>
            </w:smartTag>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VOXEL</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r>
              <w:t>PickerCT^MAGDIR4A</w:t>
            </w:r>
          </w:p>
        </w:tc>
        <w:tc>
          <w:tcPr>
            <w:tcW w:w="5628"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VOXELQ</w:t>
                </w:r>
              </w:smartTag>
              <w:r>
                <w:t xml:space="preserve">, </w:t>
              </w:r>
              <w:smartTag w:uri="urn:schemas-microsoft-com:office:smarttags" w:element="State">
                <w:r>
                  <w:t>CT</w:t>
                </w:r>
              </w:smartTag>
            </w:smartTag>
          </w:p>
        </w:tc>
      </w:tr>
    </w:tbl>
    <w:p w:rsidR="002F40DA" w:rsidRDefault="002F40DA" w:rsidP="007A30E2">
      <w:pPr>
        <w:pStyle w:val="Heading5"/>
      </w:pPr>
      <w:bookmarkStart w:id="1814" w:name="_Toc4480334"/>
      <w:bookmarkStart w:id="1815" w:name="_Toc89057601"/>
      <w:r>
        <w:lastRenderedPageBreak/>
        <w:t>B.4.</w:t>
      </w:r>
      <w:r w:rsidR="00F908D2">
        <w:t>3</w:t>
      </w:r>
      <w:r>
        <w:t>.2.4  Text Data File – Setup</w:t>
      </w:r>
      <w:bookmarkEnd w:id="1814"/>
      <w:bookmarkEnd w:id="1815"/>
    </w:p>
    <w:p w:rsidR="002F40DA" w:rsidRDefault="002F40DA" w:rsidP="00505834">
      <w:pPr>
        <w:keepNext/>
      </w:pPr>
      <w:r>
        <w:t>Possible names of files with DICOM elements to be output as text data are:</w:t>
      </w:r>
    </w:p>
    <w:p w:rsidR="002F40DA" w:rsidRDefault="002F40DA" w:rsidP="00505834">
      <w:pPr>
        <w:keepNext/>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0"/>
        <w:gridCol w:w="5640"/>
      </w:tblGrid>
      <w:tr w:rsidR="002F40DA">
        <w:tc>
          <w:tcPr>
            <w:tcW w:w="3840" w:type="dxa"/>
            <w:shd w:val="pct15" w:color="auto" w:fill="auto"/>
          </w:tcPr>
          <w:p w:rsidR="002F40DA" w:rsidRDefault="002F40DA" w:rsidP="00011B09">
            <w:pPr>
              <w:pStyle w:val="modcode"/>
              <w:tabs>
                <w:tab w:val="clear" w:pos="851"/>
                <w:tab w:val="clear" w:pos="4536"/>
              </w:tabs>
              <w:spacing w:before="120" w:after="120"/>
              <w:jc w:val="center"/>
              <w:rPr>
                <w:b/>
              </w:rPr>
            </w:pPr>
            <w:r>
              <w:rPr>
                <w:b/>
              </w:rPr>
              <w:t>Name</w:t>
            </w:r>
          </w:p>
        </w:tc>
        <w:tc>
          <w:tcPr>
            <w:tcW w:w="5640" w:type="dxa"/>
            <w:shd w:val="pct15" w:color="auto" w:fill="auto"/>
          </w:tcPr>
          <w:p w:rsidR="002F40DA" w:rsidRDefault="002F40DA" w:rsidP="00011B09">
            <w:pPr>
              <w:pStyle w:val="modcode"/>
              <w:tabs>
                <w:tab w:val="clear" w:pos="851"/>
                <w:tab w:val="clear" w:pos="4536"/>
              </w:tabs>
              <w:spacing w:before="120" w:after="120"/>
              <w:jc w:val="center"/>
              <w:rPr>
                <w:b/>
              </w:rPr>
            </w:pPr>
            <w:r>
              <w:rPr>
                <w:b/>
              </w:rPr>
              <w:t>Description</w:t>
            </w:r>
          </w:p>
        </w:tc>
      </w:tr>
      <w:tr w:rsidR="002F40DA">
        <w:tc>
          <w:tcPr>
            <w:tcW w:w="3840" w:type="dxa"/>
          </w:tcPr>
          <w:p w:rsidR="002F40DA" w:rsidRDefault="002F40DA" w:rsidP="00011B09">
            <w:pPr>
              <w:pStyle w:val="modcode"/>
              <w:tabs>
                <w:tab w:val="clear" w:pos="851"/>
                <w:tab w:val="clear" w:pos="4536"/>
              </w:tabs>
              <w:spacing w:before="120" w:after="120"/>
            </w:pPr>
            <w:proofErr w:type="spellStart"/>
            <w:r>
              <w:rPr>
                <w:rFonts w:ascii="Courier New" w:hAnsi="Courier New"/>
              </w:rPr>
              <w:t>DataGECT.dic</w:t>
            </w:r>
            <w:proofErr w:type="spellEnd"/>
          </w:p>
        </w:tc>
        <w:tc>
          <w:tcPr>
            <w:tcW w:w="5640" w:type="dxa"/>
          </w:tcPr>
          <w:p w:rsidR="002F40DA" w:rsidRDefault="002F40DA" w:rsidP="00011B09">
            <w:pPr>
              <w:pStyle w:val="modcode"/>
              <w:tabs>
                <w:tab w:val="clear" w:pos="851"/>
                <w:tab w:val="clear" w:pos="4536"/>
              </w:tabs>
              <w:spacing w:before="120" w:after="120"/>
            </w:pPr>
            <w:r>
              <w:t>General Electric CTs</w:t>
            </w:r>
          </w:p>
        </w:tc>
      </w:tr>
      <w:tr w:rsidR="002F40DA">
        <w:tc>
          <w:tcPr>
            <w:tcW w:w="3840" w:type="dxa"/>
          </w:tcPr>
          <w:p w:rsidR="002F40DA" w:rsidRDefault="002F40DA" w:rsidP="00011B09">
            <w:pPr>
              <w:pStyle w:val="modcode"/>
              <w:tabs>
                <w:tab w:val="clear" w:pos="851"/>
                <w:tab w:val="clear" w:pos="4536"/>
              </w:tabs>
              <w:spacing w:before="120" w:after="120"/>
            </w:pPr>
            <w:proofErr w:type="spellStart"/>
            <w:r>
              <w:rPr>
                <w:rFonts w:ascii="Courier New" w:hAnsi="Courier New"/>
              </w:rPr>
              <w:t>Data_CR.dic</w:t>
            </w:r>
            <w:proofErr w:type="spellEnd"/>
          </w:p>
        </w:tc>
        <w:tc>
          <w:tcPr>
            <w:tcW w:w="5640" w:type="dxa"/>
          </w:tcPr>
          <w:p w:rsidR="002F40DA" w:rsidRDefault="002F40DA" w:rsidP="00011B09">
            <w:pPr>
              <w:pStyle w:val="modcode"/>
              <w:tabs>
                <w:tab w:val="clear" w:pos="851"/>
                <w:tab w:val="clear" w:pos="4536"/>
              </w:tabs>
              <w:spacing w:before="120" w:after="120"/>
            </w:pPr>
            <w:r>
              <w:t>CR Units</w:t>
            </w:r>
          </w:p>
        </w:tc>
      </w:tr>
      <w:tr w:rsidR="002F40DA">
        <w:tc>
          <w:tcPr>
            <w:tcW w:w="3840" w:type="dxa"/>
          </w:tcPr>
          <w:p w:rsidR="002F40DA" w:rsidRDefault="002F40DA" w:rsidP="00011B09">
            <w:pPr>
              <w:pStyle w:val="modcode"/>
              <w:tabs>
                <w:tab w:val="clear" w:pos="851"/>
                <w:tab w:val="clear" w:pos="4536"/>
              </w:tabs>
              <w:spacing w:before="120" w:after="120"/>
            </w:pPr>
            <w:proofErr w:type="spellStart"/>
            <w:r>
              <w:rPr>
                <w:rFonts w:ascii="Courier New" w:hAnsi="Courier New"/>
              </w:rPr>
              <w:t>DataMisc.dic</w:t>
            </w:r>
            <w:proofErr w:type="spellEnd"/>
          </w:p>
        </w:tc>
        <w:tc>
          <w:tcPr>
            <w:tcW w:w="5640" w:type="dxa"/>
          </w:tcPr>
          <w:p w:rsidR="002F40DA" w:rsidRDefault="002F40DA" w:rsidP="00011B09">
            <w:pPr>
              <w:pStyle w:val="modcode"/>
              <w:tabs>
                <w:tab w:val="clear" w:pos="851"/>
                <w:tab w:val="clear" w:pos="4536"/>
              </w:tabs>
              <w:spacing w:before="120" w:after="120"/>
            </w:pPr>
            <w:r>
              <w:t>Miscellaneous</w:t>
            </w:r>
          </w:p>
        </w:tc>
      </w:tr>
      <w:tr w:rsidR="002F40DA">
        <w:tc>
          <w:tcPr>
            <w:tcW w:w="3840" w:type="dxa"/>
          </w:tcPr>
          <w:p w:rsidR="002F40DA" w:rsidRDefault="002F40DA" w:rsidP="00011B09">
            <w:pPr>
              <w:pStyle w:val="modcode"/>
              <w:tabs>
                <w:tab w:val="clear" w:pos="851"/>
                <w:tab w:val="clear" w:pos="4536"/>
              </w:tabs>
              <w:spacing w:before="120" w:after="120"/>
              <w:rPr>
                <w:rFonts w:ascii="Courier New" w:hAnsi="Courier New"/>
              </w:rPr>
            </w:pPr>
            <w:proofErr w:type="spellStart"/>
            <w:r>
              <w:rPr>
                <w:rFonts w:ascii="Courier New" w:hAnsi="Courier New"/>
              </w:rPr>
              <w:t>Data_MRI.dic</w:t>
            </w:r>
            <w:proofErr w:type="spellEnd"/>
          </w:p>
        </w:tc>
        <w:tc>
          <w:tcPr>
            <w:tcW w:w="5640" w:type="dxa"/>
          </w:tcPr>
          <w:p w:rsidR="002F40DA" w:rsidRDefault="002F40DA" w:rsidP="00011B09">
            <w:pPr>
              <w:pStyle w:val="modcode"/>
              <w:tabs>
                <w:tab w:val="clear" w:pos="851"/>
                <w:tab w:val="clear" w:pos="4536"/>
              </w:tabs>
              <w:spacing w:before="120" w:after="120"/>
            </w:pPr>
            <w:r>
              <w:t>MRI Units</w:t>
            </w:r>
          </w:p>
        </w:tc>
      </w:tr>
    </w:tbl>
    <w:p w:rsidR="002F40DA" w:rsidRDefault="002F40DA" w:rsidP="002F40DA">
      <w:pPr>
        <w:pStyle w:val="modcode"/>
      </w:pPr>
    </w:p>
    <w:p w:rsidR="002F40DA" w:rsidRDefault="002F40DA" w:rsidP="007A30E2">
      <w:pPr>
        <w:pStyle w:val="Heading6"/>
      </w:pPr>
      <w:bookmarkStart w:id="1816" w:name="_Toc4480335"/>
      <w:bookmarkStart w:id="1817" w:name="_Toc89057602"/>
      <w:r>
        <w:t>B.4.</w:t>
      </w:r>
      <w:r w:rsidR="00F908D2">
        <w:t>3</w:t>
      </w:r>
      <w:r>
        <w:t>.2.4.1  Typical Values for Text Data Extraction Element List</w:t>
      </w:r>
      <w:bookmarkEnd w:id="1816"/>
      <w:bookmarkEnd w:id="1817"/>
    </w:p>
    <w:p w:rsidR="002F40DA" w:rsidRDefault="002F40DA" w:rsidP="002F40D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0"/>
        <w:gridCol w:w="5520"/>
      </w:tblGrid>
      <w:tr w:rsidR="002F40DA">
        <w:trPr>
          <w:tblHeader/>
        </w:trPr>
        <w:tc>
          <w:tcPr>
            <w:tcW w:w="3840" w:type="dxa"/>
            <w:shd w:val="pct15" w:color="auto" w:fill="auto"/>
          </w:tcPr>
          <w:p w:rsidR="002F40DA" w:rsidRDefault="002F40DA" w:rsidP="00011B09">
            <w:pPr>
              <w:spacing w:before="120" w:after="120"/>
              <w:jc w:val="center"/>
              <w:rPr>
                <w:b/>
              </w:rPr>
            </w:pPr>
            <w:r>
              <w:rPr>
                <w:b/>
              </w:rPr>
              <w:t>Parameter Value</w:t>
            </w:r>
          </w:p>
        </w:tc>
        <w:tc>
          <w:tcPr>
            <w:tcW w:w="5520" w:type="dxa"/>
            <w:shd w:val="pct15" w:color="auto" w:fill="auto"/>
          </w:tcPr>
          <w:p w:rsidR="002F40DA" w:rsidRDefault="002F40DA" w:rsidP="00011B09">
            <w:pPr>
              <w:spacing w:before="120" w:after="120"/>
              <w:jc w:val="center"/>
              <w:rPr>
                <w:b/>
              </w:rPr>
            </w:pPr>
            <w:r>
              <w:rPr>
                <w:b/>
              </w:rPr>
              <w:t>Equipment</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pStyle w:val="FootnoteText"/>
              <w:spacing w:before="120" w:after="120"/>
            </w:pPr>
            <w:proofErr w:type="spellStart"/>
            <w:r>
              <w:t>Accuson</w:t>
            </w:r>
            <w:proofErr w:type="spellEnd"/>
            <w:r>
              <w:t xml:space="preserve">, </w:t>
            </w:r>
            <w:smartTag w:uri="urn:schemas-microsoft-com:office:smarttags" w:element="place">
              <w:smartTag w:uri="urn:schemas-microsoft-com:office:smarttags" w:element="City">
                <w:r>
                  <w:t>Sequoia</w:t>
                </w:r>
              </w:smartTag>
              <w:r>
                <w:t xml:space="preserve">, </w:t>
              </w:r>
              <w:smartTag w:uri="urn:schemas-microsoft-com:office:smarttags" w:element="country-region">
                <w:r>
                  <w:t>US</w:t>
                </w:r>
              </w:smartTag>
            </w:smartTag>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ADAC, *, NM</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 xml:space="preserve">ADAC, </w:t>
            </w:r>
            <w:proofErr w:type="spellStart"/>
            <w:r>
              <w:t>Solus</w:t>
            </w:r>
            <w:proofErr w:type="spellEnd"/>
            <w:r>
              <w:t>, NM</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ADAC, Vertex, NM</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AGFA, ADC 5145, CR</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 xml:space="preserve">Aspect Electronics, Inc., Access Acquisition </w:t>
            </w:r>
            <w:smartTag w:uri="urn:schemas-microsoft-com:office:smarttags" w:element="place">
              <w:smartTag w:uri="urn:schemas-microsoft-com:office:smarttags" w:element="City">
                <w:r>
                  <w:t>Module</w:t>
                </w:r>
              </w:smartTag>
              <w:r>
                <w:t xml:space="preserve">, </w:t>
              </w:r>
              <w:smartTag w:uri="urn:schemas-microsoft-com:office:smarttags" w:element="country-region">
                <w:r>
                  <w:t>US</w:t>
                </w:r>
              </w:smartTag>
            </w:smartTag>
            <w:r>
              <w:t xml:space="preserve"> and OT</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ATL, 8500-0030-01 (HDI 3000, Pegasus Level 8), US</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proofErr w:type="spellStart"/>
            <w:r>
              <w:t>DeJarnette</w:t>
            </w:r>
            <w:proofErr w:type="spellEnd"/>
            <w:r>
              <w:t xml:space="preserve"> Research Systems, </w:t>
            </w:r>
            <w:proofErr w:type="spellStart"/>
            <w:r>
              <w:t>ImageShare</w:t>
            </w:r>
            <w:proofErr w:type="spellEnd"/>
            <w:r>
              <w:t xml:space="preserve"> CR, CR</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proofErr w:type="spellStart"/>
            <w:r>
              <w:t>DeJarnette</w:t>
            </w:r>
            <w:proofErr w:type="spellEnd"/>
            <w:r>
              <w:t xml:space="preserve"> Research Systems, </w:t>
            </w:r>
            <w:proofErr w:type="spellStart"/>
            <w:r>
              <w:t>Imageshare</w:t>
            </w:r>
            <w:proofErr w:type="spellEnd"/>
            <w:r>
              <w:t xml:space="preserve"> Fuji CR Acquisition Station, CR</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proofErr w:type="spellStart"/>
            <w:r>
              <w:t>Diasonics</w:t>
            </w:r>
            <w:proofErr w:type="spellEnd"/>
            <w:r>
              <w:t>, *, US</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GE Medical Systems, DLX, XA and RF</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GE Medical Systems, Genesis CT9800 </w:t>
            </w:r>
            <w:smartTag w:uri="urn:schemas-microsoft-com:office:smarttags" w:element="place">
              <w:smartTag w:uri="urn:schemas-microsoft-com:office:smarttags" w:element="City">
                <w:r>
                  <w:t>QHL</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GE Medical Systems, Genesis </w:t>
            </w:r>
            <w:proofErr w:type="spellStart"/>
            <w:smartTag w:uri="urn:schemas-microsoft-com:office:smarttags" w:element="place">
              <w:smartTag w:uri="urn:schemas-microsoft-com:office:smarttags" w:element="City">
                <w:r>
                  <w:t>HiSpeed</w:t>
                </w:r>
                <w:proofErr w:type="spellEnd"/>
                <w:r>
                  <w:t xml:space="preserve"> RP</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proofErr w:type="spellStart"/>
            <w:r>
              <w:lastRenderedPageBreak/>
              <w:t>datagect.dic</w:t>
            </w:r>
            <w:proofErr w:type="spellEnd"/>
          </w:p>
        </w:tc>
        <w:tc>
          <w:tcPr>
            <w:tcW w:w="5520" w:type="dxa"/>
          </w:tcPr>
          <w:p w:rsidR="002F40DA" w:rsidRDefault="002F40DA" w:rsidP="00011B09">
            <w:pPr>
              <w:spacing w:before="120" w:after="120"/>
            </w:pPr>
            <w:r>
              <w:t>GE Medical Systems, Genesis Jupiter, CT</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GE Medical Systems, Genesis </w:t>
            </w:r>
            <w:proofErr w:type="spellStart"/>
            <w:r>
              <w:t>Signa</w:t>
            </w:r>
            <w:proofErr w:type="spellEnd"/>
            <w:r>
              <w:t>, MR</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GE Medical Systems, </w:t>
            </w:r>
            <w:proofErr w:type="spellStart"/>
            <w:r>
              <w:t>HiSpeed</w:t>
            </w:r>
            <w:proofErr w:type="spellEnd"/>
            <w:r>
              <w:t xml:space="preserve"> CT/</w:t>
            </w:r>
            <w:proofErr w:type="spellStart"/>
            <w:r>
              <w:t>i</w:t>
            </w:r>
            <w:proofErr w:type="spellEnd"/>
            <w:r>
              <w:t>, CT</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GE Medical Systems, </w:t>
            </w:r>
            <w:proofErr w:type="spellStart"/>
            <w:smartTag w:uri="urn:schemas-microsoft-com:office:smarttags" w:element="place">
              <w:smartTag w:uri="urn:schemas-microsoft-com:office:smarttags" w:element="City">
                <w:r>
                  <w:t>HiSpeed</w:t>
                </w:r>
                <w:proofErr w:type="spellEnd"/>
                <w:r>
                  <w:t xml:space="preserve"> RP</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GE Medical Systems, </w:t>
            </w:r>
            <w:proofErr w:type="spellStart"/>
            <w:r>
              <w:t>ProSpeed</w:t>
            </w:r>
            <w:proofErr w:type="spellEnd"/>
            <w:r>
              <w:t>, CT</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GE Medical Systems, </w:t>
            </w:r>
            <w:proofErr w:type="spellStart"/>
            <w:smartTag w:uri="urn:schemas-microsoft-com:office:smarttags" w:element="place">
              <w:smartTag w:uri="urn:schemas-microsoft-com:office:smarttags" w:element="City">
                <w:r>
                  <w:t>Rhapsode</w:t>
                </w:r>
              </w:smartTag>
              <w:proofErr w:type="spellEnd"/>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proofErr w:type="spellStart"/>
            <w:r>
              <w:t>Lumisys</w:t>
            </w:r>
            <w:proofErr w:type="spellEnd"/>
            <w:r>
              <w:t>, *, CR, CT, NM, OT, RAD, SC and US</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proofErr w:type="spellStart"/>
            <w:r>
              <w:t>Lumisys</w:t>
            </w:r>
            <w:proofErr w:type="spellEnd"/>
            <w:r>
              <w:t>, LS75, CR, CT, MR, MRI. NM, OT, RAD, SC and US</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Picker International, Inc., AX000, MR</w:t>
            </w:r>
          </w:p>
        </w:tc>
      </w:tr>
      <w:tr w:rsidR="002F40DA">
        <w:tc>
          <w:tcPr>
            <w:tcW w:w="3840" w:type="dxa"/>
          </w:tcPr>
          <w:p w:rsidR="002F40DA" w:rsidRDefault="002F40DA" w:rsidP="00011B09">
            <w:pPr>
              <w:spacing w:before="120" w:after="120"/>
            </w:pPr>
            <w:proofErr w:type="spellStart"/>
            <w:r>
              <w:t>datamisc.dic</w:t>
            </w:r>
            <w:proofErr w:type="spellEnd"/>
          </w:p>
        </w:tc>
        <w:tc>
          <w:tcPr>
            <w:tcW w:w="5520" w:type="dxa"/>
          </w:tcPr>
          <w:p w:rsidR="002F40DA" w:rsidRDefault="002F40DA" w:rsidP="00011B09">
            <w:pPr>
              <w:spacing w:before="120" w:after="120"/>
            </w:pPr>
            <w:r>
              <w:t>Picker International, Inc., Edge 1.5T, MR</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Picker International, Inc., Polaris, CT</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Picker International, Inc., PQ2000, CT</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Picker International, Inc., PQ2000, SC</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Picker International, Inc., PQ5000, CT</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Picker International, Inc., PQ5000, SC</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Picker International, Inc., PQ6000, CT</w:t>
            </w:r>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PQS</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PQS</w:t>
                </w:r>
              </w:smartTag>
              <w:r>
                <w:t xml:space="preserve">, </w:t>
              </w:r>
              <w:smartTag w:uri="urn:schemas-microsoft-com:office:smarttags" w:element="State">
                <w:r>
                  <w:t>SC</w:t>
                </w:r>
              </w:smartTag>
            </w:smartTag>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VOXEL</w:t>
                </w:r>
              </w:smartTag>
              <w:r>
                <w:t xml:space="preserve">, </w:t>
              </w:r>
              <w:smartTag w:uri="urn:schemas-microsoft-com:office:smarttags" w:element="State">
                <w:r>
                  <w:t>CT</w:t>
                </w:r>
              </w:smartTag>
            </w:smartTag>
          </w:p>
        </w:tc>
      </w:tr>
      <w:tr w:rsidR="002F40DA">
        <w:tc>
          <w:tcPr>
            <w:tcW w:w="3840" w:type="dxa"/>
          </w:tcPr>
          <w:p w:rsidR="002F40DA" w:rsidRDefault="002F40DA" w:rsidP="00011B09">
            <w:pPr>
              <w:spacing w:before="120" w:after="120"/>
            </w:pPr>
            <w:proofErr w:type="spellStart"/>
            <w:r>
              <w:t>datagect.dic</w:t>
            </w:r>
            <w:proofErr w:type="spellEnd"/>
          </w:p>
        </w:tc>
        <w:tc>
          <w:tcPr>
            <w:tcW w:w="5520" w:type="dxa"/>
          </w:tcPr>
          <w:p w:rsidR="002F40DA" w:rsidRDefault="002F40DA" w:rsidP="00011B09">
            <w:pPr>
              <w:spacing w:before="120" w:after="120"/>
            </w:pPr>
            <w:r>
              <w:t xml:space="preserve">Picker International, Inc., </w:t>
            </w:r>
            <w:smartTag w:uri="urn:schemas-microsoft-com:office:smarttags" w:element="place">
              <w:smartTag w:uri="urn:schemas-microsoft-com:office:smarttags" w:element="City">
                <w:r>
                  <w:t>VOXELQ</w:t>
                </w:r>
              </w:smartTag>
              <w:r>
                <w:t xml:space="preserve">, </w:t>
              </w:r>
              <w:smartTag w:uri="urn:schemas-microsoft-com:office:smarttags" w:element="State">
                <w:r>
                  <w:t>CT</w:t>
                </w:r>
              </w:smartTag>
            </w:smartTag>
          </w:p>
        </w:tc>
      </w:tr>
    </w:tbl>
    <w:p w:rsidR="002F40DA" w:rsidRDefault="002F40DA" w:rsidP="002F40DA"/>
    <w:p w:rsidR="002F40DA" w:rsidRDefault="002F40DA" w:rsidP="00FE3F2B">
      <w:pPr>
        <w:pStyle w:val="Heading4"/>
        <w:numPr>
          <w:ilvl w:val="0"/>
          <w:numId w:val="0"/>
        </w:numPr>
      </w:pPr>
      <w:bookmarkStart w:id="1818" w:name="_Toc4480336"/>
      <w:bookmarkStart w:id="1819" w:name="_Toc89057603"/>
      <w:bookmarkStart w:id="1820" w:name="_Toc356301089"/>
      <w:r>
        <w:lastRenderedPageBreak/>
        <w:t>B.4.</w:t>
      </w:r>
      <w:r w:rsidR="00F908D2">
        <w:t>3</w:t>
      </w:r>
      <w:r>
        <w:t>.3  Example of a MODALITY.DIC File</w:t>
      </w:r>
      <w:bookmarkEnd w:id="1818"/>
      <w:bookmarkEnd w:id="1819"/>
      <w:bookmarkEnd w:id="1820"/>
    </w:p>
    <w:p w:rsidR="00053449" w:rsidRDefault="00053449" w:rsidP="00053449">
      <w:pPr>
        <w:keepNext/>
      </w:pPr>
      <w:r>
        <w:t>This section provides an example of a portion of a MODALITY.DIC file.</w:t>
      </w:r>
    </w:p>
    <w:p w:rsidR="002F40DA" w:rsidRDefault="002F40DA" w:rsidP="00505834">
      <w:pPr>
        <w:keepNext/>
      </w:pPr>
    </w:p>
    <w:p w:rsidR="00053449" w:rsidRDefault="00053449" w:rsidP="00053449">
      <w:pPr>
        <w:pStyle w:val="Example"/>
        <w:rPr>
          <w:rFonts w:cs="Courier New"/>
          <w:sz w:val="21"/>
          <w:szCs w:val="21"/>
        </w:rPr>
      </w:pPr>
      <w:r w:rsidRPr="00C40C81">
        <w:rPr>
          <w:rFonts w:cs="Courier New"/>
          <w:sz w:val="21"/>
          <w:szCs w:val="21"/>
        </w:rPr>
        <w:t>DEFAULT| DEFAULT|DEFAULT|&lt;DICOM&gt;|CORRECT^MAGDIR3||DATAMISC.DIC|RAD</w:t>
      </w:r>
    </w:p>
    <w:p w:rsidR="00053449" w:rsidRDefault="00053449" w:rsidP="00053449">
      <w:pPr>
        <w:pStyle w:val="Example"/>
        <w:rPr>
          <w:rFonts w:cs="Courier New"/>
          <w:sz w:val="21"/>
          <w:szCs w:val="21"/>
        </w:rPr>
      </w:pPr>
    </w:p>
    <w:p w:rsidR="00053449" w:rsidRPr="00981492" w:rsidRDefault="00053449" w:rsidP="00053449">
      <w:pPr>
        <w:pStyle w:val="Example"/>
      </w:pPr>
      <w:r w:rsidRPr="00981492">
        <w:t>DEFAULT| DEFAULT|CR|R8/&lt;DICOM&gt;|CORRECT^MAGDIR3||DATAMISC.DIC|RAD</w:t>
      </w:r>
    </w:p>
    <w:p w:rsidR="00053449" w:rsidRDefault="00053449" w:rsidP="002F40DA">
      <w:pPr>
        <w:pStyle w:val="Example"/>
        <w:rPr>
          <w:b/>
        </w:rPr>
      </w:pPr>
    </w:p>
    <w:p w:rsidR="002F40DA" w:rsidRDefault="002F40DA" w:rsidP="002F40DA">
      <w:pPr>
        <w:pStyle w:val="Example"/>
      </w:pPr>
      <w:r>
        <w:t>GE MEDICAL SYSTEMS|DLX|XA|b10</w:t>
      </w:r>
    </w:p>
    <w:p w:rsidR="002F40DA" w:rsidRDefault="002F40DA" w:rsidP="002F40DA">
      <w:pPr>
        <w:pStyle w:val="Example"/>
      </w:pPr>
    </w:p>
    <w:p w:rsidR="002F40DA" w:rsidRDefault="002F40DA" w:rsidP="002F40DA">
      <w:pPr>
        <w:pStyle w:val="Example"/>
      </w:pPr>
      <w:r>
        <w:t>…|STUDYID^MAGDIR3|GELCA^MAGDIR4A|datamisc.dic</w:t>
      </w:r>
    </w:p>
    <w:p w:rsidR="002F40DA" w:rsidRDefault="002F40DA" w:rsidP="002F40DA">
      <w:pPr>
        <w:pStyle w:val="Example"/>
      </w:pPr>
    </w:p>
    <w:p w:rsidR="002F40DA" w:rsidRDefault="002F40DA" w:rsidP="002F40DA">
      <w:pPr>
        <w:pStyle w:val="Example"/>
      </w:pPr>
      <w:r>
        <w:t>Picker International, Inc.|PQ2000|CT|b12 a1000 f0 c4095</w:t>
      </w:r>
    </w:p>
    <w:p w:rsidR="002F40DA" w:rsidRDefault="002F40DA" w:rsidP="002F40DA">
      <w:pPr>
        <w:pStyle w:val="Example"/>
      </w:pPr>
      <w:r>
        <w:t>…|PQ2000^MAGDIR3|PICKERCT^MAGDIR4A|datagect.dic</w:t>
      </w:r>
    </w:p>
    <w:p w:rsidR="002F40DA" w:rsidRDefault="002F40DA" w:rsidP="002F40DA">
      <w:pPr>
        <w:pStyle w:val="Example"/>
      </w:pPr>
    </w:p>
    <w:p w:rsidR="002F40DA" w:rsidRDefault="002F40DA" w:rsidP="002F40DA">
      <w:pPr>
        <w:pStyle w:val="Example"/>
      </w:pPr>
      <w:r>
        <w:t>Picker International, Inc.|PQ2000|SC|b12 a1000 f0 c4095</w:t>
      </w:r>
    </w:p>
    <w:p w:rsidR="002F40DA" w:rsidRDefault="002F40DA" w:rsidP="002F40DA">
      <w:pPr>
        <w:pStyle w:val="Example"/>
      </w:pPr>
      <w:r>
        <w:t>…|PQ2000^MAGDIR3|PICKERCT^MAGDIR4A|datagect.dic</w:t>
      </w:r>
    </w:p>
    <w:p w:rsidR="002F40DA" w:rsidRDefault="002F40DA" w:rsidP="002F40DA">
      <w:pPr>
        <w:pStyle w:val="Example"/>
      </w:pPr>
    </w:p>
    <w:p w:rsidR="002F40DA" w:rsidRDefault="002F40DA" w:rsidP="002F40DA">
      <w:pPr>
        <w:pStyle w:val="Example"/>
      </w:pPr>
      <w:proofErr w:type="spellStart"/>
      <w:r>
        <w:t>DeJarnette</w:t>
      </w:r>
      <w:proofErr w:type="spellEnd"/>
      <w:r>
        <w:t xml:space="preserve"> Research </w:t>
      </w:r>
      <w:proofErr w:type="spellStart"/>
      <w:r>
        <w:t>Systems|Imageshare</w:t>
      </w:r>
      <w:proofErr w:type="spellEnd"/>
      <w:r>
        <w:t xml:space="preserve"> </w:t>
      </w:r>
      <w:smartTag w:uri="urn:schemas-microsoft-com:office:smarttags" w:element="place">
        <w:smartTag w:uri="urn:schemas-microsoft-com:office:smarttags" w:element="City">
          <w:r>
            <w:t>Fuji</w:t>
          </w:r>
        </w:smartTag>
      </w:smartTag>
      <w:r>
        <w:t xml:space="preserve"> CR Acquisition </w:t>
      </w:r>
      <w:proofErr w:type="spellStart"/>
      <w:r>
        <w:t>Station|CR</w:t>
      </w:r>
      <w:proofErr w:type="spellEnd"/>
      <w:r>
        <w:t>|</w:t>
      </w:r>
    </w:p>
    <w:p w:rsidR="002F40DA" w:rsidRDefault="00053449" w:rsidP="002F40DA">
      <w:pPr>
        <w:pStyle w:val="Example"/>
      </w:pPr>
      <w:r>
        <w:t>…|b10 f0 c1023 R8/</w:t>
      </w:r>
      <w:r w:rsidR="002F40DA">
        <w:t>|LONGCASE^MAGDIR3||</w:t>
      </w:r>
      <w:proofErr w:type="spellStart"/>
      <w:r w:rsidR="002F40DA">
        <w:t>datamisc.dic</w:t>
      </w:r>
      <w:proofErr w:type="spellEnd"/>
    </w:p>
    <w:p w:rsidR="002F40DA" w:rsidRDefault="002F40DA" w:rsidP="002F40DA">
      <w:pPr>
        <w:pStyle w:val="Example"/>
      </w:pPr>
    </w:p>
    <w:p w:rsidR="002F40DA" w:rsidRDefault="002F40DA" w:rsidP="002F40DA">
      <w:pPr>
        <w:pStyle w:val="Example"/>
      </w:pPr>
      <w:r>
        <w:t>LUMISYS|*|CR|b12 f0 c4095 R8</w:t>
      </w:r>
      <w:r w:rsidR="00053449">
        <w:t>/</w:t>
      </w:r>
      <w:r>
        <w:t>|LONGCASE^MAGDIR3||</w:t>
      </w:r>
      <w:proofErr w:type="spellStart"/>
      <w:r>
        <w:t>datamisc.dic</w:t>
      </w:r>
      <w:proofErr w:type="spellEnd"/>
    </w:p>
    <w:p w:rsidR="002F40DA" w:rsidRDefault="002F40DA" w:rsidP="002F40DA">
      <w:pPr>
        <w:pStyle w:val="Example"/>
      </w:pPr>
    </w:p>
    <w:p w:rsidR="002F40DA" w:rsidRDefault="002F40DA" w:rsidP="002F40DA">
      <w:pPr>
        <w:pStyle w:val="Example"/>
      </w:pPr>
      <w:r>
        <w:t>EyeCamera|ACME|RoadRunner|VL|&lt;DICOM&gt;|CORRECT^MAGDIR3||datamisc.dic</w:t>
      </w:r>
    </w:p>
    <w:p w:rsidR="00053449" w:rsidRDefault="00053449" w:rsidP="002F40DA">
      <w:pPr>
        <w:rPr>
          <w:b/>
        </w:rPr>
      </w:pPr>
    </w:p>
    <w:p w:rsidR="00053449" w:rsidRDefault="00053449" w:rsidP="002F40DA">
      <w:pPr>
        <w:rPr>
          <w:b/>
        </w:rPr>
      </w:pPr>
      <w:r w:rsidRPr="00DE3029">
        <w:rPr>
          <w:b/>
        </w:rPr>
        <w:t xml:space="preserve">Note 1: </w:t>
      </w:r>
      <w:r>
        <w:t>T</w:t>
      </w:r>
      <w:r w:rsidRPr="00DE3029">
        <w:t>he</w:t>
      </w:r>
      <w:r>
        <w:t xml:space="preserve"> </w:t>
      </w:r>
      <w:r w:rsidRPr="00DE3029">
        <w:t>general default value</w:t>
      </w:r>
      <w:r>
        <w:t>, which should not be deleted or modified,</w:t>
      </w:r>
      <w:r w:rsidRPr="00DE3029">
        <w:t xml:space="preserve"> speci</w:t>
      </w:r>
      <w:r>
        <w:t>fies that all objects are stored in their original DICOM format</w:t>
      </w:r>
      <w:r w:rsidRPr="00DE3029">
        <w:t>.</w:t>
      </w:r>
      <w:r>
        <w:t xml:space="preserve"> The gateway uses the settings for all instruments and settings for which there are no other entries in </w:t>
      </w:r>
      <w:proofErr w:type="spellStart"/>
      <w:r>
        <w:t>Modality.DIC</w:t>
      </w:r>
      <w:proofErr w:type="spellEnd"/>
      <w:r>
        <w:t>.</w:t>
      </w:r>
    </w:p>
    <w:p w:rsidR="00053449" w:rsidRDefault="00053449" w:rsidP="002F40DA">
      <w:pPr>
        <w:rPr>
          <w:b/>
        </w:rPr>
      </w:pPr>
    </w:p>
    <w:p w:rsidR="002F40DA" w:rsidRDefault="002F40DA" w:rsidP="002F40DA">
      <w:r>
        <w:rPr>
          <w:b/>
        </w:rPr>
        <w:t xml:space="preserve">Note </w:t>
      </w:r>
      <w:r w:rsidR="00053449">
        <w:rPr>
          <w:b/>
        </w:rPr>
        <w:t>2</w:t>
      </w:r>
      <w:r>
        <w:rPr>
          <w:b/>
        </w:rPr>
        <w:t>:</w:t>
      </w:r>
      <w:r>
        <w:t xml:space="preserve"> There are two entries for the Picker CT</w:t>
      </w:r>
      <w:r w:rsidR="00E671F9">
        <w:t xml:space="preserve">. </w:t>
      </w:r>
      <w:r>
        <w:t>Each image from the unit is processed as an individual file</w:t>
      </w:r>
      <w:r w:rsidR="00E671F9">
        <w:t xml:space="preserve">. </w:t>
      </w:r>
      <w:r>
        <w:t xml:space="preserve">The first entry in the file </w:t>
      </w:r>
      <w:proofErr w:type="spellStart"/>
      <w:r>
        <w:rPr>
          <w:b/>
        </w:rPr>
        <w:t>Modality.DIC</w:t>
      </w:r>
      <w:proofErr w:type="spellEnd"/>
      <w:r w:rsidR="00B00523">
        <w:fldChar w:fldCharType="begin"/>
      </w:r>
      <w:r>
        <w:instrText xml:space="preserve"> XE "MODALITY.DIC" </w:instrText>
      </w:r>
      <w:r w:rsidR="00B00523">
        <w:fldChar w:fldCharType="end"/>
      </w:r>
      <w:r>
        <w:t xml:space="preserve"> is for processing the CT images themselves</w:t>
      </w:r>
      <w:r w:rsidR="00E671F9">
        <w:t xml:space="preserve">. </w:t>
      </w:r>
      <w:r>
        <w:t>The second entry is for the processing of the reference or scout image, which is identified as being a secondary capture (SC) modality image.</w:t>
      </w:r>
    </w:p>
    <w:p w:rsidR="002F40DA" w:rsidRDefault="002F40DA" w:rsidP="002F40DA">
      <w:pPr>
        <w:rPr>
          <w:b/>
        </w:rPr>
      </w:pPr>
    </w:p>
    <w:p w:rsidR="002F40DA" w:rsidRDefault="002F40DA" w:rsidP="002F40DA">
      <w:r>
        <w:rPr>
          <w:b/>
        </w:rPr>
        <w:t xml:space="preserve">Note </w:t>
      </w:r>
      <w:r w:rsidR="00053449">
        <w:rPr>
          <w:b/>
        </w:rPr>
        <w:t>3</w:t>
      </w:r>
      <w:r>
        <w:rPr>
          <w:b/>
        </w:rPr>
        <w:t>:</w:t>
      </w:r>
      <w:r>
        <w:t xml:space="preserve"> The Fuji CR has two sets of image processing rules, the first for the reference quality image (reduce 8:1 by combining four 10-bit pixels into one 8-bit pixel), and the second for the full-resolution diagnostic quality image.</w:t>
      </w:r>
    </w:p>
    <w:p w:rsidR="002F40DA" w:rsidRDefault="002F40DA" w:rsidP="002F40DA">
      <w:pPr>
        <w:rPr>
          <w:b/>
        </w:rPr>
      </w:pPr>
    </w:p>
    <w:p w:rsidR="002F40DA" w:rsidRDefault="002F40DA" w:rsidP="002F40DA">
      <w:r>
        <w:rPr>
          <w:b/>
        </w:rPr>
        <w:t xml:space="preserve">Note </w:t>
      </w:r>
      <w:r w:rsidR="00053449">
        <w:rPr>
          <w:b/>
        </w:rPr>
        <w:t>4</w:t>
      </w:r>
      <w:r>
        <w:rPr>
          <w:b/>
        </w:rPr>
        <w:t>:</w:t>
      </w:r>
      <w:r>
        <w:t xml:space="preserve"> The headers of the files produced by the LUMISYS film scanner do not contain a model field.</w:t>
      </w:r>
    </w:p>
    <w:p w:rsidR="00053449" w:rsidRDefault="00053449" w:rsidP="00053449">
      <w:pPr>
        <w:pStyle w:val="Heading4"/>
        <w:numPr>
          <w:ilvl w:val="0"/>
          <w:numId w:val="0"/>
        </w:numPr>
      </w:pPr>
      <w:bookmarkStart w:id="1821" w:name="_Toc474731231"/>
      <w:bookmarkStart w:id="1822" w:name="_Ref494090133"/>
      <w:bookmarkStart w:id="1823" w:name="_Toc4480337"/>
      <w:bookmarkStart w:id="1824" w:name="_Toc89057604"/>
      <w:bookmarkStart w:id="1825" w:name="_Toc356301090"/>
      <w:r>
        <w:t>B.4.3.</w:t>
      </w:r>
      <w:r w:rsidR="00824D34">
        <w:t>4</w:t>
      </w:r>
      <w:r>
        <w:t xml:space="preserve">  Setting Up the MODALITY.DIC File</w:t>
      </w:r>
      <w:bookmarkEnd w:id="1825"/>
    </w:p>
    <w:p w:rsidR="00053449" w:rsidRDefault="00053449" w:rsidP="00053449">
      <w:r>
        <w:t xml:space="preserve">The defaults in the modality master file, </w:t>
      </w:r>
      <w:proofErr w:type="spellStart"/>
      <w:r w:rsidRPr="000A1566">
        <w:rPr>
          <w:b/>
        </w:rPr>
        <w:t>Modality.DIC</w:t>
      </w:r>
      <w:proofErr w:type="spellEnd"/>
      <w:r>
        <w:rPr>
          <w:b/>
        </w:rPr>
        <w:t>,</w:t>
      </w:r>
      <w:r>
        <w:t xml:space="preserve"> are </w:t>
      </w:r>
      <w:r w:rsidRPr="00D2435F">
        <w:t xml:space="preserve">set </w:t>
      </w:r>
      <w:r>
        <w:t xml:space="preserve">so the DICOM Gateway will </w:t>
      </w:r>
      <w:r w:rsidRPr="00D2435F">
        <w:t>store images in DICOM format. We recommend using defaults for all modalities</w:t>
      </w:r>
      <w:r>
        <w:t xml:space="preserve"> and devices except when the images do not display correctly. In such cases, </w:t>
      </w:r>
      <w:r w:rsidRPr="00D2435F">
        <w:t xml:space="preserve">you should add an entry </w:t>
      </w:r>
      <w:r>
        <w:t xml:space="preserve">for the specific device </w:t>
      </w:r>
      <w:r w:rsidRPr="00D2435F">
        <w:t xml:space="preserve">to </w:t>
      </w:r>
      <w:r>
        <w:t>store</w:t>
      </w:r>
      <w:r w:rsidRPr="00D2435F">
        <w:t xml:space="preserve"> the images in </w:t>
      </w:r>
      <w:proofErr w:type="spellStart"/>
      <w:r w:rsidRPr="00D2435F">
        <w:t>Targa</w:t>
      </w:r>
      <w:proofErr w:type="spellEnd"/>
      <w:r w:rsidRPr="00D2435F">
        <w:t xml:space="preserve"> format.</w:t>
      </w:r>
    </w:p>
    <w:p w:rsidR="00053449" w:rsidRDefault="00053449" w:rsidP="00053449"/>
    <w:p w:rsidR="00053449" w:rsidRDefault="00053449" w:rsidP="00053449">
      <w:r w:rsidRPr="00EC06AC">
        <w:t xml:space="preserve">The file </w:t>
      </w:r>
      <w:proofErr w:type="spellStart"/>
      <w:r w:rsidRPr="00EC06AC">
        <w:rPr>
          <w:b/>
        </w:rPr>
        <w:t>Modality.Sample</w:t>
      </w:r>
      <w:proofErr w:type="spellEnd"/>
      <w:r w:rsidRPr="00EC06AC">
        <w:t xml:space="preserve">, which is included with the DICOM Gateway, contains the general default definition </w:t>
      </w:r>
      <w:r>
        <w:t xml:space="preserve">and default definitions </w:t>
      </w:r>
      <w:r w:rsidRPr="00EC06AC">
        <w:t xml:space="preserve">for </w:t>
      </w:r>
      <w:r>
        <w:t>some</w:t>
      </w:r>
      <w:r w:rsidRPr="00EC06AC">
        <w:t xml:space="preserve"> modalities. </w:t>
      </w:r>
      <w:r w:rsidRPr="00CF315E">
        <w:t xml:space="preserve">You can edit the sample file by adding or deleting the pound signs (“#”), which indicate comments. </w:t>
      </w:r>
      <w:r>
        <w:t xml:space="preserve">When the DICOM Gateway </w:t>
      </w:r>
      <w:r>
        <w:lastRenderedPageBreak/>
        <w:t>is first installed</w:t>
      </w:r>
      <w:r w:rsidR="00B00523" w:rsidRPr="00EC06AC">
        <w:fldChar w:fldCharType="begin"/>
      </w:r>
      <w:r w:rsidRPr="00EC06AC">
        <w:instrText xml:space="preserve"> XE "MODALITY.DIC" </w:instrText>
      </w:r>
      <w:r w:rsidR="00B00523" w:rsidRPr="00EC06AC">
        <w:fldChar w:fldCharType="end"/>
      </w:r>
      <w:r w:rsidRPr="00EC06AC">
        <w:t xml:space="preserve">, the sample file is renamed to </w:t>
      </w:r>
      <w:proofErr w:type="spellStart"/>
      <w:r w:rsidRPr="00EC06AC">
        <w:rPr>
          <w:b/>
        </w:rPr>
        <w:t>Modality.DIC</w:t>
      </w:r>
      <w:proofErr w:type="spellEnd"/>
      <w:r w:rsidR="00B00523" w:rsidRPr="00EC06AC">
        <w:fldChar w:fldCharType="begin"/>
      </w:r>
      <w:r w:rsidRPr="00EC06AC">
        <w:instrText xml:space="preserve"> XE "MODALITY.DIC" </w:instrText>
      </w:r>
      <w:r w:rsidR="00B00523" w:rsidRPr="00EC06AC">
        <w:fldChar w:fldCharType="end"/>
      </w:r>
      <w:r w:rsidRPr="00EC06AC">
        <w:t xml:space="preserve">. When performing an upgrade, the existing copy of </w:t>
      </w:r>
      <w:proofErr w:type="spellStart"/>
      <w:r w:rsidRPr="00D6706A">
        <w:rPr>
          <w:b/>
        </w:rPr>
        <w:t>Modality.DIC</w:t>
      </w:r>
      <w:proofErr w:type="spellEnd"/>
      <w:r w:rsidRPr="00EC06AC">
        <w:t xml:space="preserve"> remain</w:t>
      </w:r>
      <w:r>
        <w:t>s</w:t>
      </w:r>
      <w:r w:rsidRPr="00EC06AC">
        <w:t xml:space="preserve"> unaffected. </w:t>
      </w:r>
    </w:p>
    <w:p w:rsidR="00053449" w:rsidRDefault="00053449" w:rsidP="00053449"/>
    <w:p w:rsidR="00053449" w:rsidRDefault="00053449" w:rsidP="00053449">
      <w:r>
        <w:t xml:space="preserve">If you are upgrading to Patch 99, in which the new image processing defaults are introduced, you must </w:t>
      </w:r>
      <w:r w:rsidRPr="00EC06AC">
        <w:t xml:space="preserve">transfer </w:t>
      </w:r>
      <w:r>
        <w:t>the general default definition from</w:t>
      </w:r>
      <w:r w:rsidRPr="00EC06AC">
        <w:t xml:space="preserve"> the sample file </w:t>
      </w:r>
      <w:r>
        <w:t>to the operational master file. The general default definition is:</w:t>
      </w:r>
    </w:p>
    <w:p w:rsidR="00053449" w:rsidRDefault="00053449" w:rsidP="00053449"/>
    <w:p w:rsidR="00053449" w:rsidRPr="00CF315E" w:rsidRDefault="00053449" w:rsidP="00053449">
      <w:pPr>
        <w:pStyle w:val="Screen"/>
      </w:pPr>
      <w:r w:rsidRPr="00CF315E">
        <w:t>DEFAULT| DEFAULT|DEFAULT|&lt;DICOM&gt;|CORRECT^MAGDIR3||DATAMISC.DIC|RAD</w:t>
      </w:r>
    </w:p>
    <w:p w:rsidR="00053449" w:rsidRDefault="00053449" w:rsidP="00053449"/>
    <w:p w:rsidR="00053449" w:rsidRDefault="00053449" w:rsidP="00053449">
      <w:r>
        <w:t>You should then set up defaults for all modalities to store images in DICOM. You can use the default modality definitions in the sample file to guide you. The following are examples of default definitions.</w:t>
      </w:r>
    </w:p>
    <w:p w:rsidR="00053449" w:rsidRDefault="00053449" w:rsidP="00053449"/>
    <w:p w:rsidR="00053449" w:rsidRDefault="00053449" w:rsidP="00053449">
      <w:pPr>
        <w:pStyle w:val="Screen"/>
      </w:pPr>
      <w:r>
        <w:t>DEFAULT| DEFAULT |CT|&lt;DICOM&gt;|CORRECT^MAGDIR3||DATAMISC.DIC|RAD</w:t>
      </w:r>
    </w:p>
    <w:p w:rsidR="00053449" w:rsidRDefault="00053449" w:rsidP="00053449">
      <w:pPr>
        <w:pStyle w:val="Screen"/>
      </w:pPr>
      <w:r>
        <w:t>DEFAULT| DEFAULT |CR|R8/&lt;DICOM&gt;|CORRECT^MAGDIR3||DATAMISC.DIC|RAD</w:t>
      </w:r>
    </w:p>
    <w:p w:rsidR="00053449" w:rsidRDefault="00053449" w:rsidP="00053449">
      <w:pPr>
        <w:pStyle w:val="Screen"/>
      </w:pPr>
      <w:r>
        <w:t>DEFAULT| DEFAULT |DX|R16/&lt;DICOM&gt;|CORRECT^MAGDIR3||DATAMISC.DIC|RAD</w:t>
      </w:r>
    </w:p>
    <w:p w:rsidR="00053449" w:rsidRDefault="00053449" w:rsidP="00053449">
      <w:pPr>
        <w:pStyle w:val="Screen"/>
      </w:pPr>
      <w:r>
        <w:t>DEFAULT| DEFAULT |OT|&lt;DICOM&gt;|CORRECT^MAGDIR3||DATAMISC.DIC|RAD</w:t>
      </w:r>
    </w:p>
    <w:p w:rsidR="00053449" w:rsidRPr="00EC06AC" w:rsidRDefault="00053449" w:rsidP="00053449">
      <w:pPr>
        <w:pStyle w:val="Screen"/>
      </w:pPr>
      <w:r>
        <w:t>DEFAULT| DEFAULT |US|&lt;DICOM&gt;|CORRECT^MAGDIR3||DATAMISC.DIC|RAD</w:t>
      </w:r>
    </w:p>
    <w:p w:rsidR="00053449" w:rsidRDefault="00053449" w:rsidP="00053449"/>
    <w:p w:rsidR="00053449" w:rsidRDefault="00053449" w:rsidP="00053449">
      <w:r w:rsidRPr="00EC06AC">
        <w:t xml:space="preserve">The defaults </w:t>
      </w:r>
      <w:r>
        <w:t xml:space="preserve">in </w:t>
      </w:r>
      <w:proofErr w:type="spellStart"/>
      <w:r w:rsidRPr="000B4171">
        <w:rPr>
          <w:b/>
        </w:rPr>
        <w:t>Modality.Sample</w:t>
      </w:r>
      <w:proofErr w:type="spellEnd"/>
      <w:r w:rsidRPr="000B4171">
        <w:t xml:space="preserve"> </w:t>
      </w:r>
      <w:r w:rsidRPr="00EC06AC">
        <w:t xml:space="preserve">are set to store images in their original DICOM format. Some image viewers may have trouble displaying images </w:t>
      </w:r>
      <w:r>
        <w:t xml:space="preserve">in DICOM format from certain devices. Such devices should be configured to store images in </w:t>
      </w:r>
      <w:proofErr w:type="spellStart"/>
      <w:r>
        <w:t>Targa</w:t>
      </w:r>
      <w:proofErr w:type="spellEnd"/>
      <w:r>
        <w:t xml:space="preserve"> format. If you are upgrading to Patch 99, the operational master file, </w:t>
      </w:r>
      <w:proofErr w:type="spellStart"/>
      <w:r w:rsidRPr="00C91860">
        <w:rPr>
          <w:b/>
        </w:rPr>
        <w:t>Modality.dic</w:t>
      </w:r>
      <w:proofErr w:type="spellEnd"/>
      <w:r>
        <w:t xml:space="preserve">, already contains these definitions. When the modality master file contains a device-specific definition, the device-specific definition overrides the defaults. You must comment out the device-specific definition for the defaults to be used. </w:t>
      </w:r>
    </w:p>
    <w:p w:rsidR="00053449" w:rsidRDefault="00053449" w:rsidP="00053449"/>
    <w:p w:rsidR="00053449" w:rsidRDefault="00053449" w:rsidP="00053449">
      <w:r>
        <w:t xml:space="preserve">To comment out a definition add the pound sign “#” before the record. </w:t>
      </w:r>
    </w:p>
    <w:p w:rsidR="00053449" w:rsidRDefault="00053449" w:rsidP="00053449"/>
    <w:p w:rsidR="00053449" w:rsidRDefault="00053449" w:rsidP="00053449">
      <w:pPr>
        <w:pStyle w:val="Screen"/>
      </w:pPr>
      <w:r w:rsidRPr="002C759F">
        <w:rPr>
          <w:b/>
        </w:rPr>
        <w:t>#</w:t>
      </w:r>
      <w:r w:rsidRPr="002C759F">
        <w:t>ACME, Inc.|Coyotes Rule|CT|&lt;DICOM&gt;|CORRECT^MAGDIR3||DATAGECT.DIC|RAD</w:t>
      </w:r>
    </w:p>
    <w:p w:rsidR="00053449" w:rsidRPr="00EC06AC" w:rsidRDefault="00053449" w:rsidP="00053449"/>
    <w:p w:rsidR="00053449" w:rsidRDefault="00053449" w:rsidP="00053449">
      <w:r>
        <w:t>To activate a definition, remove the pound sign.</w:t>
      </w:r>
    </w:p>
    <w:p w:rsidR="00053449" w:rsidRDefault="00053449" w:rsidP="00053449">
      <w:pPr>
        <w:tabs>
          <w:tab w:val="left" w:pos="3998"/>
        </w:tabs>
      </w:pPr>
      <w:r>
        <w:tab/>
      </w:r>
    </w:p>
    <w:p w:rsidR="00053449" w:rsidRPr="002C759F" w:rsidRDefault="00053449" w:rsidP="00053449">
      <w:pPr>
        <w:pStyle w:val="Screen"/>
      </w:pPr>
      <w:r w:rsidRPr="002C759F">
        <w:t>ACME, Inc.|Coyotes Rule|CT|&lt;DICOM&gt;|CORRECT^MAGDIR3||DATAGECT.DIC|RAD</w:t>
      </w:r>
    </w:p>
    <w:p w:rsidR="00053449" w:rsidRDefault="00053449" w:rsidP="00053449"/>
    <w:p w:rsidR="00053449" w:rsidRDefault="00053449" w:rsidP="00053449">
      <w:r>
        <w:t xml:space="preserve">If you are upgrading to Patch 99, after you set up the defaults for all modalities in </w:t>
      </w:r>
      <w:proofErr w:type="spellStart"/>
      <w:r w:rsidRPr="002345C5">
        <w:rPr>
          <w:b/>
        </w:rPr>
        <w:t>Modality.dic</w:t>
      </w:r>
      <w:proofErr w:type="spellEnd"/>
      <w:r>
        <w:t xml:space="preserve">, we recommend you comment out the definitions in the file </w:t>
      </w:r>
      <w:proofErr w:type="spellStart"/>
      <w:r w:rsidRPr="002D49B6">
        <w:rPr>
          <w:b/>
        </w:rPr>
        <w:t>Modality.dic</w:t>
      </w:r>
      <w:proofErr w:type="spellEnd"/>
      <w:r>
        <w:t xml:space="preserve"> one by one in order to check whether the viewers at your site can display the images from the specific device in DICOM correctly. When you comment out the modality definition for a specific device, the DICOM Gateway will store images from that device in DICOM using the defaults. If the image viewers at your site display the images from the device correctly, you can leave the device-specific definition commented out. If the viewers do not display the images from the device correctly, remove the comment and the DICOM Gateway will continue to use the device-specific definition.</w:t>
      </w:r>
    </w:p>
    <w:p w:rsidR="00053449" w:rsidRDefault="00053449" w:rsidP="00053449"/>
    <w:p w:rsidR="00053449" w:rsidRDefault="00053449" w:rsidP="00053449">
      <w:r>
        <w:t>To summarize, when upgrading to Patch 99, do the following for all modality master files used at your site:</w:t>
      </w:r>
    </w:p>
    <w:p w:rsidR="00053449" w:rsidRDefault="00053449" w:rsidP="00053449"/>
    <w:p w:rsidR="00053449" w:rsidRDefault="00053449" w:rsidP="00053449">
      <w:pPr>
        <w:pStyle w:val="NumberedList"/>
      </w:pPr>
      <w:r>
        <w:lastRenderedPageBreak/>
        <w:t>Copy the general default definition from the sample modality file and add it to the operational modality master file. If there is a pound sign (“#”) before the definition, remove</w:t>
      </w:r>
      <w:r w:rsidRPr="0096021F">
        <w:t xml:space="preserve"> </w:t>
      </w:r>
      <w:r>
        <w:t>it.</w:t>
      </w:r>
    </w:p>
    <w:p w:rsidR="00053449" w:rsidRDefault="00053449" w:rsidP="00053449">
      <w:pPr>
        <w:pStyle w:val="NumberedList"/>
      </w:pPr>
      <w:r>
        <w:t xml:space="preserve">Add modality-specific defaults for all modalities at your site. Use the sample modality file to guide you. </w:t>
      </w:r>
    </w:p>
    <w:p w:rsidR="00053449" w:rsidRDefault="00053449" w:rsidP="00053449">
      <w:pPr>
        <w:pStyle w:val="NumberedList"/>
      </w:pPr>
      <w:r>
        <w:t xml:space="preserve">Check whether the viewers at your site can display images when the devices use the default modality definitions to process images. To do this, for each device that has a definition in </w:t>
      </w:r>
      <w:proofErr w:type="spellStart"/>
      <w:r w:rsidRPr="007910FE">
        <w:rPr>
          <w:b/>
        </w:rPr>
        <w:t>Modality.dic</w:t>
      </w:r>
      <w:proofErr w:type="spellEnd"/>
      <w:r>
        <w:t>, do the following:</w:t>
      </w:r>
    </w:p>
    <w:p w:rsidR="00053449" w:rsidRDefault="00053449" w:rsidP="00053449">
      <w:pPr>
        <w:pStyle w:val="NumberedList2"/>
      </w:pPr>
      <w:r w:rsidRPr="007910FE">
        <w:t>Comment out the definition.</w:t>
      </w:r>
    </w:p>
    <w:p w:rsidR="00053449" w:rsidRDefault="00053449" w:rsidP="00053449">
      <w:pPr>
        <w:pStyle w:val="NumberedList2"/>
      </w:pPr>
      <w:r>
        <w:t>Reload the modality master file.</w:t>
      </w:r>
    </w:p>
    <w:p w:rsidR="00053449" w:rsidRDefault="00053449" w:rsidP="00053449">
      <w:pPr>
        <w:pStyle w:val="NumberedList2"/>
      </w:pPr>
      <w:r>
        <w:t xml:space="preserve">Make sure all viewers at your site can display images from the device correctly. If so, leave the definition commented out. Otherwise, make the definition active again. This will revert to storing images in </w:t>
      </w:r>
      <w:proofErr w:type="spellStart"/>
      <w:r>
        <w:t>Targa</w:t>
      </w:r>
      <w:proofErr w:type="spellEnd"/>
      <w:r>
        <w:t>.</w:t>
      </w:r>
    </w:p>
    <w:p w:rsidR="002F40DA" w:rsidRDefault="002F40DA" w:rsidP="00FE3F2B">
      <w:pPr>
        <w:pStyle w:val="Heading3"/>
        <w:numPr>
          <w:ilvl w:val="0"/>
          <w:numId w:val="0"/>
        </w:numPr>
      </w:pPr>
      <w:bookmarkStart w:id="1826" w:name="_Toc356301091"/>
      <w:r>
        <w:t>B.4.</w:t>
      </w:r>
      <w:r w:rsidR="00F908D2">
        <w:t>4</w:t>
      </w:r>
      <w:r>
        <w:t xml:space="preserve">  </w:t>
      </w:r>
      <w:proofErr w:type="spellStart"/>
      <w:r>
        <w:t>Portlist.DIC</w:t>
      </w:r>
      <w:bookmarkEnd w:id="1821"/>
      <w:bookmarkEnd w:id="1822"/>
      <w:bookmarkEnd w:id="1823"/>
      <w:bookmarkEnd w:id="1824"/>
      <w:bookmarkEnd w:id="1826"/>
      <w:proofErr w:type="spellEnd"/>
    </w:p>
    <w:p w:rsidR="002F40DA" w:rsidRDefault="002F40DA" w:rsidP="00505834">
      <w:pPr>
        <w:keepLines/>
      </w:pPr>
      <w:r>
        <w:t xml:space="preserve">The file </w:t>
      </w:r>
      <w:proofErr w:type="spellStart"/>
      <w:r>
        <w:rPr>
          <w:b/>
        </w:rPr>
        <w:t>PortList.DIC</w:t>
      </w:r>
      <w:proofErr w:type="spellEnd"/>
      <w:r w:rsidR="00B00523">
        <w:fldChar w:fldCharType="begin"/>
      </w:r>
      <w:r>
        <w:instrText xml:space="preserve"> XE "PORTLIST.DIC" </w:instrText>
      </w:r>
      <w:r w:rsidR="00B00523">
        <w:fldChar w:fldCharType="end"/>
      </w:r>
      <w:r>
        <w:t xml:space="preserve"> contains the port numbers of commercial PACS (typically </w:t>
      </w:r>
      <w:proofErr w:type="spellStart"/>
      <w:r>
        <w:t>Mitra</w:t>
      </w:r>
      <w:proofErr w:type="spellEnd"/>
      <w:r>
        <w:t xml:space="preserve"> Brokers) that receive messages from the DICOM Text Gateway</w:t>
      </w:r>
      <w:r w:rsidR="00E671F9">
        <w:t xml:space="preserve">. </w:t>
      </w:r>
      <w:r>
        <w:t xml:space="preserve">This file is read by routine </w:t>
      </w:r>
      <w:r>
        <w:rPr>
          <w:b/>
        </w:rPr>
        <w:t>^MAGDMB8</w:t>
      </w:r>
      <w:r>
        <w:t xml:space="preserve"> to (re)construct the </w:t>
      </w:r>
      <w:proofErr w:type="spellStart"/>
      <w:r>
        <w:t>FileMan</w:t>
      </w:r>
      <w:proofErr w:type="spellEnd"/>
      <w:r>
        <w:t xml:space="preserve"> table </w:t>
      </w:r>
      <w:smartTag w:uri="urn:schemas-microsoft-com:office:smarttags" w:element="place">
        <w:smartTag w:uri="urn:schemas-microsoft-com:office:smarttags" w:element="PlaceName">
          <w:r>
            <w:rPr>
              <w:b/>
            </w:rPr>
            <w:t>Radiology</w:t>
          </w:r>
        </w:smartTag>
        <w:r>
          <w:rPr>
            <w:b/>
          </w:rPr>
          <w:t xml:space="preserve"> </w:t>
        </w:r>
        <w:smartTag w:uri="urn:schemas-microsoft-com:office:smarttags" w:element="PlaceName">
          <w:r>
            <w:rPr>
              <w:b/>
            </w:rPr>
            <w:t>TCP/IP</w:t>
          </w:r>
        </w:smartTag>
        <w:r>
          <w:rPr>
            <w:b/>
          </w:rPr>
          <w:t xml:space="preserve"> </w:t>
        </w:r>
        <w:smartTag w:uri="urn:schemas-microsoft-com:office:smarttags" w:element="PlaceName">
          <w:r>
            <w:rPr>
              <w:b/>
            </w:rPr>
            <w:t>Provider</w:t>
          </w:r>
        </w:smartTag>
        <w:r>
          <w:rPr>
            <w:b/>
          </w:rPr>
          <w:t xml:space="preserve"> </w:t>
        </w:r>
        <w:smartTag w:uri="urn:schemas-microsoft-com:office:smarttags" w:element="PlaceType">
          <w:r>
            <w:rPr>
              <w:b/>
            </w:rPr>
            <w:t>Port</w:t>
          </w:r>
        </w:smartTag>
      </w:smartTag>
      <w:r>
        <w:t xml:space="preserve"> (File 2006.584, stored in </w:t>
      </w:r>
      <w:r>
        <w:rPr>
          <w:rFonts w:ascii="Courier New" w:hAnsi="Courier New"/>
          <w:b/>
        </w:rPr>
        <w:t>^MAGDICOM(2006.584,…)</w:t>
      </w:r>
      <w:r>
        <w:t>)</w:t>
      </w:r>
      <w:r w:rsidR="00E671F9">
        <w:t xml:space="preserve">. </w:t>
      </w:r>
      <w:r>
        <w:t>This should be done manually as part of the installation process, and whenever operational information has changed at the site.</w:t>
      </w:r>
    </w:p>
    <w:p w:rsidR="002F40DA" w:rsidRDefault="002F40DA" w:rsidP="002F40DA"/>
    <w:p w:rsidR="002F40DA" w:rsidRDefault="002F40DA" w:rsidP="002F40DA">
      <w:r>
        <w:t>Use the VistA Imaging DICOM Gateway menu to update this master file as follows:</w:t>
      </w:r>
    </w:p>
    <w:p w:rsidR="002F40DA" w:rsidRDefault="002F40DA" w:rsidP="002F40DA"/>
    <w:p w:rsidR="002F40DA" w:rsidRDefault="002F40DA" w:rsidP="002F40DA">
      <w:r>
        <w:t>4.  System Maintenance</w:t>
      </w:r>
    </w:p>
    <w:p w:rsidR="002F40DA" w:rsidRDefault="002F40DA" w:rsidP="002F40DA">
      <w:r>
        <w:rPr>
          <w:noProof/>
        </w:rPr>
        <w:sym w:font="Wingdings" w:char="F0E0"/>
      </w:r>
      <w:r>
        <w:t xml:space="preserve"> 2.  Gateway Configuration and DICOM Master Files</w:t>
      </w:r>
    </w:p>
    <w:p w:rsidR="002F40DA" w:rsidRDefault="002F40DA" w:rsidP="002F40DA">
      <w:r>
        <w:rPr>
          <w:noProof/>
        </w:rPr>
        <w:sym w:font="Wingdings" w:char="F0E0"/>
      </w:r>
      <w:r>
        <w:t xml:space="preserve"> </w:t>
      </w:r>
      <w:r>
        <w:rPr>
          <w:noProof/>
        </w:rPr>
        <w:sym w:font="Wingdings" w:char="F0E0"/>
      </w:r>
      <w:r>
        <w:t xml:space="preserve"> </w:t>
      </w:r>
      <w:r w:rsidR="00F908D2">
        <w:t>6</w:t>
      </w:r>
      <w:r>
        <w:t xml:space="preserve">.  Update </w:t>
      </w:r>
      <w:proofErr w:type="spellStart"/>
      <w:r>
        <w:t>PortList.DIC</w:t>
      </w:r>
      <w:proofErr w:type="spellEnd"/>
    </w:p>
    <w:p w:rsidR="002F40DA" w:rsidRDefault="002F40DA" w:rsidP="002F40DA"/>
    <w:p w:rsidR="002F40DA" w:rsidRDefault="002F40DA" w:rsidP="002F40DA">
      <w:r>
        <w:t>The VistA DICOM Text Gateway has the ability to send (push) data to multiple destinations. These destinations may be commercial PACSs or commercial providers of the DICOM Modality Worklist service</w:t>
      </w:r>
      <w:r w:rsidR="00E671F9">
        <w:t xml:space="preserve">. </w:t>
      </w:r>
      <w:r>
        <w:t xml:space="preserve">The file </w:t>
      </w:r>
      <w:proofErr w:type="spellStart"/>
      <w:r>
        <w:rPr>
          <w:b/>
        </w:rPr>
        <w:t>PortList.DIC</w:t>
      </w:r>
      <w:proofErr w:type="spellEnd"/>
      <w:r w:rsidR="00B00523">
        <w:fldChar w:fldCharType="begin"/>
      </w:r>
      <w:r>
        <w:instrText xml:space="preserve"> XE "PORTLIST.DIC" </w:instrText>
      </w:r>
      <w:r w:rsidR="00B00523">
        <w:fldChar w:fldCharType="end"/>
      </w:r>
      <w:r>
        <w:t xml:space="preserve"> is used to specify the communication ports for each of the different applications receiving </w:t>
      </w:r>
      <w:smartTag w:uri="urn:schemas-microsoft-com:office:smarttags" w:element="place">
        <w:r>
          <w:t>VistA</w:t>
        </w:r>
      </w:smartTag>
      <w:r>
        <w:t xml:space="preserve"> text transactions.</w:t>
      </w:r>
    </w:p>
    <w:p w:rsidR="002F40DA" w:rsidRDefault="002F40DA" w:rsidP="002F40DA"/>
    <w:p w:rsidR="002F40DA" w:rsidRDefault="002F40DA" w:rsidP="002F40DA">
      <w:pPr>
        <w:pStyle w:val="FormatItem"/>
      </w:pPr>
      <w:proofErr w:type="spellStart"/>
      <w:r>
        <w:t>Portlist</w:t>
      </w:r>
      <w:proofErr w:type="spellEnd"/>
      <w:r>
        <w:t xml:space="preserve"> Record:</w:t>
      </w:r>
      <w:r>
        <w:tab/>
        <w:t>&lt;menu option&gt; | &lt;AE title&gt; | &lt;port number&gt; | &lt;file mode&gt; | &lt;channel&gt;</w:t>
      </w:r>
    </w:p>
    <w:p w:rsidR="002F40DA" w:rsidRDefault="002F40DA" w:rsidP="002F40DA"/>
    <w:p w:rsidR="002F40DA" w:rsidRDefault="002F40DA" w:rsidP="002F40DA">
      <w:r>
        <w:t>The various fields are defined below:</w:t>
      </w:r>
    </w:p>
    <w:p w:rsidR="002F40DA" w:rsidRDefault="002F40DA" w:rsidP="002F40DA"/>
    <w:p w:rsidR="002F40DA" w:rsidRDefault="002F40DA" w:rsidP="002F40DA">
      <w:pPr>
        <w:pStyle w:val="FormatField"/>
        <w:spacing w:after="120"/>
        <w:ind w:left="3067" w:hanging="3125"/>
      </w:pPr>
      <w:r>
        <w:t>&lt;menu option&gt; The text for the communications menu of the VistA DICOM Text Gateway.</w:t>
      </w:r>
    </w:p>
    <w:p w:rsidR="002F40DA" w:rsidRDefault="002F40DA" w:rsidP="002F40DA">
      <w:pPr>
        <w:pStyle w:val="FormatField"/>
        <w:spacing w:after="120"/>
        <w:ind w:left="3067" w:hanging="3125"/>
      </w:pPr>
      <w:r>
        <w:t>&lt;AE title&gt;</w:t>
      </w:r>
      <w:r>
        <w:tab/>
        <w:t>The application entity title of the service.</w:t>
      </w:r>
    </w:p>
    <w:p w:rsidR="002F40DA" w:rsidRDefault="002F40DA" w:rsidP="002F40DA">
      <w:pPr>
        <w:pStyle w:val="FormatField"/>
        <w:spacing w:after="120"/>
        <w:ind w:left="3067" w:hanging="3125"/>
      </w:pPr>
      <w:r>
        <w:t>&lt;port number&gt;</w:t>
      </w:r>
      <w:r>
        <w:tab/>
        <w:t xml:space="preserve">The </w:t>
      </w:r>
      <w:proofErr w:type="spellStart"/>
      <w:r>
        <w:t>the</w:t>
      </w:r>
      <w:proofErr w:type="spellEnd"/>
      <w:r>
        <w:t xml:space="preserve"> network communications port number.</w:t>
      </w:r>
    </w:p>
    <w:p w:rsidR="002F40DA" w:rsidRDefault="002F40DA" w:rsidP="002F40DA">
      <w:pPr>
        <w:pStyle w:val="FormatField"/>
        <w:spacing w:after="120"/>
        <w:ind w:left="3067" w:hanging="3125"/>
      </w:pPr>
      <w:r>
        <w:t>&lt;file mode&gt;</w:t>
      </w:r>
      <w:r>
        <w:tab/>
        <w:t xml:space="preserve">Specifies that the service will use </w:t>
      </w:r>
      <w:proofErr w:type="spellStart"/>
      <w:r>
        <w:t>fifo</w:t>
      </w:r>
      <w:proofErr w:type="spellEnd"/>
      <w:r>
        <w:t xml:space="preserve"> queue file buffering.</w:t>
      </w:r>
    </w:p>
    <w:p w:rsidR="002F40DA" w:rsidRDefault="002F40DA" w:rsidP="002F40DA">
      <w:pPr>
        <w:pStyle w:val="FormatField"/>
        <w:spacing w:after="120"/>
        <w:ind w:left="3067" w:hanging="3125"/>
      </w:pPr>
      <w:r>
        <w:t>&lt;channel&gt;</w:t>
      </w:r>
      <w:r>
        <w:tab/>
        <w:t>Is 1:n, for the DICOM\DATA1 to DICOM\</w:t>
      </w:r>
      <w:proofErr w:type="spellStart"/>
      <w:r>
        <w:t>DATAn</w:t>
      </w:r>
      <w:proofErr w:type="spellEnd"/>
      <w:r>
        <w:t xml:space="preserve"> directory.</w:t>
      </w:r>
    </w:p>
    <w:p w:rsidR="002F40DA" w:rsidRDefault="002F40DA" w:rsidP="002F40DA"/>
    <w:p w:rsidR="002F40DA" w:rsidRDefault="002F40DA" w:rsidP="002F40DA">
      <w:r>
        <w:t xml:space="preserve">An example of the file </w:t>
      </w:r>
      <w:proofErr w:type="spellStart"/>
      <w:r>
        <w:rPr>
          <w:b/>
        </w:rPr>
        <w:t>PortList.DIC</w:t>
      </w:r>
      <w:proofErr w:type="spellEnd"/>
      <w:r w:rsidR="00B00523">
        <w:fldChar w:fldCharType="begin"/>
      </w:r>
      <w:r>
        <w:instrText xml:space="preserve"> XE "PORTLIST.DIC" </w:instrText>
      </w:r>
      <w:r w:rsidR="00B00523">
        <w:fldChar w:fldCharType="end"/>
      </w:r>
      <w:r>
        <w:t xml:space="preserve"> is shown below:</w:t>
      </w:r>
    </w:p>
    <w:p w:rsidR="002F40DA" w:rsidRDefault="002F40DA" w:rsidP="002F40DA"/>
    <w:p w:rsidR="002F40DA" w:rsidRDefault="002F40DA" w:rsidP="002F40DA">
      <w:pPr>
        <w:pStyle w:val="Example"/>
      </w:pPr>
      <w:r>
        <w:t>#</w:t>
      </w:r>
      <w:proofErr w:type="spellStart"/>
      <w:r>
        <w:t>Menu-option|AE</w:t>
      </w:r>
      <w:proofErr w:type="spellEnd"/>
      <w:r>
        <w:t xml:space="preserve"> </w:t>
      </w:r>
      <w:proofErr w:type="spellStart"/>
      <w:r>
        <w:t>Title|Port|File</w:t>
      </w:r>
      <w:proofErr w:type="spellEnd"/>
      <w:r>
        <w:t xml:space="preserve"> Mode (FIFO QUEUE or DIRECT)|CHANNEL</w:t>
      </w:r>
    </w:p>
    <w:p w:rsidR="002F40DA" w:rsidRDefault="002F40DA" w:rsidP="002F40DA">
      <w:pPr>
        <w:pStyle w:val="Example"/>
      </w:pPr>
      <w:r>
        <w:t xml:space="preserve">PACS </w:t>
      </w:r>
      <w:proofErr w:type="spellStart"/>
      <w:r>
        <w:t>Interface|VistA</w:t>
      </w:r>
      <w:proofErr w:type="spellEnd"/>
      <w:r>
        <w:t xml:space="preserve"> PACS I/F|60041|FIFO QUEUE|1</w:t>
      </w:r>
    </w:p>
    <w:p w:rsidR="002F40DA" w:rsidRDefault="002F40DA" w:rsidP="002F40DA">
      <w:pPr>
        <w:pStyle w:val="Example"/>
      </w:pPr>
      <w:r>
        <w:t xml:space="preserve">#MITRA Broker </w:t>
      </w:r>
      <w:proofErr w:type="spellStart"/>
      <w:r>
        <w:t>Interface|VistA</w:t>
      </w:r>
      <w:proofErr w:type="spellEnd"/>
      <w:r>
        <w:t xml:space="preserve"> PACS I/F|60042|FIFO QUEUE|2</w:t>
      </w:r>
    </w:p>
    <w:p w:rsidR="002F40DA" w:rsidRDefault="002F40DA" w:rsidP="002F40DA">
      <w:pPr>
        <w:pStyle w:val="Example"/>
      </w:pPr>
      <w:r>
        <w:t>#</w:t>
      </w:r>
      <w:proofErr w:type="spellStart"/>
      <w:r>
        <w:t>DeJarnette</w:t>
      </w:r>
      <w:proofErr w:type="spellEnd"/>
      <w:r>
        <w:t xml:space="preserve"> </w:t>
      </w:r>
      <w:proofErr w:type="spellStart"/>
      <w:r>
        <w:t>Medishare</w:t>
      </w:r>
      <w:proofErr w:type="spellEnd"/>
      <w:r>
        <w:t xml:space="preserve"> </w:t>
      </w:r>
      <w:proofErr w:type="spellStart"/>
      <w:r>
        <w:t>Interface|VistA</w:t>
      </w:r>
      <w:proofErr w:type="spellEnd"/>
      <w:r>
        <w:t xml:space="preserve"> PACS I/F|60043|FIFO QUEUE|2</w:t>
      </w:r>
    </w:p>
    <w:p w:rsidR="002F40DA" w:rsidRDefault="002F40DA" w:rsidP="002F40DA">
      <w:pPr>
        <w:pStyle w:val="Example"/>
      </w:pPr>
    </w:p>
    <w:p w:rsidR="002F40DA" w:rsidRDefault="002F40DA" w:rsidP="002F40DA"/>
    <w:p w:rsidR="002F40DA" w:rsidRDefault="002F40DA" w:rsidP="002F40DA">
      <w:r>
        <w:t xml:space="preserve">A sample file </w:t>
      </w:r>
      <w:proofErr w:type="spellStart"/>
      <w:r>
        <w:rPr>
          <w:b/>
        </w:rPr>
        <w:t>PortList.Sample</w:t>
      </w:r>
      <w:proofErr w:type="spellEnd"/>
      <w:r w:rsidR="00B00523">
        <w:fldChar w:fldCharType="begin"/>
      </w:r>
      <w:r>
        <w:instrText xml:space="preserve"> XE "PORTLIST.DIC" </w:instrText>
      </w:r>
      <w:r w:rsidR="00B00523">
        <w:fldChar w:fldCharType="end"/>
      </w:r>
      <w:r>
        <w:t xml:space="preserve"> is supplied with the VistA Imaging DICOM Gateway distribution, and may be edited by adding and/or deleting the pound signs (“#”)</w:t>
      </w:r>
      <w:r w:rsidR="00E671F9">
        <w:t xml:space="preserve">. </w:t>
      </w:r>
      <w:r>
        <w:t xml:space="preserve">During an initial installation, this sample file is renamed to </w:t>
      </w:r>
      <w:proofErr w:type="spellStart"/>
      <w:r>
        <w:rPr>
          <w:b/>
        </w:rPr>
        <w:t>PortList.DIC</w:t>
      </w:r>
      <w:proofErr w:type="spellEnd"/>
      <w:r w:rsidR="00B00523">
        <w:fldChar w:fldCharType="begin"/>
      </w:r>
      <w:r>
        <w:instrText xml:space="preserve"> XE "PORTLIST.DIC" </w:instrText>
      </w:r>
      <w:r w:rsidR="00B00523">
        <w:fldChar w:fldCharType="end"/>
      </w:r>
      <w:r w:rsidR="00E671F9">
        <w:t xml:space="preserve">. </w:t>
      </w:r>
      <w:r>
        <w:t>When performing an upgrade, the existing copy of this file will remain unaffected. Information from the sample file may be transferred to the operational master file at the discretion of the site.</w:t>
      </w:r>
    </w:p>
    <w:p w:rsidR="002F40DA" w:rsidRDefault="002F40DA" w:rsidP="002F40DA"/>
    <w:p w:rsidR="002F40DA" w:rsidRDefault="002F40DA" w:rsidP="002F40DA">
      <w:r>
        <w:t>The port number for this dictionary should be on the range 60040:60049 – see Appendix E.</w:t>
      </w:r>
    </w:p>
    <w:p w:rsidR="002F40DA" w:rsidRDefault="002F40DA" w:rsidP="002F40DA"/>
    <w:p w:rsidR="002F40DA" w:rsidRDefault="002F40DA" w:rsidP="002F40DA">
      <w:r>
        <w:t>The data from this file is stored in MUMPS in the following structure:</w:t>
      </w:r>
    </w:p>
    <w:p w:rsidR="002F40DA" w:rsidRDefault="002F40DA" w:rsidP="002F40DA"/>
    <w:p w:rsidR="002F40DA" w:rsidRDefault="002F40DA" w:rsidP="002F40DA">
      <w:pPr>
        <w:rPr>
          <w:rFonts w:ascii="Courier New" w:hAnsi="Courier New"/>
          <w:sz w:val="20"/>
          <w:szCs w:val="20"/>
        </w:rPr>
      </w:pPr>
      <w:r>
        <w:rPr>
          <w:rFonts w:ascii="Courier New" w:hAnsi="Courier New"/>
          <w:sz w:val="20"/>
          <w:szCs w:val="20"/>
        </w:rPr>
        <w:t>^MAGDICOM(2006.584,d0,0) = Destination ^ Name ^ Port ^ Mode ^ Channel</w:t>
      </w:r>
    </w:p>
    <w:p w:rsidR="002F40DA" w:rsidRDefault="002F40DA" w:rsidP="002F40DA">
      <w:pPr>
        <w:rPr>
          <w:sz w:val="20"/>
          <w:szCs w:val="20"/>
        </w:rPr>
      </w:pPr>
      <w:r>
        <w:rPr>
          <w:rFonts w:ascii="Courier New" w:hAnsi="Courier New"/>
          <w:sz w:val="20"/>
          <w:szCs w:val="20"/>
        </w:rPr>
        <w:t>^MAGDICOM(2006.584,“B”,Destination,d0) = “”</w:t>
      </w:r>
    </w:p>
    <w:p w:rsidR="002F40DA" w:rsidRDefault="002F40DA" w:rsidP="00FE3F2B">
      <w:pPr>
        <w:pStyle w:val="Heading3"/>
        <w:numPr>
          <w:ilvl w:val="0"/>
          <w:numId w:val="0"/>
        </w:numPr>
      </w:pPr>
      <w:bookmarkStart w:id="1827" w:name="_Toc474731251"/>
      <w:bookmarkStart w:id="1828" w:name="_Ref494090183"/>
      <w:bookmarkStart w:id="1829" w:name="_Toc4480338"/>
      <w:bookmarkStart w:id="1830" w:name="_Toc89057605"/>
      <w:bookmarkStart w:id="1831" w:name="_Toc356301092"/>
      <w:r>
        <w:t>B.4.</w:t>
      </w:r>
      <w:r w:rsidR="00F908D2">
        <w:t>5</w:t>
      </w:r>
      <w:r>
        <w:t xml:space="preserve">  </w:t>
      </w:r>
      <w:proofErr w:type="spellStart"/>
      <w:r>
        <w:t>SCU_List.DIC</w:t>
      </w:r>
      <w:bookmarkEnd w:id="1827"/>
      <w:bookmarkEnd w:id="1828"/>
      <w:bookmarkEnd w:id="1829"/>
      <w:bookmarkEnd w:id="1830"/>
      <w:bookmarkEnd w:id="1831"/>
      <w:proofErr w:type="spellEnd"/>
    </w:p>
    <w:p w:rsidR="002F40DA" w:rsidRDefault="002F40DA" w:rsidP="002F40DA">
      <w:bookmarkStart w:id="1832" w:name="_Toc474731252"/>
      <w:bookmarkStart w:id="1833" w:name="_Ref494090326"/>
      <w:bookmarkStart w:id="1834" w:name="_Toc4480339"/>
      <w:bookmarkStart w:id="1835" w:name="_Toc89057606"/>
    </w:p>
    <w:p w:rsidR="005A326F" w:rsidRPr="00C91D5B" w:rsidRDefault="005A326F" w:rsidP="005A326F">
      <w:proofErr w:type="spellStart"/>
      <w:r>
        <w:rPr>
          <w:rStyle w:val="Strong"/>
        </w:rPr>
        <w:t>SCU_List.dic</w:t>
      </w:r>
      <w:proofErr w:type="spellEnd"/>
      <w:r w:rsidRPr="00C91D5B">
        <w:t xml:space="preserve"> contains entries for various types of non-VistA DICOM applications, and is stored in the </w:t>
      </w:r>
      <w:r w:rsidRPr="00A23EC0">
        <w:rPr>
          <w:b/>
        </w:rPr>
        <w:t>\DICOM\</w:t>
      </w:r>
      <w:proofErr w:type="spellStart"/>
      <w:r w:rsidRPr="00A23EC0">
        <w:rPr>
          <w:b/>
        </w:rPr>
        <w:t>Dict</w:t>
      </w:r>
      <w:proofErr w:type="spellEnd"/>
      <w:r w:rsidRPr="00C91D5B">
        <w:t xml:space="preserve"> folder on the drive specified for storing </w:t>
      </w:r>
      <w:r>
        <w:t>master</w:t>
      </w:r>
      <w:r w:rsidRPr="00C91D5B">
        <w:t xml:space="preserve"> files. Initially developed to send images to Print SCPs (Service Class Providers), the use of this file has been expanded</w:t>
      </w:r>
      <w:r>
        <w:t>.</w:t>
      </w:r>
    </w:p>
    <w:p w:rsidR="005A326F" w:rsidRDefault="005A326F" w:rsidP="00905AF2">
      <w:pPr>
        <w:numPr>
          <w:ilvl w:val="0"/>
          <w:numId w:val="53"/>
        </w:numPr>
        <w:spacing w:before="120" w:after="120"/>
      </w:pPr>
      <w:r>
        <w:t xml:space="preserve">One of the purposes of including entries in this file is so that images can be transmitted to DICOM Storage destinations. For the details of using entries as Routing Destinations, see the </w:t>
      </w:r>
      <w:r w:rsidRPr="00DD1B5B">
        <w:rPr>
          <w:i/>
        </w:rPr>
        <w:t>VistA Imaging Routing User Guide</w:t>
      </w:r>
      <w:r>
        <w:t>.</w:t>
      </w:r>
    </w:p>
    <w:p w:rsidR="005A326F" w:rsidRDefault="005A326F" w:rsidP="00905AF2">
      <w:pPr>
        <w:numPr>
          <w:ilvl w:val="0"/>
          <w:numId w:val="53"/>
        </w:numPr>
        <w:spacing w:before="120" w:after="120"/>
      </w:pPr>
      <w:r>
        <w:t xml:space="preserve">This file also contains entries for the VistA Query/Retrieve application and the devices that use this application to retrieve studies from VistA. For details, see </w:t>
      </w:r>
      <w:r w:rsidR="00FE2D3B">
        <w:fldChar w:fldCharType="begin"/>
      </w:r>
      <w:r w:rsidR="00FE2D3B">
        <w:instrText xml:space="preserve"> REF _Ref279761387 \h  \* MERGEFORMAT </w:instrText>
      </w:r>
      <w:r w:rsidR="00FE2D3B">
        <w:fldChar w:fldCharType="separate"/>
      </w:r>
      <w:r w:rsidR="001403F7" w:rsidRPr="001403F7">
        <w:rPr>
          <w:rStyle w:val="Emphasis"/>
        </w:rPr>
        <w:t>Appendix J   Query/Retrieve Setup</w:t>
      </w:r>
      <w:r w:rsidR="00FE2D3B">
        <w:fldChar w:fldCharType="end"/>
      </w:r>
      <w:r w:rsidR="00A63092">
        <w:t xml:space="preserve"> </w:t>
      </w:r>
      <w:r>
        <w:t xml:space="preserve">in this document, and </w:t>
      </w:r>
      <w:r w:rsidRPr="0032069C">
        <w:rPr>
          <w:i/>
        </w:rPr>
        <w:t>Appendix A</w:t>
      </w:r>
      <w:r>
        <w:t xml:space="preserve"> in the </w:t>
      </w:r>
      <w:r w:rsidRPr="00DD1B5B">
        <w:rPr>
          <w:i/>
        </w:rPr>
        <w:t>VistA Imaging</w:t>
      </w:r>
      <w:r w:rsidRPr="00DD1B5B">
        <w:rPr>
          <w:i/>
          <w:iCs/>
        </w:rPr>
        <w:t xml:space="preserve"> </w:t>
      </w:r>
      <w:r>
        <w:rPr>
          <w:rStyle w:val="Emphasis"/>
        </w:rPr>
        <w:t>DICOM User Manual.</w:t>
      </w:r>
    </w:p>
    <w:p w:rsidR="005A326F" w:rsidRDefault="005A326F" w:rsidP="005A326F">
      <w:r>
        <w:t xml:space="preserve">Despite its name, </w:t>
      </w:r>
      <w:proofErr w:type="spellStart"/>
      <w:r>
        <w:rPr>
          <w:b/>
        </w:rPr>
        <w:t>SCU_List.DIC</w:t>
      </w:r>
      <w:proofErr w:type="spellEnd"/>
      <w:r w:rsidR="00B00523">
        <w:rPr>
          <w:b/>
        </w:rPr>
        <w:fldChar w:fldCharType="begin"/>
      </w:r>
      <w:r>
        <w:instrText xml:space="preserve"> XE "</w:instrText>
      </w:r>
      <w:r w:rsidRPr="005B6B70">
        <w:rPr>
          <w:b/>
        </w:rPr>
        <w:instrText>SCU_List.DIC</w:instrText>
      </w:r>
      <w:r>
        <w:instrText xml:space="preserve">" </w:instrText>
      </w:r>
      <w:r w:rsidR="00B00523">
        <w:rPr>
          <w:b/>
        </w:rPr>
        <w:fldChar w:fldCharType="end"/>
      </w:r>
      <w:r>
        <w:t xml:space="preserve"> contains entries for SCPs as well as SCUs. All information needed to initiate an association is stored in this file. This file is read by routine </w:t>
      </w:r>
      <w:r>
        <w:rPr>
          <w:b/>
        </w:rPr>
        <w:t>^MAGDMB9</w:t>
      </w:r>
      <w:r>
        <w:t xml:space="preserve"> to (re)construct the </w:t>
      </w:r>
      <w:proofErr w:type="spellStart"/>
      <w:r>
        <w:t>FileMan</w:t>
      </w:r>
      <w:proofErr w:type="spellEnd"/>
      <w:r>
        <w:t xml:space="preserve"> table </w:t>
      </w:r>
      <w:r>
        <w:rPr>
          <w:b/>
        </w:rPr>
        <w:t>User Application</w:t>
      </w:r>
      <w:r>
        <w:t xml:space="preserve"> (File 2006.585, stored in </w:t>
      </w:r>
      <w:r w:rsidRPr="005B3C2C">
        <w:rPr>
          <w:rFonts w:ascii="Courier New" w:hAnsi="Courier New"/>
          <w:b/>
        </w:rPr>
        <w:t>^MAGDICOM (2006.585,…)</w:t>
      </w:r>
      <w:r>
        <w:t>). This should be done as part of the installation process, and whenever operational information has changed at the site.</w:t>
      </w:r>
    </w:p>
    <w:p w:rsidR="002F40DA" w:rsidRDefault="002F40DA" w:rsidP="002F40DA"/>
    <w:p w:rsidR="002F40DA" w:rsidRDefault="002F40DA" w:rsidP="002F40DA">
      <w:r>
        <w:t>Use the VistA Imaging DICOM Gateway menu to update this master file as follows:</w:t>
      </w:r>
    </w:p>
    <w:p w:rsidR="002F40DA" w:rsidRDefault="002F40DA" w:rsidP="002F40DA"/>
    <w:p w:rsidR="002F40DA" w:rsidRDefault="002F40DA" w:rsidP="002F40DA">
      <w:r>
        <w:t>4.  System Maintenance</w:t>
      </w:r>
    </w:p>
    <w:p w:rsidR="002F40DA" w:rsidRDefault="002F40DA" w:rsidP="002F40DA">
      <w:r>
        <w:rPr>
          <w:noProof/>
        </w:rPr>
        <w:sym w:font="Wingdings" w:char="F0E0"/>
      </w:r>
      <w:r>
        <w:t xml:space="preserve"> 2.  Gateway Configuration and DICOM Master Files</w:t>
      </w:r>
    </w:p>
    <w:p w:rsidR="002F40DA" w:rsidRDefault="002F40DA" w:rsidP="002F40DA">
      <w:r>
        <w:rPr>
          <w:noProof/>
        </w:rPr>
        <w:sym w:font="Wingdings" w:char="F0E0"/>
      </w:r>
      <w:r>
        <w:t xml:space="preserve"> </w:t>
      </w:r>
      <w:r>
        <w:rPr>
          <w:noProof/>
        </w:rPr>
        <w:sym w:font="Wingdings" w:char="F0E0"/>
      </w:r>
      <w:r>
        <w:t xml:space="preserve"> </w:t>
      </w:r>
      <w:r w:rsidR="00A63092">
        <w:t>7</w:t>
      </w:r>
      <w:r>
        <w:t xml:space="preserve">.  Update </w:t>
      </w:r>
      <w:proofErr w:type="spellStart"/>
      <w:r>
        <w:t>SCU_List.DIC</w:t>
      </w:r>
      <w:proofErr w:type="spellEnd"/>
    </w:p>
    <w:p w:rsidR="002F40DA" w:rsidRDefault="002F40DA" w:rsidP="002F40DA"/>
    <w:p w:rsidR="00A63092" w:rsidRDefault="00A63092" w:rsidP="00A63092">
      <w:r>
        <w:lastRenderedPageBreak/>
        <w:t xml:space="preserve">There are four kinds of records in </w:t>
      </w:r>
      <w:proofErr w:type="spellStart"/>
      <w:r>
        <w:rPr>
          <w:b/>
        </w:rPr>
        <w:t>SCU_List.DIC</w:t>
      </w:r>
      <w:proofErr w:type="spellEnd"/>
      <w:r w:rsidR="00B00523">
        <w:fldChar w:fldCharType="begin"/>
      </w:r>
      <w:r>
        <w:instrText xml:space="preserve"> XE "SCU_LIST.DIC" </w:instrText>
      </w:r>
      <w:r w:rsidR="00B00523">
        <w:fldChar w:fldCharType="end"/>
      </w:r>
      <w:r>
        <w:t>. The first is the “provider” record, which identifies a DICOM application. Following the provider record are one or more “service” records defining the services to be utilized. “Service” records may be followed by optional “transfer syntax” records. The last record is a “Role” record used only for query/retrieve. The Role record, unlike the other records, must be preceded by a tilde (~), if it is present, and will have one line for each role supported by the query/retrieve device.</w:t>
      </w:r>
    </w:p>
    <w:p w:rsidR="00A63092" w:rsidRDefault="00A63092" w:rsidP="00A63092"/>
    <w:p w:rsidR="00A63092" w:rsidRDefault="00A63092" w:rsidP="00A63092">
      <w:pPr>
        <w:pStyle w:val="FormatItem"/>
        <w:tabs>
          <w:tab w:val="left" w:pos="2700"/>
        </w:tabs>
        <w:spacing w:after="60"/>
        <w:ind w:left="2700" w:hanging="2700"/>
      </w:pPr>
      <w:r>
        <w:sym w:font="Symbol" w:char="F0B7"/>
      </w:r>
      <w:r>
        <w:t xml:space="preserve"> Provider Record:</w:t>
      </w:r>
      <w:r>
        <w:tab/>
        <w:t xml:space="preserve">&lt;application name&gt; | &lt;called AE title&gt; | &lt;calling AE title&gt; | &lt;destination IP address&gt; | &lt;destination </w:t>
      </w:r>
      <w:r w:rsidR="00F52B02">
        <w:t>port number&gt;</w:t>
      </w:r>
      <w:r w:rsidR="00F52B02">
        <w:br/>
        <w:t xml:space="preserve"> [ | &lt;PACS-type&gt; ]</w:t>
      </w:r>
    </w:p>
    <w:p w:rsidR="00A63092" w:rsidRDefault="00A63092" w:rsidP="00A63092">
      <w:pPr>
        <w:pStyle w:val="FormatItem"/>
        <w:tabs>
          <w:tab w:val="left" w:pos="2700"/>
        </w:tabs>
        <w:spacing w:after="60"/>
        <w:ind w:left="3060" w:hanging="3060"/>
      </w:pPr>
      <w:r>
        <w:sym w:font="Symbol" w:char="F0B7"/>
      </w:r>
      <w:r>
        <w:t xml:space="preserve"> Service Record:</w:t>
      </w:r>
      <w:r>
        <w:tab/>
        <w:t>&lt;presentation context name&gt; | &lt;transfer syntax name&gt;</w:t>
      </w:r>
      <w:r>
        <w:br/>
      </w:r>
    </w:p>
    <w:p w:rsidR="00A63092" w:rsidRDefault="00A63092" w:rsidP="00A63092">
      <w:pPr>
        <w:pStyle w:val="FormatItem"/>
        <w:tabs>
          <w:tab w:val="left" w:pos="2700"/>
        </w:tabs>
        <w:spacing w:after="60"/>
        <w:ind w:left="3060" w:hanging="3060"/>
      </w:pPr>
      <w:r>
        <w:sym w:font="Symbol" w:char="F0B7"/>
      </w:r>
      <w:r>
        <w:t xml:space="preserve"> Transfer Syntax Record:</w:t>
      </w:r>
      <w:r>
        <w:tab/>
        <w:t>| | &lt;transfer syntax name&gt;</w:t>
      </w:r>
    </w:p>
    <w:p w:rsidR="00A63092" w:rsidRDefault="00A63092" w:rsidP="00A63092">
      <w:pPr>
        <w:pStyle w:val="FormatItem"/>
        <w:tabs>
          <w:tab w:val="left" w:pos="2700"/>
        </w:tabs>
        <w:spacing w:after="60"/>
        <w:ind w:left="3060" w:hanging="3060"/>
      </w:pPr>
    </w:p>
    <w:p w:rsidR="00A63092" w:rsidRDefault="00A63092" w:rsidP="00A63092">
      <w:pPr>
        <w:pStyle w:val="FormatItem"/>
        <w:tabs>
          <w:tab w:val="left" w:pos="2700"/>
        </w:tabs>
        <w:spacing w:after="60"/>
        <w:ind w:left="3060" w:hanging="3060"/>
      </w:pPr>
      <w:r>
        <w:sym w:font="Symbol" w:char="F0B7"/>
      </w:r>
      <w:r>
        <w:t xml:space="preserve"> Role Record:</w:t>
      </w:r>
      <w:r>
        <w:tab/>
        <w:t>~&lt;service type&gt;|&lt;user Y/N &gt;|&lt;provider Y/N&gt;</w:t>
      </w:r>
    </w:p>
    <w:p w:rsidR="00A63092" w:rsidRDefault="00A63092" w:rsidP="00A63092">
      <w:pPr>
        <w:pStyle w:val="FormatItem"/>
        <w:tabs>
          <w:tab w:val="left" w:pos="2700"/>
        </w:tabs>
        <w:spacing w:after="60"/>
        <w:ind w:left="3060" w:hanging="3060"/>
      </w:pPr>
    </w:p>
    <w:p w:rsidR="00A63092" w:rsidRDefault="00A63092" w:rsidP="00A63092">
      <w:r>
        <w:t>The different fields are defined below:</w:t>
      </w:r>
    </w:p>
    <w:p w:rsidR="00A63092" w:rsidRDefault="00A63092" w:rsidP="00A63092">
      <w:pPr>
        <w:pStyle w:val="FormatField"/>
        <w:spacing w:after="60"/>
        <w:ind w:left="3154"/>
      </w:pPr>
      <w:r>
        <w:t>&lt;application name&gt;</w:t>
      </w:r>
      <w:r>
        <w:tab/>
        <w:t xml:space="preserve">The name that </w:t>
      </w:r>
      <w:smartTag w:uri="urn:schemas-microsoft-com:office:smarttags" w:element="place">
        <w:r>
          <w:t>VistA</w:t>
        </w:r>
      </w:smartTag>
      <w:r>
        <w:t xml:space="preserve"> uses to refer to the DICOM application.</w:t>
      </w:r>
    </w:p>
    <w:p w:rsidR="00A63092" w:rsidRDefault="00A63092" w:rsidP="00A63092">
      <w:pPr>
        <w:pStyle w:val="FormatField"/>
        <w:spacing w:after="60"/>
        <w:ind w:left="3154"/>
      </w:pPr>
      <w:r>
        <w:t>&lt;called AE title&gt;</w:t>
      </w:r>
      <w:r>
        <w:tab/>
        <w:t>The title of the called provider (SCP) application entity.</w:t>
      </w:r>
    </w:p>
    <w:p w:rsidR="00A63092" w:rsidRDefault="00A63092" w:rsidP="00A63092">
      <w:pPr>
        <w:pStyle w:val="FormatField"/>
        <w:spacing w:after="60"/>
        <w:ind w:left="3154"/>
      </w:pPr>
      <w:r>
        <w:t>&lt;calling AE title&gt;</w:t>
      </w:r>
      <w:r>
        <w:tab/>
        <w:t xml:space="preserve">The name of the </w:t>
      </w:r>
      <w:smartTag w:uri="urn:schemas-microsoft-com:office:smarttags" w:element="place">
        <w:r>
          <w:t>VistA</w:t>
        </w:r>
      </w:smartTag>
      <w:r>
        <w:t xml:space="preserve"> user (SCU) application entity.</w:t>
      </w:r>
    </w:p>
    <w:p w:rsidR="00A63092" w:rsidRDefault="00A63092" w:rsidP="00A63092">
      <w:pPr>
        <w:pStyle w:val="FormatField"/>
        <w:spacing w:after="60"/>
        <w:ind w:left="3154"/>
      </w:pPr>
      <w:r>
        <w:t>&lt;destination IP address&gt;</w:t>
      </w:r>
      <w:r>
        <w:tab/>
        <w:t>The network IP address of the provider (SCP) application entity.</w:t>
      </w:r>
    </w:p>
    <w:p w:rsidR="00A63092" w:rsidRDefault="00A63092" w:rsidP="00A63092">
      <w:pPr>
        <w:pStyle w:val="FormatField"/>
        <w:spacing w:after="60"/>
        <w:ind w:left="3154"/>
      </w:pPr>
      <w:r>
        <w:t xml:space="preserve">&lt;destination port number&gt; </w:t>
      </w:r>
      <w:r>
        <w:tab/>
        <w:t>The network port number for the provider (SCP application entity.</w:t>
      </w:r>
    </w:p>
    <w:p w:rsidR="00A63092" w:rsidRDefault="00A63092" w:rsidP="00A63092">
      <w:pPr>
        <w:pStyle w:val="FormatField"/>
        <w:spacing w:after="60"/>
        <w:ind w:left="3154"/>
      </w:pPr>
      <w:r>
        <w:t>&lt;presentation context name&gt;</w:t>
      </w:r>
      <w:r>
        <w:tab/>
        <w:t>The name of the DICOM service object pair (SOP).</w:t>
      </w:r>
    </w:p>
    <w:p w:rsidR="00A63092" w:rsidRDefault="00A63092" w:rsidP="00A63092">
      <w:pPr>
        <w:pStyle w:val="FormatField"/>
        <w:spacing w:after="120"/>
        <w:ind w:left="3154"/>
      </w:pPr>
      <w:r>
        <w:t>&lt;transfer syntax name&gt;</w:t>
      </w:r>
      <w:r>
        <w:tab/>
        <w:t>The name of the DICOM transfer syntax</w:t>
      </w:r>
    </w:p>
    <w:p w:rsidR="00A63092" w:rsidRDefault="00A63092" w:rsidP="00A63092">
      <w:pPr>
        <w:pStyle w:val="FormatField"/>
        <w:spacing w:after="120"/>
        <w:ind w:left="3154"/>
      </w:pPr>
      <w:r>
        <w:t>~&lt;service type&gt;</w:t>
      </w:r>
      <w:r>
        <w:tab/>
        <w:t>Query/retrieve only. The services supported by the query/retrieve device. Valid values are “C-Find”, “C-Move”, or “S-Store”</w:t>
      </w:r>
    </w:p>
    <w:p w:rsidR="00A63092" w:rsidRDefault="00A63092" w:rsidP="00A63092">
      <w:pPr>
        <w:pStyle w:val="FormatField"/>
        <w:spacing w:after="120"/>
        <w:ind w:left="3154"/>
      </w:pPr>
      <w:r>
        <w:t>&lt;user Yes/No&gt;</w:t>
      </w:r>
      <w:r>
        <w:tab/>
        <w:t xml:space="preserve">Query/retrieve only. Indicates if the device is a user of the named &lt;service type&gt;. </w:t>
      </w:r>
    </w:p>
    <w:p w:rsidR="00A63092" w:rsidRDefault="00A63092" w:rsidP="00A63092">
      <w:pPr>
        <w:pStyle w:val="FormatField"/>
        <w:spacing w:after="120"/>
        <w:ind w:left="3154"/>
      </w:pPr>
      <w:r>
        <w:t>&lt;provider Yes/No&gt;</w:t>
      </w:r>
      <w:r>
        <w:tab/>
        <w:t>Query/retrieve only. Indicates if the device is a provider of the named &lt;service type&gt;.</w:t>
      </w:r>
    </w:p>
    <w:p w:rsidR="00A63092" w:rsidRDefault="00A63092" w:rsidP="00A63092">
      <w:pPr>
        <w:pStyle w:val="FormatField"/>
        <w:spacing w:after="120"/>
        <w:ind w:left="3154"/>
      </w:pPr>
    </w:p>
    <w:p w:rsidR="00A63092" w:rsidRDefault="00A63092" w:rsidP="00A63092">
      <w:r>
        <w:t xml:space="preserve">The following is an example of entries in </w:t>
      </w:r>
      <w:proofErr w:type="spellStart"/>
      <w:r>
        <w:rPr>
          <w:b/>
        </w:rPr>
        <w:t>SCU_List.DIC</w:t>
      </w:r>
      <w:proofErr w:type="spellEnd"/>
      <w:r w:rsidR="00B00523">
        <w:fldChar w:fldCharType="begin"/>
      </w:r>
      <w:r>
        <w:instrText xml:space="preserve"> XE "SCU_LIST.DIC" </w:instrText>
      </w:r>
      <w:r w:rsidR="00B00523">
        <w:fldChar w:fldCharType="end"/>
      </w:r>
      <w:r>
        <w:t>:</w:t>
      </w:r>
    </w:p>
    <w:p w:rsidR="00A63092" w:rsidRDefault="00A63092" w:rsidP="00A63092">
      <w:pPr>
        <w:pStyle w:val="Example"/>
      </w:pPr>
    </w:p>
    <w:p w:rsidR="00A63092" w:rsidRDefault="00A63092" w:rsidP="00A63092">
      <w:pPr>
        <w:pStyle w:val="Example"/>
      </w:pPr>
      <w:r>
        <w:t># User Application List</w:t>
      </w:r>
    </w:p>
    <w:p w:rsidR="00A63092" w:rsidRDefault="00A63092" w:rsidP="00A63092">
      <w:pPr>
        <w:pStyle w:val="Example"/>
      </w:pPr>
      <w:r>
        <w:t># Format:</w:t>
      </w:r>
    </w:p>
    <w:p w:rsidR="00A63092" w:rsidRDefault="00A63092" w:rsidP="00A63092">
      <w:pPr>
        <w:pStyle w:val="Example"/>
      </w:pPr>
      <w:r>
        <w:t xml:space="preserve"># line 1:App </w:t>
      </w:r>
      <w:proofErr w:type="spellStart"/>
      <w:r>
        <w:t>Name|Called</w:t>
      </w:r>
      <w:proofErr w:type="spellEnd"/>
      <w:r>
        <w:t xml:space="preserve"> </w:t>
      </w:r>
      <w:proofErr w:type="spellStart"/>
      <w:r>
        <w:t>AE|Calling</w:t>
      </w:r>
      <w:proofErr w:type="spellEnd"/>
      <w:r>
        <w:t xml:space="preserve"> </w:t>
      </w:r>
      <w:proofErr w:type="spellStart"/>
      <w:r>
        <w:t>AE|Destination</w:t>
      </w:r>
      <w:proofErr w:type="spellEnd"/>
      <w:r>
        <w:t xml:space="preserve"> IP </w:t>
      </w:r>
      <w:proofErr w:type="spellStart"/>
      <w:r>
        <w:t>Address|Socket|Type</w:t>
      </w:r>
      <w:proofErr w:type="spellEnd"/>
    </w:p>
    <w:p w:rsidR="00A63092" w:rsidRDefault="00A63092" w:rsidP="00A63092">
      <w:pPr>
        <w:pStyle w:val="Example"/>
      </w:pPr>
      <w:r>
        <w:t xml:space="preserve"># line 2:|Presentation Context </w:t>
      </w:r>
      <w:proofErr w:type="spellStart"/>
      <w:r>
        <w:t>Name|Transfer</w:t>
      </w:r>
      <w:proofErr w:type="spellEnd"/>
      <w:r>
        <w:t xml:space="preserve"> Syntax Name</w:t>
      </w:r>
    </w:p>
    <w:p w:rsidR="00A63092" w:rsidRDefault="00A63092" w:rsidP="00A63092">
      <w:pPr>
        <w:pStyle w:val="Example"/>
      </w:pPr>
      <w:r>
        <w:t># line 3:||Transfer Syntax Name (if there are more than one)</w:t>
      </w:r>
    </w:p>
    <w:p w:rsidR="00A63092" w:rsidRDefault="00A63092" w:rsidP="00A63092">
      <w:pPr>
        <w:pStyle w:val="Example"/>
      </w:pPr>
      <w:r>
        <w:t>#</w:t>
      </w:r>
    </w:p>
    <w:p w:rsidR="00A63092" w:rsidRDefault="00A63092" w:rsidP="00A63092">
      <w:pPr>
        <w:pStyle w:val="Example"/>
      </w:pPr>
      <w:r>
        <w:t>EMED Query/</w:t>
      </w:r>
      <w:proofErr w:type="spellStart"/>
      <w:r>
        <w:t>Retrieve|EMED_SCP_LAND|VA</w:t>
      </w:r>
      <w:proofErr w:type="spellEnd"/>
      <w:r>
        <w:t xml:space="preserve"> VISTA|111.222.33.44|104</w:t>
      </w:r>
    </w:p>
    <w:p w:rsidR="00A63092" w:rsidRDefault="00A63092" w:rsidP="00A63092">
      <w:pPr>
        <w:pStyle w:val="Example"/>
      </w:pPr>
      <w:r>
        <w:t xml:space="preserve">|Verification SOP </w:t>
      </w:r>
      <w:proofErr w:type="spellStart"/>
      <w:r>
        <w:t>Class|Implicit</w:t>
      </w:r>
      <w:proofErr w:type="spellEnd"/>
      <w:r>
        <w:t xml:space="preserve"> VR Little Endian</w:t>
      </w:r>
    </w:p>
    <w:p w:rsidR="00A63092" w:rsidRDefault="00A63092" w:rsidP="00A63092">
      <w:pPr>
        <w:pStyle w:val="Example"/>
      </w:pPr>
      <w:r>
        <w:lastRenderedPageBreak/>
        <w:t xml:space="preserve">|Study Root Query/Retrieve Information Model - </w:t>
      </w:r>
      <w:proofErr w:type="spellStart"/>
      <w:r>
        <w:t>MOVE|Implicit</w:t>
      </w:r>
      <w:proofErr w:type="spellEnd"/>
      <w:r>
        <w:t xml:space="preserve"> VR Little Endian</w:t>
      </w:r>
    </w:p>
    <w:p w:rsidR="00A63092" w:rsidRDefault="00A63092" w:rsidP="00A63092">
      <w:pPr>
        <w:pStyle w:val="Example"/>
      </w:pPr>
      <w:r>
        <w:t>#</w:t>
      </w:r>
    </w:p>
    <w:p w:rsidR="00A63092" w:rsidRDefault="00A63092" w:rsidP="00A63092">
      <w:pPr>
        <w:pStyle w:val="Example"/>
      </w:pPr>
    </w:p>
    <w:p w:rsidR="00A63092" w:rsidRDefault="00A63092" w:rsidP="00A63092">
      <w:r>
        <w:t xml:space="preserve">A sample version of this file, named </w:t>
      </w:r>
      <w:proofErr w:type="spellStart"/>
      <w:r>
        <w:rPr>
          <w:b/>
        </w:rPr>
        <w:t>SCU_List.Sample</w:t>
      </w:r>
      <w:proofErr w:type="spellEnd"/>
      <w:r>
        <w:rPr>
          <w:b/>
        </w:rPr>
        <w:t>,</w:t>
      </w:r>
      <w:r w:rsidR="00B00523">
        <w:fldChar w:fldCharType="begin"/>
      </w:r>
      <w:r>
        <w:instrText xml:space="preserve"> XE "SCU_LIST.DIC" </w:instrText>
      </w:r>
      <w:r w:rsidR="00B00523">
        <w:fldChar w:fldCharType="end"/>
      </w:r>
      <w:r>
        <w:t xml:space="preserve"> is supplied with the VistA Imaging DICOM Gateway distribution, and may be edited by adding and/or deleting the pound signs (“#”). During an initial installation, this sample file is renamed to </w:t>
      </w:r>
      <w:proofErr w:type="spellStart"/>
      <w:r>
        <w:rPr>
          <w:b/>
        </w:rPr>
        <w:t>SCU_List.DIC</w:t>
      </w:r>
      <w:proofErr w:type="spellEnd"/>
      <w:r w:rsidR="00B00523">
        <w:fldChar w:fldCharType="begin"/>
      </w:r>
      <w:r>
        <w:instrText xml:space="preserve"> XE "SCU_LIST.DIC" </w:instrText>
      </w:r>
      <w:r w:rsidR="00B00523">
        <w:fldChar w:fldCharType="end"/>
      </w:r>
      <w:r>
        <w:t xml:space="preserve">. </w:t>
      </w:r>
    </w:p>
    <w:p w:rsidR="00A63092" w:rsidRDefault="00A63092" w:rsidP="00A63092"/>
    <w:p w:rsidR="00A63092" w:rsidRDefault="00A63092" w:rsidP="00A63092">
      <w:r>
        <w:t>When performing an update, the existing copy of this file</w:t>
      </w:r>
      <w:r w:rsidR="00B00523">
        <w:fldChar w:fldCharType="begin"/>
      </w:r>
      <w:r>
        <w:instrText xml:space="preserve"> XE "SCU_LIST.DIC" </w:instrText>
      </w:r>
      <w:r w:rsidR="00B00523">
        <w:fldChar w:fldCharType="end"/>
      </w:r>
      <w:r>
        <w:t xml:space="preserve"> will remain unaffected. Information from the sample file may be transferred to the operational master file at the discretion of the site.</w:t>
      </w:r>
    </w:p>
    <w:p w:rsidR="00A63092" w:rsidRDefault="00A63092" w:rsidP="00A63092"/>
    <w:p w:rsidR="00A63092" w:rsidRDefault="00A63092" w:rsidP="00A63092">
      <w:r>
        <w:t>The data from this file is stored in MUMPS in the following structure:</w:t>
      </w:r>
    </w:p>
    <w:p w:rsidR="00A63092" w:rsidRDefault="00A63092" w:rsidP="00A63092"/>
    <w:p w:rsidR="00A63092" w:rsidRDefault="00A63092" w:rsidP="00A63092">
      <w:pPr>
        <w:rPr>
          <w:rFonts w:ascii="Courier New" w:hAnsi="Courier New"/>
          <w:sz w:val="20"/>
        </w:rPr>
      </w:pPr>
      <w:r>
        <w:rPr>
          <w:rFonts w:ascii="Courier New" w:hAnsi="Courier New"/>
          <w:sz w:val="20"/>
        </w:rPr>
        <w:t>^MAG(2006.587,D0,0)= SERVICE NAME</w:t>
      </w:r>
      <w:r>
        <w:rPr>
          <w:rFonts w:ascii="Courier New" w:hAnsi="Courier New"/>
          <w:sz w:val="20"/>
        </w:rPr>
        <w:br/>
        <w:t>^MAG(2006.587,D0,1,0)=SERVICE TYPE</w:t>
      </w:r>
      <w:r>
        <w:rPr>
          <w:rFonts w:ascii="Courier New" w:hAnsi="Courier New"/>
          <w:sz w:val="20"/>
        </w:rPr>
        <w:br/>
        <w:t>^MAG(2006.587,D0,1,D1,0)= ""</w:t>
      </w:r>
    </w:p>
    <w:p w:rsidR="00A63092" w:rsidRDefault="00A63092" w:rsidP="00A63092">
      <w:bookmarkStart w:id="1836" w:name="_Toc181773387"/>
    </w:p>
    <w:p w:rsidR="00A63092" w:rsidRDefault="00A63092" w:rsidP="00A63092">
      <w:r>
        <w:t xml:space="preserve">After editing the contents of this file, it must be loaded onto the DICOM Gateway and into the VistA database. See chapter 6 in the </w:t>
      </w:r>
      <w:r>
        <w:rPr>
          <w:rStyle w:val="Emphasis"/>
        </w:rPr>
        <w:t xml:space="preserve">DICOM User Manual </w:t>
      </w:r>
      <w:r>
        <w:t xml:space="preserve">for more information. </w:t>
      </w:r>
    </w:p>
    <w:p w:rsidR="00A63092" w:rsidRDefault="00A63092" w:rsidP="00A63092">
      <w:pPr>
        <w:rPr>
          <w:rStyle w:val="Strong"/>
        </w:rPr>
      </w:pPr>
    </w:p>
    <w:p w:rsidR="00A63092" w:rsidRDefault="00A63092" w:rsidP="00A63092">
      <w:r>
        <w:rPr>
          <w:rStyle w:val="Strong"/>
        </w:rPr>
        <w:t xml:space="preserve">Note: </w:t>
      </w:r>
      <w:r>
        <w:t>In the .</w:t>
      </w:r>
      <w:proofErr w:type="spellStart"/>
      <w:r>
        <w:t>dic</w:t>
      </w:r>
      <w:proofErr w:type="spellEnd"/>
      <w:r>
        <w:t xml:space="preserve"> files, leading and trailing spaces are ignored when the data is imported into the database. This makes it possible to align information for easier reading.</w:t>
      </w:r>
      <w:bookmarkEnd w:id="1836"/>
    </w:p>
    <w:p w:rsidR="002F40DA" w:rsidRDefault="002F40DA" w:rsidP="002F40DA"/>
    <w:p w:rsidR="002F40DA" w:rsidRDefault="002F40DA" w:rsidP="00FE3F2B">
      <w:pPr>
        <w:pStyle w:val="Heading3"/>
        <w:numPr>
          <w:ilvl w:val="0"/>
          <w:numId w:val="0"/>
        </w:numPr>
      </w:pPr>
      <w:bookmarkStart w:id="1837" w:name="_Toc356301093"/>
      <w:r>
        <w:t>B.4.</w:t>
      </w:r>
      <w:r w:rsidR="00F908D2">
        <w:t>6</w:t>
      </w:r>
      <w:r>
        <w:t xml:space="preserve">  </w:t>
      </w:r>
      <w:proofErr w:type="spellStart"/>
      <w:r>
        <w:t>Worklist.DIC</w:t>
      </w:r>
      <w:bookmarkEnd w:id="1832"/>
      <w:bookmarkEnd w:id="1833"/>
      <w:bookmarkEnd w:id="1834"/>
      <w:bookmarkEnd w:id="1835"/>
      <w:bookmarkEnd w:id="1837"/>
      <w:proofErr w:type="spellEnd"/>
    </w:p>
    <w:p w:rsidR="002F40DA" w:rsidRDefault="002F40DA" w:rsidP="002F40DA">
      <w:r>
        <w:t xml:space="preserve">The file </w:t>
      </w:r>
      <w:proofErr w:type="spellStart"/>
      <w:r>
        <w:rPr>
          <w:b/>
        </w:rPr>
        <w:t>WorkList.DIC</w:t>
      </w:r>
      <w:proofErr w:type="spellEnd"/>
      <w:r w:rsidR="00B00523">
        <w:fldChar w:fldCharType="begin"/>
      </w:r>
      <w:r>
        <w:instrText xml:space="preserve"> XE "WORKLIST.DIC" </w:instrText>
      </w:r>
      <w:r w:rsidR="00B00523">
        <w:fldChar w:fldCharType="end"/>
      </w:r>
      <w:r>
        <w:t xml:space="preserve"> contains the definitions of the various parameters that are needed for Modality Worklist processing by the instruments that are being used at the site</w:t>
      </w:r>
      <w:r w:rsidR="00E671F9">
        <w:t xml:space="preserve">. </w:t>
      </w:r>
      <w:r w:rsidR="00053449" w:rsidRPr="00C912CD">
        <w:t>Menu Option 4.2.</w:t>
      </w:r>
      <w:r w:rsidR="00053449">
        <w:t>8</w:t>
      </w:r>
      <w:r w:rsidR="00053449" w:rsidRPr="00C912CD">
        <w:t xml:space="preserve">, Update </w:t>
      </w:r>
      <w:r w:rsidR="00053449">
        <w:t>WORKLIST</w:t>
      </w:r>
      <w:r w:rsidR="00053449" w:rsidRPr="00C912CD">
        <w:t xml:space="preserve">.DIC, reads this file to populate the </w:t>
      </w:r>
      <w:r w:rsidR="00053449">
        <w:t>Modality Worklist</w:t>
      </w:r>
      <w:r w:rsidR="00053449" w:rsidRPr="00C912CD">
        <w:t xml:space="preserve"> Dictionary </w:t>
      </w:r>
      <w:r w:rsidR="00FD11CD">
        <w:t>f</w:t>
      </w:r>
      <w:r w:rsidR="00053449" w:rsidRPr="00C912CD">
        <w:t>ile (#2006.58</w:t>
      </w:r>
      <w:r w:rsidR="00053449">
        <w:t>3</w:t>
      </w:r>
      <w:r w:rsidR="00053449" w:rsidRPr="00C912CD">
        <w:t>)</w:t>
      </w:r>
      <w:r w:rsidR="00053449">
        <w:t xml:space="preserve">. </w:t>
      </w:r>
      <w:r>
        <w:t>This is done manually as part of the installation process, and whenever operational information has changed at the site.</w:t>
      </w:r>
    </w:p>
    <w:p w:rsidR="002F40DA" w:rsidRDefault="002F40DA" w:rsidP="002F40DA"/>
    <w:p w:rsidR="002F40DA" w:rsidRDefault="002F40DA" w:rsidP="002F40DA">
      <w:r>
        <w:t>After editing, use the VistA Imaging DICOM Gateway menu option to update this master file as follows:</w:t>
      </w:r>
    </w:p>
    <w:p w:rsidR="002F40DA" w:rsidRDefault="002F40DA" w:rsidP="002F40DA"/>
    <w:p w:rsidR="002F40DA" w:rsidRDefault="002F40DA" w:rsidP="002F40DA">
      <w:r>
        <w:t>4.  System Maintenance</w:t>
      </w:r>
    </w:p>
    <w:p w:rsidR="002F40DA" w:rsidRDefault="002F40DA" w:rsidP="002F40DA">
      <w:r>
        <w:rPr>
          <w:noProof/>
        </w:rPr>
        <w:sym w:font="Wingdings" w:char="F0E0"/>
      </w:r>
      <w:r>
        <w:t xml:space="preserve"> 2.  Gateway Configuration and DICOM Master Files</w:t>
      </w:r>
    </w:p>
    <w:p w:rsidR="002F40DA" w:rsidRDefault="002F40DA" w:rsidP="002F40DA">
      <w:r>
        <w:rPr>
          <w:noProof/>
        </w:rPr>
        <w:sym w:font="Wingdings" w:char="F0E0"/>
      </w:r>
      <w:r>
        <w:t xml:space="preserve"> </w:t>
      </w:r>
      <w:r>
        <w:rPr>
          <w:noProof/>
        </w:rPr>
        <w:sym w:font="Wingdings" w:char="F0E0"/>
      </w:r>
      <w:r>
        <w:t xml:space="preserve"> </w:t>
      </w:r>
      <w:r w:rsidR="00F908D2">
        <w:t>8</w:t>
      </w:r>
      <w:r>
        <w:t xml:space="preserve">.  Update </w:t>
      </w:r>
      <w:proofErr w:type="spellStart"/>
      <w:r>
        <w:t>WorkList.DIC</w:t>
      </w:r>
      <w:proofErr w:type="spellEnd"/>
    </w:p>
    <w:p w:rsidR="002F40DA" w:rsidRDefault="002F40DA" w:rsidP="002F40DA"/>
    <w:p w:rsidR="002F40DA" w:rsidRDefault="002F40DA" w:rsidP="002F40DA">
      <w:r>
        <w:t xml:space="preserve">The file </w:t>
      </w:r>
      <w:proofErr w:type="spellStart"/>
      <w:r>
        <w:rPr>
          <w:b/>
        </w:rPr>
        <w:t>WorkList.DIC</w:t>
      </w:r>
      <w:proofErr w:type="spellEnd"/>
      <w:r w:rsidR="00B00523">
        <w:fldChar w:fldCharType="begin"/>
      </w:r>
      <w:r>
        <w:instrText xml:space="preserve"> XE "WORKLIST.DIC" </w:instrText>
      </w:r>
      <w:r w:rsidR="00B00523">
        <w:fldChar w:fldCharType="end"/>
      </w:r>
      <w:r>
        <w:t xml:space="preserve"> is used in conjunction with the VistA Modality Worklist Service Class Provider</w:t>
      </w:r>
      <w:r w:rsidR="00E671F9">
        <w:t xml:space="preserve">. </w:t>
      </w:r>
      <w:r>
        <w:t>It maps the modality issuing the request to the corresponding site of image acquisition, image service, and image type. The record defining the modality is defined below:</w:t>
      </w:r>
    </w:p>
    <w:p w:rsidR="002F40DA" w:rsidRDefault="002F40DA" w:rsidP="002F40DA"/>
    <w:p w:rsidR="002F40DA" w:rsidRDefault="002F40DA" w:rsidP="002F40DA">
      <w:pPr>
        <w:pStyle w:val="FormatItem"/>
        <w:ind w:left="0" w:firstLine="0"/>
        <w:rPr>
          <w:rFonts w:ascii="Courier New" w:hAnsi="Courier New" w:cs="Courier New"/>
          <w:sz w:val="20"/>
          <w:szCs w:val="20"/>
        </w:rPr>
      </w:pPr>
      <w:r>
        <w:rPr>
          <w:rFonts w:ascii="Courier New" w:hAnsi="Courier New" w:cs="Courier New"/>
          <w:sz w:val="20"/>
          <w:szCs w:val="20"/>
        </w:rPr>
        <w:t>&lt;calling AE Title&gt; | &lt;location name&gt; | &lt;imaging service&gt; | &lt;imaging type&gt; | &lt;accession number/SSN format&gt; | &lt;description&gt;</w:t>
      </w:r>
    </w:p>
    <w:p w:rsidR="002F40DA" w:rsidRDefault="002F40DA" w:rsidP="002F40DA"/>
    <w:p w:rsidR="002F40DA" w:rsidRDefault="002F40DA" w:rsidP="00053449">
      <w:pPr>
        <w:keepNext/>
      </w:pPr>
      <w:r>
        <w:lastRenderedPageBreak/>
        <w:t>The different fields are defined below:</w:t>
      </w:r>
    </w:p>
    <w:p w:rsidR="002F40DA" w:rsidRDefault="002F40DA" w:rsidP="00053449">
      <w:pPr>
        <w:keepNext/>
      </w:pPr>
    </w:p>
    <w:p w:rsidR="002F40DA" w:rsidRDefault="002F40DA" w:rsidP="002F40DA">
      <w:pPr>
        <w:pStyle w:val="FormatField"/>
        <w:tabs>
          <w:tab w:val="left" w:pos="3420"/>
        </w:tabs>
        <w:spacing w:after="120"/>
        <w:ind w:left="3413" w:hanging="3456"/>
      </w:pPr>
      <w:r>
        <w:t>&lt;calling AE Title&gt;</w:t>
      </w:r>
      <w:r>
        <w:tab/>
        <w:t>The AE title of the modality; different units should use different AE titles.</w:t>
      </w:r>
    </w:p>
    <w:p w:rsidR="002F40DA" w:rsidRDefault="002F40DA" w:rsidP="002F40DA">
      <w:pPr>
        <w:pStyle w:val="FormatField"/>
        <w:tabs>
          <w:tab w:val="left" w:pos="3420"/>
        </w:tabs>
        <w:spacing w:after="120"/>
        <w:ind w:left="3413" w:hanging="3456"/>
      </w:pPr>
      <w:r>
        <w:t>&lt;location name&gt;</w:t>
      </w:r>
      <w:r>
        <w:tab/>
        <w:t xml:space="preserve">The name of the institution (as defined in </w:t>
      </w:r>
      <w:r>
        <w:rPr>
          <w:rFonts w:ascii="Courier New" w:hAnsi="Courier New" w:cs="Courier New"/>
        </w:rPr>
        <w:t>Piece(^DIC(4,ien,0),”^”,1))</w:t>
      </w:r>
      <w:r w:rsidR="00E671F9">
        <w:rPr>
          <w:rFonts w:ascii="Courier New" w:hAnsi="Courier New" w:cs="Courier New"/>
        </w:rPr>
        <w:t xml:space="preserve">. </w:t>
      </w:r>
      <w:r>
        <w:t>It also may be the site id or left null (default is the site of the gateway).</w:t>
      </w:r>
    </w:p>
    <w:p w:rsidR="002F40DA" w:rsidRDefault="002F40DA" w:rsidP="002F40DA">
      <w:pPr>
        <w:pStyle w:val="FormatField"/>
        <w:tabs>
          <w:tab w:val="left" w:pos="3420"/>
        </w:tabs>
        <w:spacing w:after="120"/>
        <w:ind w:left="3413" w:hanging="3456"/>
      </w:pPr>
      <w:r>
        <w:t>&lt;imaging service&gt;</w:t>
      </w:r>
      <w:r>
        <w:tab/>
        <w:t xml:space="preserve">The name of the imaging service (as defined in </w:t>
      </w:r>
      <w:proofErr w:type="spellStart"/>
      <w:r>
        <w:t>FileMan</w:t>
      </w:r>
      <w:proofErr w:type="spellEnd"/>
      <w:r>
        <w:t xml:space="preserve"> File 2006.589, </w:t>
      </w:r>
      <w:r>
        <w:rPr>
          <w:b/>
        </w:rPr>
        <w:t>Imaging Service Dictionary</w:t>
      </w:r>
      <w:r>
        <w:t xml:space="preserve">, stored in </w:t>
      </w:r>
      <w:r>
        <w:rPr>
          <w:rFonts w:ascii="Courier New" w:hAnsi="Courier New"/>
        </w:rPr>
        <w:t>^MAGDICOM(2006.589,…)</w:t>
      </w:r>
      <w:r w:rsidR="00B00523">
        <w:rPr>
          <w:rFonts w:ascii="Courier New" w:hAnsi="Courier New"/>
        </w:rPr>
        <w:fldChar w:fldCharType="begin"/>
      </w:r>
      <w:r>
        <w:instrText xml:space="preserve"> XE "</w:instrText>
      </w:r>
      <w:r>
        <w:rPr>
          <w:rFonts w:ascii="Courier New" w:hAnsi="Courier New"/>
        </w:rPr>
        <w:instrText>^MAGDICOM(2006.589,…)</w:instrText>
      </w:r>
      <w:r>
        <w:instrText xml:space="preserve">" </w:instrText>
      </w:r>
      <w:r w:rsidR="00B00523">
        <w:rPr>
          <w:rFonts w:ascii="Courier New" w:hAnsi="Courier New"/>
        </w:rPr>
        <w:fldChar w:fldCharType="end"/>
      </w:r>
      <w:r>
        <w:t>).</w:t>
      </w:r>
    </w:p>
    <w:p w:rsidR="002F40DA" w:rsidRDefault="002F40DA" w:rsidP="002F40DA">
      <w:pPr>
        <w:pStyle w:val="FormatField"/>
        <w:tabs>
          <w:tab w:val="left" w:pos="3420"/>
        </w:tabs>
        <w:spacing w:after="120"/>
        <w:ind w:left="3413" w:hanging="3456"/>
      </w:pPr>
      <w:r>
        <w:t>&lt;imaging type&gt;</w:t>
      </w:r>
      <w:r>
        <w:tab/>
        <w:t>The abbreviation for the Imaging Type</w:t>
      </w:r>
      <w:r w:rsidR="00E671F9">
        <w:t xml:space="preserve">. </w:t>
      </w:r>
      <w:r>
        <w:t xml:space="preserve">For radiology this is defined in </w:t>
      </w:r>
      <w:proofErr w:type="spellStart"/>
      <w:r>
        <w:t>FileMan</w:t>
      </w:r>
      <w:proofErr w:type="spellEnd"/>
      <w:r>
        <w:t xml:space="preserve"> File 79.2, </w:t>
      </w:r>
      <w:r>
        <w:rPr>
          <w:b/>
        </w:rPr>
        <w:t>Imaging Type</w:t>
      </w:r>
      <w:r>
        <w:t xml:space="preserve">, stored in </w:t>
      </w:r>
      <w:r>
        <w:rPr>
          <w:rFonts w:ascii="Courier New" w:hAnsi="Courier New"/>
        </w:rPr>
        <w:t>^RA(79.2,…)</w:t>
      </w:r>
      <w:r w:rsidR="00B00523">
        <w:rPr>
          <w:rFonts w:ascii="Courier New" w:hAnsi="Courier New"/>
        </w:rPr>
        <w:fldChar w:fldCharType="begin"/>
      </w:r>
      <w:r>
        <w:instrText xml:space="preserve"> XE "</w:instrText>
      </w:r>
      <w:r>
        <w:rPr>
          <w:rFonts w:ascii="Courier New" w:hAnsi="Courier New"/>
        </w:rPr>
        <w:instrText>^RA(79.2,…)</w:instrText>
      </w:r>
      <w:r>
        <w:instrText xml:space="preserve">" </w:instrText>
      </w:r>
      <w:r w:rsidR="00B00523">
        <w:rPr>
          <w:rFonts w:ascii="Courier New" w:hAnsi="Courier New"/>
        </w:rPr>
        <w:fldChar w:fldCharType="end"/>
      </w:r>
      <w:r w:rsidR="00E671F9">
        <w:t xml:space="preserve">. </w:t>
      </w:r>
      <w:r>
        <w:t xml:space="preserve">For Healthcare Providers Software, this is defined in File 2005.84, </w:t>
      </w:r>
      <w:r>
        <w:rPr>
          <w:b/>
          <w:bCs/>
        </w:rPr>
        <w:t>Image Index For Specialty/Subspecialty</w:t>
      </w:r>
      <w:r>
        <w:t xml:space="preserve">, stored in </w:t>
      </w:r>
      <w:r>
        <w:rPr>
          <w:rFonts w:ascii="Courier New" w:hAnsi="Courier New" w:cs="Courier New"/>
        </w:rPr>
        <w:t>^MAG(2005.84,…)</w:t>
      </w:r>
      <w:r w:rsidR="00B00523">
        <w:rPr>
          <w:rFonts w:ascii="Courier New" w:hAnsi="Courier New" w:cs="Courier New"/>
        </w:rPr>
        <w:fldChar w:fldCharType="begin"/>
      </w:r>
      <w:r>
        <w:instrText xml:space="preserve"> XE "</w:instrText>
      </w:r>
      <w:r>
        <w:rPr>
          <w:rFonts w:ascii="Courier New" w:hAnsi="Courier New" w:cs="Courier New"/>
        </w:rPr>
        <w:instrText>^MAG(2005.84,…)</w:instrText>
      </w:r>
      <w:r>
        <w:instrText xml:space="preserve">" </w:instrText>
      </w:r>
      <w:r w:rsidR="00B00523">
        <w:rPr>
          <w:rFonts w:ascii="Courier New" w:hAnsi="Courier New" w:cs="Courier New"/>
        </w:rPr>
        <w:fldChar w:fldCharType="end"/>
      </w:r>
      <w:r>
        <w:rPr>
          <w:rFonts w:ascii="Courier New" w:hAnsi="Courier New" w:cs="Courier New"/>
        </w:rPr>
        <w:t>.</w:t>
      </w:r>
    </w:p>
    <w:p w:rsidR="002F40DA" w:rsidRDefault="002F40DA" w:rsidP="002F40DA">
      <w:pPr>
        <w:tabs>
          <w:tab w:val="left" w:pos="3420"/>
        </w:tabs>
        <w:spacing w:after="120"/>
        <w:ind w:left="3413" w:hanging="3456"/>
      </w:pPr>
      <w:r>
        <w:t>&lt;accession number format&gt;</w:t>
      </w:r>
      <w:r>
        <w:tab/>
        <w:t>Specifies the accession number format</w:t>
      </w:r>
      <w:r w:rsidR="00FD11CD">
        <w:t xml:space="preserve">. The new </w:t>
      </w:r>
      <w:r w:rsidR="00FD11CD" w:rsidRPr="00F54D36">
        <w:t>accession number format</w:t>
      </w:r>
      <w:r w:rsidR="00FD11CD">
        <w:t xml:space="preserve"> is </w:t>
      </w:r>
      <w:r w:rsidR="00FD11CD" w:rsidRPr="00F54D36">
        <w:t>SSS-MMDDYY-NNNNN</w:t>
      </w:r>
      <w:r w:rsidR="00FD11CD">
        <w:t>. It includes a 3-digit site prefix (SSS), the date and the case number (NNNNN). This format is only supported for HL7 2.4 for sites that have Radiology Patch 47 and Imaging Patch 49 installed. For information about turning on the new accession number format, see the documentation of Radiology Patch 47. Accession numbers that were generated prior to turning on the new accession number format will be generated in the old format: MMDDYY-NNNNN. Certain Radiology applications may allow using the old format in special situations. For more information, see the documentation of the relevant application</w:t>
      </w:r>
      <w:r>
        <w:t>.</w:t>
      </w:r>
    </w:p>
    <w:p w:rsidR="002F40DA" w:rsidRDefault="002F40DA" w:rsidP="002F40DA">
      <w:pPr>
        <w:pStyle w:val="FormatField"/>
        <w:tabs>
          <w:tab w:val="left" w:pos="3420"/>
        </w:tabs>
        <w:spacing w:after="120"/>
        <w:ind w:left="3413" w:hanging="3456"/>
      </w:pPr>
      <w:r>
        <w:t>&lt;description&gt;</w:t>
      </w:r>
      <w:r>
        <w:tab/>
        <w:t>A description that describes the equipment, and typically, also its location.</w:t>
      </w:r>
    </w:p>
    <w:p w:rsidR="002F40DA" w:rsidRDefault="002F40DA" w:rsidP="002F40DA"/>
    <w:p w:rsidR="002F40DA" w:rsidRDefault="002F40DA" w:rsidP="002F40DA">
      <w:r>
        <w:t>An example of the WORKLIST.DIC file is shown below:</w:t>
      </w:r>
    </w:p>
    <w:p w:rsidR="002F40DA" w:rsidRDefault="002F40DA" w:rsidP="002F40DA">
      <w:pPr>
        <w:pStyle w:val="Example"/>
      </w:pPr>
    </w:p>
    <w:p w:rsidR="002F40DA" w:rsidRDefault="002F40DA" w:rsidP="002F40DA">
      <w:pPr>
        <w:pStyle w:val="Example"/>
      </w:pPr>
      <w:r>
        <w:t xml:space="preserve">#Station AE </w:t>
      </w:r>
      <w:proofErr w:type="spellStart"/>
      <w:r>
        <w:t>Title|Location</w:t>
      </w:r>
      <w:proofErr w:type="spellEnd"/>
      <w:r>
        <w:t xml:space="preserve"> </w:t>
      </w:r>
      <w:proofErr w:type="spellStart"/>
      <w:r>
        <w:t>Code|Imaging</w:t>
      </w:r>
      <w:proofErr w:type="spellEnd"/>
      <w:r>
        <w:t xml:space="preserve"> </w:t>
      </w:r>
      <w:proofErr w:type="spellStart"/>
      <w:r>
        <w:t>Service|Imaging</w:t>
      </w:r>
      <w:proofErr w:type="spellEnd"/>
      <w:r>
        <w:t xml:space="preserve"> </w:t>
      </w:r>
      <w:proofErr w:type="spellStart"/>
      <w:r>
        <w:t>Type|Short</w:t>
      </w:r>
      <w:proofErr w:type="spellEnd"/>
      <w:r>
        <w:t xml:space="preserve"> or Long Accession Number</w:t>
      </w:r>
    </w:p>
    <w:p w:rsidR="002F40DA" w:rsidRDefault="002F40DA" w:rsidP="002F40DA">
      <w:pPr>
        <w:pStyle w:val="Example"/>
      </w:pPr>
      <w:r>
        <w:t xml:space="preserve">SCANNER1|Baltimore, </w:t>
      </w:r>
      <w:proofErr w:type="spellStart"/>
      <w:r>
        <w:t>MD|RAD|RAD|LONG|North</w:t>
      </w:r>
      <w:proofErr w:type="spellEnd"/>
      <w:r>
        <w:t xml:space="preserve"> Clinic</w:t>
      </w:r>
    </w:p>
    <w:p w:rsidR="002F40DA" w:rsidRDefault="002F40DA" w:rsidP="002F40DA">
      <w:pPr>
        <w:pStyle w:val="Example"/>
      </w:pPr>
      <w:proofErr w:type="spellStart"/>
      <w:r>
        <w:t>PICKER_CT_TONY|Baltimore</w:t>
      </w:r>
      <w:proofErr w:type="spellEnd"/>
      <w:r>
        <w:t xml:space="preserve">, </w:t>
      </w:r>
      <w:proofErr w:type="spellStart"/>
      <w:r>
        <w:t>MD|RAD|RAD|LONG|Second</w:t>
      </w:r>
      <w:proofErr w:type="spellEnd"/>
      <w:r>
        <w:t xml:space="preserve"> Floor, Room E16a</w:t>
      </w:r>
    </w:p>
    <w:p w:rsidR="002F40DA" w:rsidRDefault="002F40DA" w:rsidP="002F40DA">
      <w:pPr>
        <w:pStyle w:val="Example"/>
      </w:pPr>
      <w:r>
        <w:t>HUMPHRY_ZEISS|660|CON|EYE|LONG/</w:t>
      </w:r>
      <w:proofErr w:type="spellStart"/>
      <w:r>
        <w:t>DASH|Eye</w:t>
      </w:r>
      <w:proofErr w:type="spellEnd"/>
      <w:r>
        <w:t xml:space="preserve"> Clinic</w:t>
      </w:r>
    </w:p>
    <w:p w:rsidR="002F40DA" w:rsidRDefault="002F40DA" w:rsidP="002F40DA">
      <w:pPr>
        <w:pStyle w:val="Example"/>
      </w:pPr>
    </w:p>
    <w:p w:rsidR="002F40DA" w:rsidRDefault="002F40DA" w:rsidP="002F40DA">
      <w:r>
        <w:t xml:space="preserve">The file WORKLIST.DIC has to be edited for every new instrument using the </w:t>
      </w:r>
      <w:smartTag w:uri="urn:schemas-microsoft-com:office:smarttags" w:element="place">
        <w:r>
          <w:t>VistA</w:t>
        </w:r>
      </w:smartTag>
      <w:r>
        <w:t xml:space="preserve"> modality </w:t>
      </w:r>
      <w:proofErr w:type="spellStart"/>
      <w:r>
        <w:t>worklist</w:t>
      </w:r>
      <w:proofErr w:type="spellEnd"/>
      <w:r>
        <w:t xml:space="preserve"> service.</w:t>
      </w:r>
    </w:p>
    <w:p w:rsidR="002F40DA" w:rsidRDefault="002F40DA" w:rsidP="002F40DA"/>
    <w:p w:rsidR="002F40DA" w:rsidRDefault="002F40DA" w:rsidP="002F40DA">
      <w:pPr>
        <w:numPr>
          <w:ilvl w:val="0"/>
          <w:numId w:val="11"/>
        </w:numPr>
        <w:spacing w:before="120" w:after="120"/>
      </w:pPr>
      <w:r>
        <w:t xml:space="preserve">Names of locations must be spelled as in the </w:t>
      </w:r>
      <w:r>
        <w:rPr>
          <w:b/>
        </w:rPr>
        <w:t>Institution</w:t>
      </w:r>
      <w:r>
        <w:t xml:space="preserve"> File</w:t>
      </w:r>
      <w:r w:rsidR="00B00523">
        <w:fldChar w:fldCharType="begin"/>
      </w:r>
      <w:r>
        <w:instrText xml:space="preserve"> XE "Institution File" </w:instrText>
      </w:r>
      <w:r w:rsidR="00B00523">
        <w:fldChar w:fldCharType="end"/>
      </w:r>
      <w:r>
        <w:t xml:space="preserve"> (File number 4</w:t>
      </w:r>
      <w:r w:rsidR="00B00523">
        <w:fldChar w:fldCharType="begin"/>
      </w:r>
      <w:r>
        <w:instrText xml:space="preserve"> XE "File number 4" </w:instrText>
      </w:r>
      <w:r w:rsidR="00B00523">
        <w:fldChar w:fldCharType="end"/>
      </w:r>
      <w:r>
        <w:t xml:space="preserve">, stored in </w:t>
      </w:r>
      <w:r>
        <w:rPr>
          <w:rFonts w:ascii="Courier New" w:hAnsi="Courier New"/>
        </w:rPr>
        <w:t>^DIC(4,...)</w:t>
      </w:r>
      <w:r w:rsidR="00B00523">
        <w:rPr>
          <w:rFonts w:ascii="Courier New" w:hAnsi="Courier New"/>
        </w:rPr>
        <w:fldChar w:fldCharType="begin"/>
      </w:r>
      <w:r>
        <w:instrText xml:space="preserve"> XE "</w:instrText>
      </w:r>
      <w:r>
        <w:rPr>
          <w:rFonts w:ascii="Courier New" w:hAnsi="Courier New"/>
        </w:rPr>
        <w:instrText>^DIC(4,...)</w:instrText>
      </w:r>
      <w:r>
        <w:instrText xml:space="preserve">" </w:instrText>
      </w:r>
      <w:r w:rsidR="00B00523">
        <w:rPr>
          <w:rFonts w:ascii="Courier New" w:hAnsi="Courier New"/>
        </w:rPr>
        <w:fldChar w:fldCharType="end"/>
      </w:r>
      <w:r>
        <w:t>)</w:t>
      </w:r>
      <w:r w:rsidR="00E671F9">
        <w:t xml:space="preserve">. </w:t>
      </w:r>
      <w:r>
        <w:t xml:space="preserve">These names are processed in a case-insensitive fashion. Only the part </w:t>
      </w:r>
      <w:r>
        <w:lastRenderedPageBreak/>
        <w:t>of the name before the first comma needs to match the value in the institution file</w:t>
      </w:r>
      <w:r w:rsidR="00E671F9">
        <w:t xml:space="preserve">. </w:t>
      </w:r>
      <w:r>
        <w:t>Any other punctuation characters that occur in that part of the official name must appear in the value that is entered here.</w:t>
      </w:r>
    </w:p>
    <w:p w:rsidR="002F40DA" w:rsidRDefault="002F40DA" w:rsidP="002F40DA">
      <w:pPr>
        <w:spacing w:before="120" w:after="120"/>
        <w:ind w:left="360"/>
      </w:pPr>
      <w:r>
        <w:t>If no name is specified for the name of a location, the default value from the Gateway Site Parameter will be used.</w:t>
      </w:r>
    </w:p>
    <w:p w:rsidR="002F40DA" w:rsidRDefault="002F40DA" w:rsidP="002F40DA">
      <w:pPr>
        <w:numPr>
          <w:ilvl w:val="0"/>
          <w:numId w:val="11"/>
        </w:numPr>
        <w:spacing w:before="120" w:after="120"/>
      </w:pPr>
      <w:r>
        <w:t xml:space="preserve">Names of imaging services must be either </w:t>
      </w:r>
      <w:r>
        <w:rPr>
          <w:b/>
          <w:bCs/>
        </w:rPr>
        <w:t>RAD</w:t>
      </w:r>
      <w:r>
        <w:t xml:space="preserve">, for radiology, or </w:t>
      </w:r>
      <w:r>
        <w:rPr>
          <w:b/>
          <w:bCs/>
        </w:rPr>
        <w:t>CON</w:t>
      </w:r>
      <w:r>
        <w:t>, for Healthcare Providers (consults)</w:t>
      </w:r>
      <w:r w:rsidR="00E671F9">
        <w:t xml:space="preserve">. </w:t>
      </w:r>
      <w:r>
        <w:t>These names must be spelled in all upper-case characters.</w:t>
      </w:r>
    </w:p>
    <w:p w:rsidR="002F40DA" w:rsidRDefault="002F40DA" w:rsidP="002F40DA"/>
    <w:p w:rsidR="002F40DA" w:rsidRDefault="002F40DA" w:rsidP="002F40DA">
      <w:r>
        <w:t>Names of imaging types depend on the Imaging Service.</w:t>
      </w:r>
    </w:p>
    <w:p w:rsidR="002F40DA" w:rsidRDefault="002F40DA" w:rsidP="00FE3F2B">
      <w:pPr>
        <w:pStyle w:val="Heading3"/>
        <w:numPr>
          <w:ilvl w:val="0"/>
          <w:numId w:val="0"/>
        </w:numPr>
      </w:pPr>
      <w:bookmarkStart w:id="1838" w:name="_Toc89057607"/>
      <w:bookmarkStart w:id="1839" w:name="_Toc356301094"/>
      <w:r>
        <w:t>B.4.</w:t>
      </w:r>
      <w:r w:rsidR="00F908D2">
        <w:t>7</w:t>
      </w:r>
      <w:r>
        <w:t xml:space="preserve">  Populating the DICOM Healthcare Providers Service File</w:t>
      </w:r>
      <w:bookmarkEnd w:id="1838"/>
      <w:bookmarkEnd w:id="1839"/>
    </w:p>
    <w:p w:rsidR="002F40DA" w:rsidRDefault="002F40DA" w:rsidP="002F40DA">
      <w:pPr>
        <w:rPr>
          <w:b/>
          <w:bCs/>
        </w:rPr>
      </w:pPr>
      <w:r>
        <w:t>The DICOM Healthcare Providers Service file ^MAG(2006.5831) is a pointer to file ^GMR(123.5) that will support the DICOM interface</w:t>
      </w:r>
      <w:r w:rsidR="00E671F9">
        <w:t xml:space="preserve">. </w:t>
      </w:r>
      <w:r>
        <w:t xml:space="preserve">Each Consult Service that will use the DICOM interface must be included in this file in order to create modality </w:t>
      </w:r>
      <w:proofErr w:type="spellStart"/>
      <w:r>
        <w:t>worklist</w:t>
      </w:r>
      <w:proofErr w:type="spellEnd"/>
      <w:r>
        <w:t xml:space="preserve"> entries</w:t>
      </w:r>
      <w:r w:rsidR="00E671F9">
        <w:t xml:space="preserve">. </w:t>
      </w:r>
      <w:r>
        <w:rPr>
          <w:b/>
          <w:bCs/>
        </w:rPr>
        <w:t xml:space="preserve"> </w:t>
      </w:r>
    </w:p>
    <w:p w:rsidR="002F40DA" w:rsidRDefault="002F40DA" w:rsidP="002F40DA"/>
    <w:p w:rsidR="002F40DA" w:rsidRDefault="002F40DA" w:rsidP="002F40DA">
      <w:r>
        <w:t>These are the fields for the DICOM HEALTHCARE PROVIDERS SERVICE:</w:t>
      </w:r>
    </w:p>
    <w:p w:rsidR="002F40DA" w:rsidRDefault="002F40DA" w:rsidP="002F40DA"/>
    <w:p w:rsidR="002F40DA" w:rsidRDefault="002F40DA" w:rsidP="002F40DA">
      <w:r>
        <w:t xml:space="preserve">   .01         REQUESTED SERVICE (pointer to file 123.5)</w:t>
      </w:r>
    </w:p>
    <w:p w:rsidR="002F40DA" w:rsidRDefault="002F40DA" w:rsidP="002F40DA">
      <w:r>
        <w:t xml:space="preserve">   2            SERVICE GROUP (pointer to file 2005.84)</w:t>
      </w:r>
    </w:p>
    <w:p w:rsidR="002F40DA" w:rsidRDefault="002F40DA" w:rsidP="002F40DA">
      <w:r>
        <w:t xml:space="preserve">   3            SERVICE DIVISION (pointer file 4- Institution File )</w:t>
      </w:r>
    </w:p>
    <w:p w:rsidR="002F40DA" w:rsidRDefault="002F40DA" w:rsidP="002F40DA"/>
    <w:p w:rsidR="002F40DA" w:rsidRDefault="002F40DA" w:rsidP="002F40DA">
      <w:r>
        <w:t>For each Consult Service that you will enter into the DICOM Healthcare Providers Service file, you will need to specify the following data values:</w:t>
      </w:r>
    </w:p>
    <w:p w:rsidR="002F40DA" w:rsidRDefault="002F40DA" w:rsidP="002F40DA"/>
    <w:p w:rsidR="002F40DA" w:rsidRDefault="002F40DA" w:rsidP="002F40DA">
      <w:r>
        <w:rPr>
          <w:b/>
          <w:bCs/>
        </w:rPr>
        <w:t>a)</w:t>
      </w:r>
      <w:r>
        <w:t xml:space="preserve"> The REQUESTED SERVICE field is a pointer to file 123.5 (REQUEST SERVICES)</w:t>
      </w:r>
      <w:r w:rsidR="00E671F9">
        <w:t xml:space="preserve">. </w:t>
      </w:r>
      <w:r>
        <w:t>Some sites may have one or two consult services defined in file 123</w:t>
      </w:r>
      <w:r w:rsidR="00E671F9">
        <w:t xml:space="preserve">. </w:t>
      </w:r>
      <w:r>
        <w:t>The site needs to decide whether to keep this consult(s) to be used for the DICOM interface</w:t>
      </w:r>
      <w:r w:rsidR="00E671F9">
        <w:t xml:space="preserve">. </w:t>
      </w:r>
      <w:r>
        <w:t>If a site decides to keep the existing consult service for the DICOM interface this means that all orders placed for this consult service will show up on the DICOM work list</w:t>
      </w:r>
      <w:r w:rsidR="00E671F9">
        <w:t xml:space="preserve">. </w:t>
      </w:r>
      <w:r>
        <w:t>If you want to show only consult orders with images, the site might want to create a new consult service just for the DICOM use</w:t>
      </w:r>
      <w:r w:rsidR="00E671F9">
        <w:t xml:space="preserve">. </w:t>
      </w:r>
      <w:r>
        <w:t>An example might be Dental Image or Ophthalmology Image</w:t>
      </w:r>
      <w:r w:rsidR="00E671F9">
        <w:t xml:space="preserve">. </w:t>
      </w:r>
      <w:r>
        <w:t>This Dental Image consult request service will be used only by the Dental Department.</w:t>
      </w:r>
    </w:p>
    <w:p w:rsidR="002F40DA" w:rsidRDefault="002F40DA" w:rsidP="002F40DA">
      <w:pPr>
        <w:rPr>
          <w:b/>
          <w:bCs/>
        </w:rPr>
      </w:pPr>
    </w:p>
    <w:p w:rsidR="002F40DA" w:rsidRDefault="002F40DA" w:rsidP="002F40DA">
      <w:r>
        <w:rPr>
          <w:b/>
          <w:bCs/>
        </w:rPr>
        <w:t>b)</w:t>
      </w:r>
      <w:r>
        <w:t xml:space="preserve"> The SERVICE GROUP field is a pointer to file 2005.84 (IMAGE INDEX FOR SPECIALTY / SUBSPECIALTY)</w:t>
      </w:r>
      <w:r w:rsidR="00E671F9">
        <w:t xml:space="preserve">. </w:t>
      </w:r>
      <w:r>
        <w:t xml:space="preserve">This entry defines all the consult &amp; procedure requests from the different related Healthcare Providers that are to appear together on the same DICOM modality </w:t>
      </w:r>
      <w:proofErr w:type="spellStart"/>
      <w:r>
        <w:t>worklist</w:t>
      </w:r>
      <w:proofErr w:type="spellEnd"/>
      <w:r>
        <w:t>.</w:t>
      </w:r>
    </w:p>
    <w:p w:rsidR="002F40DA" w:rsidRDefault="002F40DA" w:rsidP="002F40DA">
      <w:r>
        <w:t>Use the following guidelines:</w:t>
      </w:r>
    </w:p>
    <w:p w:rsidR="002F40DA" w:rsidRDefault="002F40DA" w:rsidP="002F40DA"/>
    <w:p w:rsidR="002F40DA" w:rsidRDefault="002F40DA" w:rsidP="002F40DA">
      <w:pPr>
        <w:numPr>
          <w:ilvl w:val="0"/>
          <w:numId w:val="11"/>
        </w:numPr>
        <w:tabs>
          <w:tab w:val="clear" w:pos="720"/>
          <w:tab w:val="left" w:pos="360"/>
        </w:tabs>
        <w:spacing w:after="120"/>
        <w:ind w:left="360"/>
      </w:pPr>
      <w:r>
        <w:t xml:space="preserve">If ophthalmology and optometry are to be together on the same </w:t>
      </w:r>
      <w:proofErr w:type="spellStart"/>
      <w:r>
        <w:t>worklist</w:t>
      </w:r>
      <w:proofErr w:type="spellEnd"/>
      <w:r>
        <w:t>, use “EYE CARE” for all the services</w:t>
      </w:r>
      <w:r w:rsidR="00E671F9">
        <w:t xml:space="preserve">. </w:t>
      </w:r>
      <w:r>
        <w:t xml:space="preserve">“EYE” will be used as the Image Type in modality </w:t>
      </w:r>
      <w:proofErr w:type="spellStart"/>
      <w:r>
        <w:t>worklist</w:t>
      </w:r>
      <w:proofErr w:type="spellEnd"/>
      <w:r>
        <w:t>.</w:t>
      </w:r>
    </w:p>
    <w:p w:rsidR="002F40DA" w:rsidRDefault="002F40DA" w:rsidP="002F40DA">
      <w:pPr>
        <w:numPr>
          <w:ilvl w:val="0"/>
          <w:numId w:val="11"/>
        </w:numPr>
        <w:tabs>
          <w:tab w:val="clear" w:pos="720"/>
          <w:tab w:val="left" w:pos="360"/>
        </w:tabs>
        <w:spacing w:after="120"/>
        <w:ind w:left="360"/>
      </w:pPr>
      <w:r>
        <w:t xml:space="preserve">If they are to be on separate </w:t>
      </w:r>
      <w:proofErr w:type="spellStart"/>
      <w:r>
        <w:t>worklists</w:t>
      </w:r>
      <w:proofErr w:type="spellEnd"/>
      <w:r>
        <w:t>, use “OPHTHALMOLOGY” and “OPTOMETRY” instead</w:t>
      </w:r>
      <w:r w:rsidR="00E671F9">
        <w:t xml:space="preserve">. </w:t>
      </w:r>
      <w:r>
        <w:t xml:space="preserve">This case, “OPHTH” and “OPTOM” will be the two Image Types for the modality </w:t>
      </w:r>
      <w:proofErr w:type="spellStart"/>
      <w:r>
        <w:t>worklist</w:t>
      </w:r>
      <w:proofErr w:type="spellEnd"/>
      <w:r>
        <w:t>.</w:t>
      </w:r>
    </w:p>
    <w:p w:rsidR="002F40DA" w:rsidRDefault="002F40DA" w:rsidP="002F40DA">
      <w:pPr>
        <w:rPr>
          <w:b/>
          <w:bCs/>
        </w:rPr>
      </w:pPr>
    </w:p>
    <w:p w:rsidR="002F40DA" w:rsidRDefault="002F40DA" w:rsidP="002F40DA">
      <w:r>
        <w:rPr>
          <w:b/>
          <w:bCs/>
        </w:rPr>
        <w:lastRenderedPageBreak/>
        <w:t xml:space="preserve">Note: </w:t>
      </w:r>
      <w:r>
        <w:t>Ophthalmology and Optometry are both subspecialties of Eye Care. That means that if the Eye Care specialty is selected in Image Display, images tagged with Eye Care, Ophthalmology or Optometry will be returned</w:t>
      </w:r>
      <w:r w:rsidR="00E671F9">
        <w:t xml:space="preserve">. </w:t>
      </w:r>
      <w:r>
        <w:t>So the users can map to any of the three and take advantage of the flexibility built into the system. We would recommend that they map to Ophthalmology or Optometry, depending on the device/service. They could then enter either Ophthalmology or Optometry for specific views of eye images, or Eye Care for general views.</w:t>
      </w:r>
    </w:p>
    <w:p w:rsidR="002F40DA" w:rsidRDefault="002F40DA" w:rsidP="002F40DA"/>
    <w:p w:rsidR="002F40DA" w:rsidRDefault="002F40DA" w:rsidP="002F40DA">
      <w:r>
        <w:t>For the dental services, because of eligibility restrictions, it is advisable to create a new “Dental Image” service and map only it to the “DENTAL” entry</w:t>
      </w:r>
      <w:r w:rsidR="00E671F9">
        <w:t xml:space="preserve">. </w:t>
      </w:r>
      <w:r>
        <w:t xml:space="preserve">Dental personnel will verify eligibility and order specific procedures for this service so that they appear on modality </w:t>
      </w:r>
      <w:proofErr w:type="spellStart"/>
      <w:r>
        <w:t>worklist</w:t>
      </w:r>
      <w:proofErr w:type="spellEnd"/>
      <w:r w:rsidR="00E671F9">
        <w:t xml:space="preserve">. </w:t>
      </w:r>
      <w:r>
        <w:t xml:space="preserve">Since the other dental services are not mapped, the ineligible consult and procedure requests will not appear on the modality </w:t>
      </w:r>
      <w:proofErr w:type="spellStart"/>
      <w:r>
        <w:t>worklist</w:t>
      </w:r>
      <w:proofErr w:type="spellEnd"/>
      <w:r>
        <w:t>.</w:t>
      </w:r>
    </w:p>
    <w:p w:rsidR="002F40DA" w:rsidRDefault="002F40DA" w:rsidP="002F40DA"/>
    <w:p w:rsidR="002F40DA" w:rsidRDefault="002F40DA" w:rsidP="002F40DA">
      <w:r>
        <w:t>For GI Endoscopy, use “GASTROENTEROLOGY”</w:t>
      </w:r>
      <w:r w:rsidR="00E671F9">
        <w:t xml:space="preserve">. </w:t>
      </w:r>
      <w:r>
        <w:t xml:space="preserve"> The Image Type in modality </w:t>
      </w:r>
      <w:proofErr w:type="spellStart"/>
      <w:r>
        <w:t>worklist</w:t>
      </w:r>
      <w:proofErr w:type="spellEnd"/>
      <w:r>
        <w:t xml:space="preserve"> will be “GI”.</w:t>
      </w:r>
    </w:p>
    <w:p w:rsidR="002F40DA" w:rsidRDefault="002F40DA" w:rsidP="002F40DA">
      <w:pPr>
        <w:rPr>
          <w:b/>
          <w:bCs/>
        </w:rPr>
      </w:pPr>
    </w:p>
    <w:p w:rsidR="002F40DA" w:rsidRDefault="002F40DA" w:rsidP="002F40DA">
      <w:r>
        <w:rPr>
          <w:b/>
          <w:bCs/>
        </w:rPr>
        <w:t>c)</w:t>
      </w:r>
      <w:r>
        <w:t xml:space="preserve"> The SERVICE DIVISION field is a pointer to file 4 (Institution) to identify the actual division where the service exits</w:t>
      </w:r>
      <w:r w:rsidR="00E671F9">
        <w:t xml:space="preserve">. </w:t>
      </w:r>
      <w:r>
        <w:t xml:space="preserve">If you have a service that sees patients at more than one location and want to keep each set of patients separate on the </w:t>
      </w:r>
      <w:proofErr w:type="spellStart"/>
      <w:r>
        <w:t>worklist</w:t>
      </w:r>
      <w:proofErr w:type="spellEnd"/>
      <w:r>
        <w:t>, you will need to create an individual service for each location.</w:t>
      </w:r>
    </w:p>
    <w:p w:rsidR="002F40DA" w:rsidRDefault="002F40DA" w:rsidP="002F40DA"/>
    <w:p w:rsidR="002F40DA" w:rsidRDefault="002F40DA" w:rsidP="002F40DA">
      <w:pPr>
        <w:autoSpaceDE w:val="0"/>
        <w:autoSpaceDN w:val="0"/>
        <w:adjustRightInd w:val="0"/>
        <w:rPr>
          <w:rFonts w:ascii="Courier New" w:hAnsi="Courier New" w:cs="Courier New"/>
        </w:rPr>
      </w:pPr>
      <w:r>
        <w:t>Here is a sample FM dialog for populating 2006.5831, DICOM Healthcare Providers Service file:</w:t>
      </w:r>
    </w:p>
    <w:p w:rsidR="002F40DA" w:rsidRDefault="002F40DA" w:rsidP="002F40DA">
      <w:pPr>
        <w:autoSpaceDE w:val="0"/>
        <w:autoSpaceDN w:val="0"/>
        <w:adjustRightInd w:val="0"/>
        <w:rPr>
          <w:rFonts w:ascii="Courier New" w:hAnsi="Courier New" w:cs="Courier New"/>
        </w:rPr>
      </w:pP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Select OPTION: ENTER OR EDIT FILE ENTRIES  </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INPUT TO WHAT FILE: 2006.5831  DICOM HEALTHCARE PROVIDERS SERVICE</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EDIT WHICH FIELD: ALL// </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Select DICOM HEALTHCARE PROVIDERS SERVICE REQUESTED SERVICE: DENTAL OUTPATIENT</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Are you adding 'DENTAL OUTPATIENT' as</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a new DICOM HEALTHCARE PROVIDERS SERVICE (the 5TH)? No// Y  (Yes)</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SERVICE GROUP:DENTAL  </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SERVICE DIVISION: </w:t>
      </w:r>
      <w:smartTag w:uri="urn:schemas-microsoft-com:office:smarttags" w:element="place">
        <w:smartTag w:uri="urn:schemas-microsoft-com:office:smarttags" w:element="PlaceName">
          <w:r>
            <w:rPr>
              <w:rFonts w:ascii="Courier New" w:hAnsi="Courier New" w:cs="Courier New"/>
              <w:sz w:val="18"/>
            </w:rPr>
            <w:t>SALT</w:t>
          </w:r>
        </w:smartTag>
        <w:r>
          <w:rPr>
            <w:rFonts w:ascii="Courier New" w:hAnsi="Courier New" w:cs="Courier New"/>
            <w:sz w:val="18"/>
          </w:rPr>
          <w:t xml:space="preserve"> </w:t>
        </w:r>
        <w:smartTag w:uri="urn:schemas-microsoft-com:office:smarttags" w:element="PlaceType">
          <w:r>
            <w:rPr>
              <w:rFonts w:ascii="Courier New" w:hAnsi="Courier New" w:cs="Courier New"/>
              <w:sz w:val="18"/>
            </w:rPr>
            <w:t>LAKE</w:t>
          </w:r>
        </w:smartTag>
        <w:r>
          <w:rPr>
            <w:rFonts w:ascii="Courier New" w:hAnsi="Courier New" w:cs="Courier New"/>
            <w:sz w:val="18"/>
          </w:rPr>
          <w:t xml:space="preserve"> </w:t>
        </w:r>
        <w:smartTag w:uri="urn:schemas-microsoft-com:office:smarttags" w:element="PlaceType">
          <w:r>
            <w:rPr>
              <w:rFonts w:ascii="Courier New" w:hAnsi="Courier New" w:cs="Courier New"/>
              <w:sz w:val="18"/>
            </w:rPr>
            <w:t>CITY</w:t>
          </w:r>
        </w:smartTag>
      </w:smartTag>
      <w:r>
        <w:rPr>
          <w:rFonts w:ascii="Courier New" w:hAnsi="Courier New" w:cs="Courier New"/>
          <w:sz w:val="18"/>
        </w:rPr>
        <w:t xml:space="preserve">                      660</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Global examples:</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Global ^MAG(2006.5831</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MAG(2006.5831</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^MAG(2006.5831,0) = DICOM HEALTHCARE PROVIDERS SERVICE^2006.5831P^46^3</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^MAG(2006.5831,44,0) = 44^17^543</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^MAG(2006.5831,45,0) = 45^17^589</w:t>
      </w:r>
    </w:p>
    <w:p w:rsidR="002F40DA" w:rsidRDefault="002F40DA" w:rsidP="002F40DA">
      <w:pPr>
        <w:autoSpaceDE w:val="0"/>
        <w:autoSpaceDN w:val="0"/>
        <w:adjustRightInd w:val="0"/>
        <w:rPr>
          <w:rFonts w:ascii="Courier New" w:hAnsi="Courier New" w:cs="Courier New"/>
        </w:rPr>
      </w:pPr>
      <w:r>
        <w:rPr>
          <w:rFonts w:ascii="Courier New" w:hAnsi="Courier New" w:cs="Courier New"/>
          <w:sz w:val="18"/>
        </w:rPr>
        <w:t>^MAG(2006.5831,46,0) = 46^53^660</w:t>
      </w:r>
    </w:p>
    <w:p w:rsidR="002F40DA" w:rsidRDefault="002F40DA" w:rsidP="00FE3F2B">
      <w:pPr>
        <w:pStyle w:val="Heading3"/>
        <w:numPr>
          <w:ilvl w:val="0"/>
          <w:numId w:val="0"/>
        </w:numPr>
      </w:pPr>
      <w:bookmarkStart w:id="1840" w:name="_Toc89057608"/>
      <w:bookmarkStart w:id="1841" w:name="_Toc356301095"/>
      <w:r>
        <w:t>B.4.</w:t>
      </w:r>
      <w:r w:rsidR="00F908D2">
        <w:t>8</w:t>
      </w:r>
      <w:r w:rsidR="001D6AB3">
        <w:t xml:space="preserve">  </w:t>
      </w:r>
      <w:r>
        <w:t xml:space="preserve">Populating the Related Hospital Location </w:t>
      </w:r>
      <w:r w:rsidR="00875FF7">
        <w:t>F</w:t>
      </w:r>
      <w:r>
        <w:t>ile</w:t>
      </w:r>
      <w:bookmarkEnd w:id="1840"/>
      <w:bookmarkEnd w:id="1841"/>
    </w:p>
    <w:p w:rsidR="002F40DA" w:rsidRDefault="002F40DA" w:rsidP="002F40DA">
      <w:r>
        <w:rPr>
          <w:szCs w:val="28"/>
        </w:rPr>
        <w:t xml:space="preserve">In </w:t>
      </w:r>
      <w:smartTag w:uri="urn:schemas-microsoft-com:office:smarttags" w:element="place">
        <w:r>
          <w:t>VistA</w:t>
        </w:r>
      </w:smartTag>
      <w:r>
        <w:rPr>
          <w:szCs w:val="28"/>
        </w:rPr>
        <w:t>, consult and procedure requests are assigned to Request Services (#123.5) while appointments are scheduled to Clinics</w:t>
      </w:r>
      <w:r w:rsidR="00E671F9">
        <w:rPr>
          <w:szCs w:val="28"/>
        </w:rPr>
        <w:t xml:space="preserve">. </w:t>
      </w:r>
      <w:r>
        <w:rPr>
          <w:szCs w:val="28"/>
        </w:rPr>
        <w:t>In order to determine which appointments should be associated with which requests, it is necessary to map the Clinics to the Services</w:t>
      </w:r>
      <w:r w:rsidR="00E671F9">
        <w:rPr>
          <w:szCs w:val="28"/>
        </w:rPr>
        <w:t xml:space="preserve">. </w:t>
      </w:r>
      <w:r>
        <w:t>This is accomplished by specifying the corresponding Clinics of each Healthcare Providers Service in the Service’s Requested Hospital Location file.</w:t>
      </w:r>
    </w:p>
    <w:p w:rsidR="002F40DA" w:rsidRDefault="002F40DA" w:rsidP="002F40DA"/>
    <w:p w:rsidR="002F40DA" w:rsidRDefault="002F40DA" w:rsidP="002F40DA">
      <w:r>
        <w:t>In this example, the request is to be performed by the Eye Photographer service (#45)</w:t>
      </w:r>
      <w:r w:rsidR="00E671F9">
        <w:t xml:space="preserve">. </w:t>
      </w:r>
      <w:r>
        <w:t xml:space="preserve">Cross checking the Related Hospital Location field indicates that this service can be performed in the </w:t>
      </w:r>
      <w:r>
        <w:lastRenderedPageBreak/>
        <w:t>Eye Photography Clinic (#67)</w:t>
      </w:r>
      <w:r w:rsidR="00E671F9">
        <w:t xml:space="preserve">. </w:t>
      </w:r>
      <w:r>
        <w:t>This means that an appointment for the Eye Photography Clinic can be associated with a consult or procedure request for the Eye Photographer Service.</w:t>
      </w:r>
    </w:p>
    <w:p w:rsidR="002F40DA" w:rsidRDefault="002F40DA" w:rsidP="002F40DA"/>
    <w:p w:rsidR="002F40DA" w:rsidRDefault="002F40DA" w:rsidP="002F40DA">
      <w:pPr>
        <w:rPr>
          <w:rFonts w:ascii="Courier New" w:hAnsi="Courier New" w:cs="Courier New"/>
          <w:sz w:val="18"/>
        </w:rPr>
      </w:pPr>
      <w:r>
        <w:rPr>
          <w:rFonts w:ascii="Courier New" w:hAnsi="Courier New" w:cs="Courier New"/>
          <w:sz w:val="18"/>
        </w:rPr>
        <w:t>Global ^GMR(123.5,45,123.4 -- NOTE: translation in effect</w:t>
      </w:r>
    </w:p>
    <w:p w:rsidR="002F40DA" w:rsidRDefault="002F40DA" w:rsidP="002F40DA">
      <w:pPr>
        <w:rPr>
          <w:rFonts w:ascii="Courier New" w:hAnsi="Courier New" w:cs="Courier New"/>
          <w:sz w:val="18"/>
        </w:rPr>
      </w:pPr>
      <w:r>
        <w:rPr>
          <w:rFonts w:ascii="Courier New" w:hAnsi="Courier New" w:cs="Courier New"/>
          <w:sz w:val="18"/>
        </w:rPr>
        <w:t>^GMR(123.5,45,123.4,0)=^123.56P^1^1</w:t>
      </w:r>
    </w:p>
    <w:p w:rsidR="002F40DA" w:rsidRDefault="002F40DA" w:rsidP="002F40DA">
      <w:pPr>
        <w:rPr>
          <w:rFonts w:ascii="Courier New" w:hAnsi="Courier New" w:cs="Courier New"/>
          <w:sz w:val="18"/>
        </w:rPr>
      </w:pPr>
      <w:r>
        <w:rPr>
          <w:rFonts w:ascii="Courier New" w:hAnsi="Courier New" w:cs="Courier New"/>
          <w:sz w:val="18"/>
        </w:rPr>
        <w:t>^GMR(123.5,45,123.4,1,0)=67</w:t>
      </w:r>
    </w:p>
    <w:p w:rsidR="002F40DA" w:rsidRDefault="002F40DA" w:rsidP="002F40DA">
      <w:pPr>
        <w:rPr>
          <w:rFonts w:ascii="Courier New" w:hAnsi="Courier New" w:cs="Courier New"/>
          <w:b/>
          <w:bCs/>
        </w:rPr>
      </w:pPr>
      <w:r>
        <w:rPr>
          <w:rFonts w:ascii="Courier New" w:hAnsi="Courier New" w:cs="Courier New"/>
          <w:b/>
          <w:bCs/>
          <w:sz w:val="18"/>
        </w:rPr>
        <w:t>^GMR(123.5,</w:t>
      </w:r>
      <w:r>
        <w:rPr>
          <w:rFonts w:ascii="Courier New" w:hAnsi="Courier New" w:cs="Courier New"/>
          <w:b/>
          <w:bCs/>
          <w:color w:val="FF0000"/>
          <w:sz w:val="18"/>
        </w:rPr>
        <w:t>45</w:t>
      </w:r>
      <w:r>
        <w:rPr>
          <w:rFonts w:ascii="Courier New" w:hAnsi="Courier New" w:cs="Courier New"/>
          <w:b/>
          <w:bCs/>
          <w:sz w:val="18"/>
        </w:rPr>
        <w:t>,123.4,"B",</w:t>
      </w:r>
      <w:r>
        <w:rPr>
          <w:rFonts w:ascii="Courier New" w:hAnsi="Courier New" w:cs="Courier New"/>
          <w:b/>
          <w:bCs/>
          <w:color w:val="FF0000"/>
          <w:sz w:val="18"/>
        </w:rPr>
        <w:t>67</w:t>
      </w:r>
      <w:r>
        <w:rPr>
          <w:rFonts w:ascii="Courier New" w:hAnsi="Courier New" w:cs="Courier New"/>
          <w:b/>
          <w:bCs/>
          <w:sz w:val="18"/>
        </w:rPr>
        <w:t>,1)=</w:t>
      </w:r>
    </w:p>
    <w:p w:rsidR="002F40DA" w:rsidRDefault="002F40DA" w:rsidP="002F40DA">
      <w:pPr>
        <w:pStyle w:val="Helvetica"/>
        <w:autoSpaceDE w:val="0"/>
        <w:autoSpaceDN w:val="0"/>
        <w:adjustRightInd w:val="0"/>
      </w:pPr>
    </w:p>
    <w:p w:rsidR="002F40DA" w:rsidRDefault="002F40DA" w:rsidP="002F40DA">
      <w:pPr>
        <w:autoSpaceDE w:val="0"/>
        <w:autoSpaceDN w:val="0"/>
        <w:adjustRightInd w:val="0"/>
      </w:pPr>
      <w:r>
        <w:t>Here is the FM dialog for 123.5, the Related Hospital Location field:</w:t>
      </w:r>
    </w:p>
    <w:p w:rsidR="002F40DA" w:rsidRDefault="002F40DA" w:rsidP="002F40DA">
      <w:pPr>
        <w:autoSpaceDE w:val="0"/>
        <w:autoSpaceDN w:val="0"/>
        <w:adjustRightInd w:val="0"/>
      </w:pP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Select OPTION: ENTER OR EDIT FILE ENTRIES</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INPUT TO WHAT FILE: REQUEST SERVICES//</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EDIT WHICH FIELD: ALL// RELATED HOSPITAL LOCATION    (multiple)</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EDIT WHICH RELATED </w:t>
      </w:r>
      <w:smartTag w:uri="urn:schemas-microsoft-com:office:smarttags" w:element="place">
        <w:smartTag w:uri="urn:schemas-microsoft-com:office:smarttags" w:element="PlaceType">
          <w:r>
            <w:rPr>
              <w:rFonts w:ascii="Courier New" w:hAnsi="Courier New" w:cs="Courier New"/>
              <w:sz w:val="18"/>
            </w:rPr>
            <w:t>HOSPITAL</w:t>
          </w:r>
        </w:smartTag>
        <w:r>
          <w:rPr>
            <w:rFonts w:ascii="Courier New" w:hAnsi="Courier New" w:cs="Courier New"/>
            <w:sz w:val="18"/>
          </w:rPr>
          <w:t xml:space="preserve"> </w:t>
        </w:r>
        <w:smartTag w:uri="urn:schemas-microsoft-com:office:smarttags" w:element="PlaceName">
          <w:r>
            <w:rPr>
              <w:rFonts w:ascii="Courier New" w:hAnsi="Courier New" w:cs="Courier New"/>
              <w:sz w:val="18"/>
            </w:rPr>
            <w:t>LOCATION</w:t>
          </w:r>
        </w:smartTag>
        <w:r>
          <w:rPr>
            <w:rFonts w:ascii="Courier New" w:hAnsi="Courier New" w:cs="Courier New"/>
            <w:sz w:val="18"/>
          </w:rPr>
          <w:t xml:space="preserve"> </w:t>
        </w:r>
        <w:smartTag w:uri="urn:schemas-microsoft-com:office:smarttags" w:element="PlaceType">
          <w:r>
            <w:rPr>
              <w:rFonts w:ascii="Courier New" w:hAnsi="Courier New" w:cs="Courier New"/>
              <w:sz w:val="18"/>
            </w:rPr>
            <w:t>SUB-FIELD</w:t>
          </w:r>
        </w:smartTag>
      </w:smartTag>
      <w:r>
        <w:rPr>
          <w:rFonts w:ascii="Courier New" w:hAnsi="Courier New" w:cs="Courier New"/>
          <w:sz w:val="18"/>
        </w:rPr>
        <w:t>: ALL//</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THEN EDIT FIELD:</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Select REQUEST SERVICES SERVICE NAME: OPH</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1   OPHTHALMOLOGY</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2   OPHTHALMOLOGY-PHOTOGRAPHY</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CHOOSE 1-2: 1  OPHTHALMOLOGY</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Select RELATED HOSPITAL LOCATION: OPHT</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1   OPHTHALMOLOGY</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2   OPHTHALMOLOGY-BELKIN</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3   OPHTHALMOLOGY-EYEPHOTOGRAPHY</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4   OPHTHALMOLOGY-KUZMAK</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CHOOSE 1-4: 1  OPHTHALMOLOGY</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Are you adding 'OPHTHALMOLOGY' as</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a new RELATED HOSPITAL LOCATION (the 1ST for this REQUEST SERVICES)? No// Y</w:t>
      </w:r>
    </w:p>
    <w:p w:rsidR="002F40DA" w:rsidRDefault="002F40DA" w:rsidP="002F40DA">
      <w:pPr>
        <w:autoSpaceDE w:val="0"/>
        <w:autoSpaceDN w:val="0"/>
        <w:adjustRightInd w:val="0"/>
        <w:rPr>
          <w:rFonts w:ascii="Courier New" w:hAnsi="Courier New" w:cs="Courier New"/>
          <w:sz w:val="18"/>
        </w:rPr>
      </w:pPr>
      <w:r>
        <w:rPr>
          <w:rFonts w:ascii="Courier New" w:hAnsi="Courier New" w:cs="Courier New"/>
          <w:sz w:val="18"/>
        </w:rPr>
        <w:t xml:space="preserve">  (Yes)</w:t>
      </w:r>
    </w:p>
    <w:p w:rsidR="002F40DA" w:rsidRPr="00EC5447" w:rsidRDefault="002F40DA" w:rsidP="002F40DA">
      <w:pPr>
        <w:autoSpaceDE w:val="0"/>
        <w:autoSpaceDN w:val="0"/>
        <w:adjustRightInd w:val="0"/>
        <w:rPr>
          <w:rFonts w:ascii="Arial" w:hAnsi="Arial" w:cs="Arial"/>
          <w:sz w:val="18"/>
        </w:rPr>
      </w:pPr>
      <w:r>
        <w:rPr>
          <w:rFonts w:ascii="Courier New" w:hAnsi="Courier New" w:cs="Courier New"/>
          <w:sz w:val="18"/>
        </w:rPr>
        <w:t>Select RELATED HOSPITAL LOCATION</w:t>
      </w:r>
      <w:r>
        <w:rPr>
          <w:rFonts w:ascii="Arial" w:hAnsi="Arial" w:cs="Arial"/>
          <w:sz w:val="18"/>
        </w:rPr>
        <w:t>:</w:t>
      </w:r>
    </w:p>
    <w:p w:rsidR="002F40DA" w:rsidRDefault="002F40DA" w:rsidP="002F40DA">
      <w:pPr>
        <w:pStyle w:val="Helvetica"/>
      </w:pPr>
    </w:p>
    <w:p w:rsidR="002630FE" w:rsidRDefault="002630FE" w:rsidP="002F40DA">
      <w:pPr>
        <w:pStyle w:val="Helvetica"/>
      </w:pPr>
    </w:p>
    <w:p w:rsidR="002630FE" w:rsidRDefault="002630FE" w:rsidP="002F40DA">
      <w:pPr>
        <w:pStyle w:val="Helvetica"/>
      </w:pPr>
    </w:p>
    <w:p w:rsidR="002630FE" w:rsidRDefault="002630FE" w:rsidP="002F40DA">
      <w:pPr>
        <w:pStyle w:val="Helvetica"/>
      </w:pPr>
    </w:p>
    <w:p w:rsidR="002630FE" w:rsidRDefault="002630FE" w:rsidP="002630FE">
      <w:bookmarkStart w:id="1842" w:name="_Toc434288871"/>
      <w:bookmarkStart w:id="1843" w:name="_Toc435337123"/>
      <w:bookmarkStart w:id="1844" w:name="_Toc435342660"/>
      <w:bookmarkStart w:id="1845" w:name="_Toc474915223"/>
      <w:bookmarkStart w:id="1846" w:name="_Ref474917093"/>
      <w:bookmarkStart w:id="1847" w:name="_Ref476723838"/>
      <w:bookmarkStart w:id="1848" w:name="_Toc89057609"/>
    </w:p>
    <w:p w:rsidR="002630FE" w:rsidRPr="002630FE" w:rsidRDefault="002630FE" w:rsidP="002630FE">
      <w:pPr>
        <w:sectPr w:rsidR="002630FE" w:rsidRPr="002630FE" w:rsidSect="0099632D">
          <w:headerReference w:type="even" r:id="rId130"/>
          <w:headerReference w:type="default" r:id="rId131"/>
          <w:type w:val="oddPage"/>
          <w:pgSz w:w="12240" w:h="15840" w:code="1"/>
          <w:pgMar w:top="1440" w:right="1440" w:bottom="1440" w:left="1440" w:header="720" w:footer="720" w:gutter="0"/>
          <w:paperSrc w:first="7" w:other="7"/>
          <w:cols w:space="720"/>
          <w:titlePg/>
        </w:sectPr>
      </w:pPr>
    </w:p>
    <w:p w:rsidR="002F40DA" w:rsidRDefault="00EC5447" w:rsidP="002F40DA">
      <w:pPr>
        <w:pStyle w:val="Heading1"/>
        <w:numPr>
          <w:ilvl w:val="0"/>
          <w:numId w:val="0"/>
        </w:numPr>
      </w:pPr>
      <w:bookmarkStart w:id="1849" w:name="_Toc356301096"/>
      <w:r>
        <w:lastRenderedPageBreak/>
        <w:t xml:space="preserve">Appendix C </w:t>
      </w:r>
      <w:r w:rsidR="002F40DA">
        <w:t xml:space="preserve"> </w:t>
      </w:r>
      <w:r>
        <w:t xml:space="preserve"> </w:t>
      </w:r>
      <w:r w:rsidR="002F40DA">
        <w:t>Networking Fundamentals</w:t>
      </w:r>
      <w:bookmarkEnd w:id="1842"/>
      <w:bookmarkEnd w:id="1843"/>
      <w:bookmarkEnd w:id="1844"/>
      <w:bookmarkEnd w:id="1845"/>
      <w:bookmarkEnd w:id="1846"/>
      <w:bookmarkEnd w:id="1847"/>
      <w:bookmarkEnd w:id="1848"/>
      <w:bookmarkEnd w:id="1849"/>
    </w:p>
    <w:p w:rsidR="002F40DA" w:rsidRDefault="002F40DA" w:rsidP="002F40DA">
      <w:pPr>
        <w:pStyle w:val="Heading2"/>
        <w:numPr>
          <w:ilvl w:val="0"/>
          <w:numId w:val="0"/>
        </w:numPr>
      </w:pPr>
      <w:bookmarkStart w:id="1850" w:name="_Toc89057610"/>
      <w:bookmarkStart w:id="1851" w:name="_Toc356301097"/>
      <w:r>
        <w:t>C.1  Overview</w:t>
      </w:r>
      <w:bookmarkEnd w:id="1850"/>
      <w:bookmarkEnd w:id="1851"/>
    </w:p>
    <w:p w:rsidR="002F40DA" w:rsidRDefault="002F40DA" w:rsidP="002F40DA">
      <w:pPr>
        <w:tabs>
          <w:tab w:val="left" w:pos="-720"/>
        </w:tabs>
        <w:suppressAutoHyphens/>
        <w:rPr>
          <w:spacing w:val="-3"/>
        </w:rPr>
      </w:pPr>
      <w:r>
        <w:rPr>
          <w:spacing w:val="-3"/>
        </w:rPr>
        <w:t>TCP/IP inter-process (i.e., computer-to-computer) communications are performed between operating system endpoints called sockets</w:t>
      </w:r>
      <w:r w:rsidR="00E671F9">
        <w:rPr>
          <w:spacing w:val="-3"/>
        </w:rPr>
        <w:t xml:space="preserve">. </w:t>
      </w:r>
      <w:r>
        <w:rPr>
          <w:spacing w:val="-3"/>
        </w:rPr>
        <w:t>A socket is assigned a unique numeric port value (1-65535) when it is placed into use</w:t>
      </w:r>
      <w:r w:rsidR="00E671F9">
        <w:rPr>
          <w:spacing w:val="-3"/>
        </w:rPr>
        <w:t xml:space="preserve">. </w:t>
      </w:r>
      <w:r>
        <w:rPr>
          <w:spacing w:val="-3"/>
        </w:rPr>
        <w:t>Server applications allocate sockets and assign well-known port numbers when they start up</w:t>
      </w:r>
      <w:r w:rsidR="00E671F9">
        <w:rPr>
          <w:spacing w:val="-3"/>
        </w:rPr>
        <w:t xml:space="preserve">. </w:t>
      </w:r>
      <w:r>
        <w:rPr>
          <w:spacing w:val="-3"/>
        </w:rPr>
        <w:t>Client applications allocate sockets and access the server applications via the well-known port numbers.</w:t>
      </w:r>
    </w:p>
    <w:p w:rsidR="002F40DA" w:rsidRDefault="002F40DA" w:rsidP="002F40DA">
      <w:pPr>
        <w:tabs>
          <w:tab w:val="left" w:pos="-720"/>
        </w:tabs>
        <w:suppressAutoHyphens/>
      </w:pPr>
    </w:p>
    <w:p w:rsidR="002F40DA" w:rsidRDefault="002F40DA" w:rsidP="002F40DA">
      <w:pPr>
        <w:tabs>
          <w:tab w:val="left" w:pos="-720"/>
        </w:tabs>
        <w:suppressAutoHyphens/>
        <w:rPr>
          <w:spacing w:val="-3"/>
        </w:rPr>
      </w:pPr>
      <w:r>
        <w:t>Internet convention reserves port numbers 1-1023 for the system</w:t>
      </w:r>
      <w:r w:rsidR="00E671F9">
        <w:t xml:space="preserve">. </w:t>
      </w:r>
      <w:r>
        <w:t>The</w:t>
      </w:r>
      <w:r>
        <w:rPr>
          <w:spacing w:val="-3"/>
        </w:rPr>
        <w:t xml:space="preserve"> telnet server application, for example, uses port number 23. </w:t>
      </w:r>
      <w:r>
        <w:t>Port numbers 1024-5000 are automatically assigned by the system, as needed, for things like handling telnet client sessions</w:t>
      </w:r>
      <w:r w:rsidR="00E671F9">
        <w:t xml:space="preserve">. </w:t>
      </w:r>
      <w:r>
        <w:t>Port numbers above 5000 are available for user-developed services</w:t>
      </w:r>
      <w:r>
        <w:rPr>
          <w:rStyle w:val="FootnoteReference"/>
        </w:rPr>
        <w:footnoteReference w:id="2"/>
      </w:r>
      <w:r>
        <w:t xml:space="preserve"> (e.g., </w:t>
      </w:r>
      <w:r>
        <w:rPr>
          <w:spacing w:val="-3"/>
        </w:rPr>
        <w:t>VA Kernel Broker uses 9200).</w:t>
      </w:r>
    </w:p>
    <w:p w:rsidR="002F40DA" w:rsidRDefault="002F40DA" w:rsidP="002F40DA">
      <w:pPr>
        <w:rPr>
          <w:spacing w:val="-3"/>
        </w:rPr>
      </w:pPr>
    </w:p>
    <w:p w:rsidR="002F40DA" w:rsidRDefault="002F40DA" w:rsidP="002F40DA">
      <w:pPr>
        <w:rPr>
          <w:spacing w:val="-3"/>
        </w:rPr>
      </w:pPr>
      <w:r>
        <w:rPr>
          <w:spacing w:val="-3"/>
        </w:rPr>
        <w:t>DICOM applications require well-known port numbers</w:t>
      </w:r>
      <w:r w:rsidR="00E671F9">
        <w:rPr>
          <w:spacing w:val="-3"/>
        </w:rPr>
        <w:t xml:space="preserve">. </w:t>
      </w:r>
      <w:r>
        <w:rPr>
          <w:spacing w:val="-3"/>
        </w:rPr>
        <w:t xml:space="preserve">The port numbers for the </w:t>
      </w:r>
      <w:r>
        <w:t xml:space="preserve">VistA </w:t>
      </w:r>
      <w:r>
        <w:rPr>
          <w:spacing w:val="-3"/>
        </w:rPr>
        <w:t xml:space="preserve">Imaging DICOM Gateway are assigned in a consistent dedicated fashion so that each application always uses the same port number, and different applications are always assigned different port numbers. </w:t>
      </w:r>
    </w:p>
    <w:p w:rsidR="002F40DA" w:rsidRDefault="002F40DA" w:rsidP="002F40DA">
      <w:pPr>
        <w:rPr>
          <w:spacing w:val="-3"/>
        </w:rPr>
      </w:pPr>
    </w:p>
    <w:p w:rsidR="002F40DA" w:rsidRDefault="002F40DA" w:rsidP="002F40DA">
      <w:pPr>
        <w:rPr>
          <w:spacing w:val="-3"/>
        </w:rPr>
      </w:pPr>
      <w:r>
        <w:rPr>
          <w:spacing w:val="-3"/>
        </w:rPr>
        <w:t>This allows applications to be moved between machines for redundancy and load balancing, without requiring the port numbers to be reconfigured</w:t>
      </w:r>
      <w:r w:rsidR="00E671F9">
        <w:rPr>
          <w:spacing w:val="-3"/>
        </w:rPr>
        <w:t xml:space="preserve">. </w:t>
      </w:r>
      <w:r>
        <w:rPr>
          <w:spacing w:val="-3"/>
        </w:rPr>
        <w:t xml:space="preserve">The </w:t>
      </w:r>
      <w:r>
        <w:t xml:space="preserve">VistA </w:t>
      </w:r>
      <w:r>
        <w:rPr>
          <w:spacing w:val="-3"/>
        </w:rPr>
        <w:t>Imaging DICOM Gateway applications use port numbers in the range of 60000-61000 (see Appendix A).</w:t>
      </w:r>
    </w:p>
    <w:p w:rsidR="002F40DA" w:rsidRDefault="002F40DA" w:rsidP="002F40DA">
      <w:pPr>
        <w:pStyle w:val="Heading2"/>
        <w:numPr>
          <w:ilvl w:val="0"/>
          <w:numId w:val="0"/>
        </w:numPr>
      </w:pPr>
      <w:bookmarkStart w:id="1852" w:name="_Toc89057611"/>
      <w:bookmarkStart w:id="1853" w:name="_Toc356301098"/>
      <w:r>
        <w:t>C.2  IP Addresses and Subnet Masks</w:t>
      </w:r>
      <w:bookmarkEnd w:id="1852"/>
      <w:bookmarkEnd w:id="1853"/>
    </w:p>
    <w:p w:rsidR="002F40DA" w:rsidRDefault="002F40DA" w:rsidP="002F40DA">
      <w:pPr>
        <w:tabs>
          <w:tab w:val="left" w:pos="-720"/>
        </w:tabs>
        <w:suppressAutoHyphens/>
        <w:rPr>
          <w:spacing w:val="-3"/>
        </w:rPr>
      </w:pPr>
      <w:r>
        <w:rPr>
          <w:spacing w:val="-3"/>
        </w:rPr>
        <w:t>Internet Protocol (IP) addresses are defined for network interfaces</w:t>
      </w:r>
      <w:r w:rsidR="00E671F9">
        <w:rPr>
          <w:spacing w:val="-3"/>
        </w:rPr>
        <w:t xml:space="preserve">. </w:t>
      </w:r>
      <w:r>
        <w:rPr>
          <w:spacing w:val="-3"/>
        </w:rPr>
        <w:t>More than one address may be defined for an individual network interface, and a machine may have more than one network interface</w:t>
      </w:r>
      <w:r w:rsidR="00E671F9">
        <w:rPr>
          <w:spacing w:val="-3"/>
        </w:rPr>
        <w:t xml:space="preserve">. </w:t>
      </w:r>
      <w:r>
        <w:rPr>
          <w:spacing w:val="-3"/>
        </w:rPr>
        <w:t>If a machine has more than one network interface, the IP address for each of the interfaces must be assigned in different subnets.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 xml:space="preserve">IP addresses are 32 bits long and are represented in the format </w:t>
      </w:r>
      <w:proofErr w:type="spellStart"/>
      <w:r>
        <w:rPr>
          <w:i/>
          <w:spacing w:val="-3"/>
        </w:rPr>
        <w:t>aaa.bbb.ccc.ddd</w:t>
      </w:r>
      <w:proofErr w:type="spellEnd"/>
      <w:r>
        <w:rPr>
          <w:spacing w:val="-3"/>
        </w:rPr>
        <w:t xml:space="preserve">, where </w:t>
      </w:r>
      <w:proofErr w:type="spellStart"/>
      <w:r>
        <w:rPr>
          <w:i/>
          <w:spacing w:val="-3"/>
        </w:rPr>
        <w:t>aaa</w:t>
      </w:r>
      <w:proofErr w:type="spellEnd"/>
      <w:r>
        <w:rPr>
          <w:spacing w:val="-3"/>
        </w:rPr>
        <w:t xml:space="preserve">, </w:t>
      </w:r>
      <w:proofErr w:type="spellStart"/>
      <w:r>
        <w:rPr>
          <w:i/>
          <w:spacing w:val="-3"/>
        </w:rPr>
        <w:t>bbb</w:t>
      </w:r>
      <w:proofErr w:type="spellEnd"/>
      <w:r>
        <w:rPr>
          <w:spacing w:val="-3"/>
        </w:rPr>
        <w:t xml:space="preserve">, </w:t>
      </w:r>
      <w:r>
        <w:rPr>
          <w:i/>
          <w:spacing w:val="-3"/>
        </w:rPr>
        <w:t>ccc</w:t>
      </w:r>
      <w:r>
        <w:rPr>
          <w:spacing w:val="-3"/>
        </w:rPr>
        <w:t xml:space="preserve">, and </w:t>
      </w:r>
      <w:proofErr w:type="spellStart"/>
      <w:r>
        <w:rPr>
          <w:i/>
          <w:spacing w:val="-3"/>
        </w:rPr>
        <w:t>ddd</w:t>
      </w:r>
      <w:proofErr w:type="spellEnd"/>
      <w:r>
        <w:rPr>
          <w:spacing w:val="-3"/>
        </w:rPr>
        <w:t xml:space="preserve"> are the first, second, third, and fourth octets (bytes) respectively.</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 xml:space="preserve">Large organizations sub-divide their network namespace into logically independent </w:t>
      </w:r>
      <w:r>
        <w:rPr>
          <w:i/>
          <w:spacing w:val="-3"/>
          <w:u w:val="single"/>
        </w:rPr>
        <w:t>subnets</w:t>
      </w:r>
      <w:r>
        <w:rPr>
          <w:spacing w:val="-3"/>
        </w:rPr>
        <w:t>.</w:t>
      </w:r>
    </w:p>
    <w:p w:rsidR="002F40DA" w:rsidRDefault="002F40DA" w:rsidP="002F40DA">
      <w:pPr>
        <w:tabs>
          <w:tab w:val="left" w:pos="-720"/>
        </w:tabs>
        <w:suppressAutoHyphens/>
        <w:rPr>
          <w:spacing w:val="-3"/>
        </w:rPr>
      </w:pPr>
      <w:r>
        <w:rPr>
          <w:spacing w:val="-3"/>
        </w:rPr>
        <w:t xml:space="preserve">With the TCP/IP protocol suite, two machines can directly communicate with one another </w:t>
      </w:r>
      <w:r>
        <w:rPr>
          <w:i/>
          <w:spacing w:val="-3"/>
          <w:u w:val="single"/>
        </w:rPr>
        <w:t>only if they have IP addresses that are in the same subnet</w:t>
      </w:r>
      <w:r w:rsidR="00E671F9">
        <w:rPr>
          <w:spacing w:val="-3"/>
        </w:rPr>
        <w:t xml:space="preserve">. </w:t>
      </w:r>
      <w:r>
        <w:rPr>
          <w:spacing w:val="-3"/>
        </w:rPr>
        <w:t>Otherwise, routers must be used to provide inter-subnet store and forward communications.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 xml:space="preserve">The </w:t>
      </w:r>
      <w:r>
        <w:rPr>
          <w:i/>
          <w:spacing w:val="-3"/>
          <w:u w:val="single"/>
        </w:rPr>
        <w:t>subnet mask</w:t>
      </w:r>
      <w:r>
        <w:rPr>
          <w:spacing w:val="-3"/>
        </w:rPr>
        <w:t xml:space="preserve"> is used to partition the network namespace IP addresses into the different subnets.</w:t>
      </w:r>
    </w:p>
    <w:p w:rsidR="002F40DA" w:rsidRDefault="002F40DA" w:rsidP="002F40DA">
      <w:pPr>
        <w:tabs>
          <w:tab w:val="left" w:pos="-720"/>
        </w:tabs>
        <w:suppressAutoHyphens/>
        <w:rPr>
          <w:spacing w:val="-3"/>
        </w:rPr>
      </w:pPr>
      <w:r>
        <w:rPr>
          <w:spacing w:val="-3"/>
        </w:rPr>
        <w:t xml:space="preserve">The subnet mask is also 32 bits long and has the same </w:t>
      </w:r>
      <w:proofErr w:type="spellStart"/>
      <w:r>
        <w:rPr>
          <w:i/>
          <w:spacing w:val="-3"/>
        </w:rPr>
        <w:t>aaa.bbb.ccc.ddd</w:t>
      </w:r>
      <w:proofErr w:type="spellEnd"/>
      <w:r>
        <w:rPr>
          <w:spacing w:val="-3"/>
        </w:rPr>
        <w:t xml:space="preserve"> format as the IP address</w:t>
      </w:r>
      <w:r w:rsidR="00E671F9">
        <w:rPr>
          <w:spacing w:val="-3"/>
        </w:rPr>
        <w:t xml:space="preserve">. </w:t>
      </w:r>
      <w:r>
        <w:rPr>
          <w:spacing w:val="-3"/>
        </w:rPr>
        <w:t>By definition, the subnet mask consists of a string of high-order ONE bits followed by a string of low-order ZERO bits</w:t>
      </w:r>
      <w:r w:rsidR="00E671F9">
        <w:rPr>
          <w:spacing w:val="-3"/>
        </w:rPr>
        <w:t xml:space="preserve">. </w:t>
      </w:r>
      <w:r>
        <w:rPr>
          <w:spacing w:val="-3"/>
        </w:rPr>
        <w:t xml:space="preserve">The bits in the </w:t>
      </w:r>
      <w:proofErr w:type="spellStart"/>
      <w:r>
        <w:rPr>
          <w:i/>
          <w:spacing w:val="-3"/>
        </w:rPr>
        <w:t>aaa</w:t>
      </w:r>
      <w:proofErr w:type="spellEnd"/>
      <w:r>
        <w:rPr>
          <w:spacing w:val="-3"/>
        </w:rPr>
        <w:t xml:space="preserve"> octet of the subnet mask are usually set to ONE</w:t>
      </w:r>
      <w:r w:rsidR="00E671F9">
        <w:rPr>
          <w:spacing w:val="-3"/>
        </w:rPr>
        <w:t xml:space="preserve">. </w:t>
      </w:r>
      <w:r>
        <w:rPr>
          <w:spacing w:val="-3"/>
        </w:rPr>
        <w:t xml:space="preserve">The </w:t>
      </w:r>
      <w:proofErr w:type="spellStart"/>
      <w:r>
        <w:rPr>
          <w:i/>
          <w:spacing w:val="-3"/>
        </w:rPr>
        <w:t>bbb</w:t>
      </w:r>
      <w:proofErr w:type="spellEnd"/>
      <w:r>
        <w:rPr>
          <w:i/>
          <w:spacing w:val="-3"/>
        </w:rPr>
        <w:t>, ccc,</w:t>
      </w:r>
      <w:r>
        <w:rPr>
          <w:spacing w:val="-3"/>
        </w:rPr>
        <w:t xml:space="preserve"> and </w:t>
      </w:r>
      <w:proofErr w:type="spellStart"/>
      <w:r>
        <w:rPr>
          <w:i/>
          <w:spacing w:val="-3"/>
        </w:rPr>
        <w:t>ddd</w:t>
      </w:r>
      <w:proofErr w:type="spellEnd"/>
      <w:r>
        <w:rPr>
          <w:spacing w:val="-3"/>
        </w:rPr>
        <w:t xml:space="preserve"> octets have a specific number of high-order ONE bits and low-order ZERO bits. The sequence of the ONE bits in the subnet mask define the subnet of the IP address</w:t>
      </w:r>
      <w:r w:rsidR="00E671F9">
        <w:rPr>
          <w:spacing w:val="-3"/>
        </w:rPr>
        <w:t xml:space="preserve">. </w:t>
      </w:r>
      <w:r>
        <w:rPr>
          <w:spacing w:val="-3"/>
        </w:rPr>
        <w:t xml:space="preserve">In a very </w:t>
      </w:r>
      <w:r>
        <w:rPr>
          <w:spacing w:val="-3"/>
        </w:rPr>
        <w:lastRenderedPageBreak/>
        <w:t xml:space="preserve">frequently used combination in the VA, the </w:t>
      </w:r>
      <w:r>
        <w:rPr>
          <w:i/>
          <w:spacing w:val="-3"/>
        </w:rPr>
        <w:t>ccc</w:t>
      </w:r>
      <w:r>
        <w:rPr>
          <w:spacing w:val="-3"/>
        </w:rPr>
        <w:t xml:space="preserve"> and </w:t>
      </w:r>
      <w:proofErr w:type="spellStart"/>
      <w:r>
        <w:rPr>
          <w:i/>
          <w:spacing w:val="-3"/>
        </w:rPr>
        <w:t>ddd</w:t>
      </w:r>
      <w:proofErr w:type="spellEnd"/>
      <w:r>
        <w:rPr>
          <w:spacing w:val="-3"/>
        </w:rPr>
        <w:t xml:space="preserve"> octets may have a string of nine high-order ONE bits followed by seven low-order ZERO bits</w:t>
      </w:r>
      <w:r w:rsidR="00E671F9">
        <w:rPr>
          <w:spacing w:val="-3"/>
        </w:rPr>
        <w:t xml:space="preserve">. </w:t>
      </w:r>
      <w:r>
        <w:rPr>
          <w:spacing w:val="-3"/>
        </w:rPr>
        <w:t>The resulting decimal sequence 255.255.255.128 (i.e., 11111111.11111111.11111111.10000000 in binary) is commonly referred to as a nine-bit subnet mask.</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The selection of the subnet mask is a crucial configuration factor governing performance in the imaging network.</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Two IP addresses are in the same subnet if two conditions are met:</w:t>
      </w:r>
    </w:p>
    <w:p w:rsidR="002F40DA" w:rsidRDefault="002F40DA" w:rsidP="002F40DA">
      <w:pPr>
        <w:numPr>
          <w:ilvl w:val="0"/>
          <w:numId w:val="9"/>
        </w:numPr>
        <w:tabs>
          <w:tab w:val="left" w:pos="-720"/>
        </w:tabs>
        <w:suppressAutoHyphens/>
        <w:rPr>
          <w:spacing w:val="-3"/>
        </w:rPr>
      </w:pPr>
      <w:r>
        <w:rPr>
          <w:spacing w:val="-3"/>
        </w:rPr>
        <w:t>They have the same subnet mask.</w:t>
      </w:r>
    </w:p>
    <w:p w:rsidR="002F40DA" w:rsidRDefault="002F40DA" w:rsidP="002F40DA">
      <w:pPr>
        <w:numPr>
          <w:ilvl w:val="0"/>
          <w:numId w:val="9"/>
        </w:numPr>
        <w:tabs>
          <w:tab w:val="left" w:pos="-720"/>
        </w:tabs>
        <w:suppressAutoHyphens/>
        <w:rPr>
          <w:b/>
          <w:spacing w:val="-3"/>
        </w:rPr>
      </w:pPr>
      <w:r>
        <w:rPr>
          <w:spacing w:val="-3"/>
        </w:rPr>
        <w:t>The logical AND of the subnet mask and each IP address are the same.</w:t>
      </w:r>
    </w:p>
    <w:p w:rsidR="002F40DA" w:rsidRDefault="002F40DA" w:rsidP="002F40DA">
      <w:pPr>
        <w:tabs>
          <w:tab w:val="left" w:pos="-720"/>
        </w:tabs>
        <w:suppressAutoHyphens/>
        <w:rPr>
          <w:spacing w:val="-3"/>
        </w:rPr>
      </w:pPr>
    </w:p>
    <w:p w:rsidR="002F40DA" w:rsidRDefault="002F40DA" w:rsidP="002F40DA">
      <w:pPr>
        <w:tabs>
          <w:tab w:val="left" w:pos="-720"/>
        </w:tabs>
        <w:suppressAutoHyphens/>
        <w:rPr>
          <w:b/>
          <w:spacing w:val="-3"/>
        </w:rPr>
      </w:pPr>
      <w:r>
        <w:rPr>
          <w:spacing w:val="-3"/>
        </w:rPr>
        <w:t>Routing imposes a network bottleneck for high-volume LAN applications like imaging</w:t>
      </w:r>
      <w:r w:rsidR="00E671F9">
        <w:rPr>
          <w:spacing w:val="-3"/>
        </w:rPr>
        <w:t xml:space="preserve">. </w:t>
      </w:r>
      <w:r>
        <w:rPr>
          <w:spacing w:val="-3"/>
        </w:rPr>
        <w:t>It is highly desirable, for performance reasons, to avoid routing imaging traffic, whenever possible</w:t>
      </w:r>
      <w:r w:rsidR="00E671F9">
        <w:rPr>
          <w:spacing w:val="-3"/>
        </w:rPr>
        <w:t xml:space="preserve">. </w:t>
      </w:r>
      <w:r>
        <w:rPr>
          <w:spacing w:val="-3"/>
        </w:rPr>
        <w:t>One way to accomplish this is to use a switched network topology and place all of the components (workstations, servers, etc.) in the same subnet</w:t>
      </w:r>
      <w:r w:rsidR="00E671F9">
        <w:rPr>
          <w:spacing w:val="-3"/>
        </w:rPr>
        <w:t xml:space="preserve">. </w:t>
      </w:r>
      <w:r>
        <w:rPr>
          <w:spacing w:val="-3"/>
        </w:rPr>
        <w:t>Another way is to have separate subnets, but to assign multiple IP addresses to the servers, one for each subnet.</w:t>
      </w:r>
    </w:p>
    <w:p w:rsidR="002F40DA" w:rsidRDefault="002F40DA" w:rsidP="00FE3F2B">
      <w:pPr>
        <w:pStyle w:val="Heading3"/>
        <w:numPr>
          <w:ilvl w:val="0"/>
          <w:numId w:val="0"/>
        </w:numPr>
      </w:pPr>
      <w:bookmarkStart w:id="1854" w:name="_Toc89057612"/>
      <w:bookmarkStart w:id="1855" w:name="_Toc356301099"/>
      <w:r>
        <w:t>C.2.1  Example 1 – Original Configuration – Nine-bit Subnet Mask</w:t>
      </w:r>
      <w:bookmarkEnd w:id="1854"/>
      <w:bookmarkEnd w:id="1855"/>
    </w:p>
    <w:p w:rsidR="002F40DA" w:rsidRDefault="002F40DA" w:rsidP="002F40DA">
      <w:pPr>
        <w:tabs>
          <w:tab w:val="left" w:pos="-720"/>
        </w:tabs>
        <w:suppressAutoHyphens/>
        <w:rPr>
          <w:spacing w:val="-3"/>
        </w:rPr>
      </w:pPr>
      <w:r>
        <w:rPr>
          <w:spacing w:val="-3"/>
        </w:rPr>
        <w:t>Assume that machines A, B, C, and D are all on the same switched network</w:t>
      </w:r>
      <w:r w:rsidR="00E671F9">
        <w:rPr>
          <w:spacing w:val="-3"/>
        </w:rPr>
        <w:t xml:space="preserve">. </w:t>
      </w:r>
      <w:r>
        <w:rPr>
          <w:spacing w:val="-3"/>
        </w:rPr>
        <w:t>Machines A and B are file servers containing images, and machines C and D are imaging workstations.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ab/>
        <w:t>Subnet Mask</w:t>
      </w:r>
      <w:r>
        <w:rPr>
          <w:spacing w:val="-3"/>
        </w:rPr>
        <w:tab/>
      </w:r>
      <w:r>
        <w:rPr>
          <w:spacing w:val="-3"/>
        </w:rPr>
        <w:tab/>
        <w:t>255.255.255.128</w:t>
      </w:r>
      <w:r>
        <w:rPr>
          <w:spacing w:val="-3"/>
        </w:rPr>
        <w:tab/>
      </w:r>
      <w:r>
        <w:rPr>
          <w:spacing w:val="-3"/>
        </w:rPr>
        <w:tab/>
        <w:t>(nine-bit subnet mask)</w:t>
      </w:r>
    </w:p>
    <w:p w:rsidR="002F40DA" w:rsidRDefault="002F40DA" w:rsidP="002F40DA">
      <w:pPr>
        <w:tabs>
          <w:tab w:val="left" w:pos="-720"/>
        </w:tabs>
        <w:suppressAutoHyphens/>
        <w:rPr>
          <w:spacing w:val="-3"/>
        </w:rPr>
      </w:pPr>
      <w:r>
        <w:rPr>
          <w:spacing w:val="-3"/>
        </w:rPr>
        <w:tab/>
        <w:t>IP Address A</w:t>
      </w:r>
      <w:r>
        <w:rPr>
          <w:spacing w:val="-3"/>
        </w:rPr>
        <w:tab/>
      </w:r>
      <w:r>
        <w:rPr>
          <w:spacing w:val="-3"/>
        </w:rPr>
        <w:tab/>
        <w:t>111.222.34.30</w:t>
      </w:r>
    </w:p>
    <w:p w:rsidR="002F40DA" w:rsidRDefault="002F40DA" w:rsidP="002F40DA">
      <w:pPr>
        <w:tabs>
          <w:tab w:val="left" w:pos="-720"/>
        </w:tabs>
        <w:suppressAutoHyphens/>
        <w:rPr>
          <w:spacing w:val="-3"/>
        </w:rPr>
      </w:pPr>
      <w:r>
        <w:rPr>
          <w:spacing w:val="-3"/>
        </w:rPr>
        <w:tab/>
        <w:t>IP Address B</w:t>
      </w:r>
      <w:r>
        <w:rPr>
          <w:spacing w:val="-3"/>
        </w:rPr>
        <w:tab/>
      </w:r>
      <w:r>
        <w:rPr>
          <w:spacing w:val="-3"/>
        </w:rPr>
        <w:tab/>
        <w:t>111.222.34.31</w:t>
      </w:r>
    </w:p>
    <w:p w:rsidR="002F40DA" w:rsidRDefault="002F40DA" w:rsidP="002F40DA">
      <w:pPr>
        <w:tabs>
          <w:tab w:val="left" w:pos="-720"/>
        </w:tabs>
        <w:suppressAutoHyphens/>
        <w:rPr>
          <w:spacing w:val="-3"/>
        </w:rPr>
      </w:pPr>
      <w:r>
        <w:rPr>
          <w:spacing w:val="-3"/>
        </w:rPr>
        <w:tab/>
        <w:t>IP Address C</w:t>
      </w:r>
      <w:r>
        <w:rPr>
          <w:spacing w:val="-3"/>
        </w:rPr>
        <w:tab/>
      </w:r>
      <w:r>
        <w:rPr>
          <w:spacing w:val="-3"/>
        </w:rPr>
        <w:tab/>
        <w:t>111.222.34.130</w:t>
      </w:r>
    </w:p>
    <w:p w:rsidR="002F40DA" w:rsidRDefault="002F40DA" w:rsidP="002F40DA">
      <w:pPr>
        <w:tabs>
          <w:tab w:val="left" w:pos="-720"/>
        </w:tabs>
        <w:suppressAutoHyphens/>
      </w:pPr>
      <w:r>
        <w:tab/>
        <w:t>IP Address D</w:t>
      </w:r>
      <w:r>
        <w:tab/>
      </w:r>
      <w:r>
        <w:tab/>
        <w:t>111.222.34.131</w:t>
      </w:r>
    </w:p>
    <w:p w:rsidR="002F40DA" w:rsidRDefault="002F40DA" w:rsidP="002F40DA">
      <w:pPr>
        <w:tabs>
          <w:tab w:val="left" w:pos="-720"/>
        </w:tabs>
        <w:suppressAutoHyphens/>
      </w:pPr>
    </w:p>
    <w:p w:rsidR="002F40DA" w:rsidRDefault="002F40DA" w:rsidP="002F40DA">
      <w:pPr>
        <w:tabs>
          <w:tab w:val="left" w:pos="-720"/>
        </w:tabs>
        <w:suppressAutoHyphens/>
        <w:rPr>
          <w:spacing w:val="-3"/>
        </w:rPr>
      </w:pPr>
      <w:r>
        <w:rPr>
          <w:b/>
          <w:spacing w:val="-3"/>
        </w:rPr>
        <w:t>Note:</w:t>
      </w:r>
      <w:r>
        <w:rPr>
          <w:spacing w:val="-3"/>
        </w:rPr>
        <w:t xml:space="preserve"> In all the examples in this document, dummy IP addresses starting with 111.222 are used  (Please ignore the fact that 111.xxx.yyy.zzz is a Class A network address, while 152.xxx.yyy.zzz is a Class B one).</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The subnet mask specifies that the upper three octets and the high order bit of the low order octet must be the same</w:t>
      </w:r>
      <w:r w:rsidR="00E671F9">
        <w:rPr>
          <w:spacing w:val="-3"/>
        </w:rPr>
        <w:t xml:space="preserve">. </w:t>
      </w:r>
      <w:r>
        <w:rPr>
          <w:spacing w:val="-3"/>
        </w:rPr>
        <w:t>The seven low order bits may be different.</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There are 128 (2</w:t>
      </w:r>
      <w:r>
        <w:rPr>
          <w:spacing w:val="-3"/>
          <w:vertAlign w:val="superscript"/>
        </w:rPr>
        <w:t>7</w:t>
      </w:r>
      <w:r>
        <w:rPr>
          <w:spacing w:val="-3"/>
        </w:rPr>
        <w:t>) different IP address combinations in this subnet, of which 126 may be used (The lowest and highest address in the range are reserved).</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br w:type="page"/>
      </w:r>
      <w:r>
        <w:rPr>
          <w:spacing w:val="-3"/>
        </w:rPr>
        <w:lastRenderedPageBreak/>
        <w:t>In Example 1, there are two different subnets: 111.222.34.0 to 111.222.34.127 and 111.222.34.128 to 111.222.34.255</w:t>
      </w:r>
      <w:r w:rsidR="00E671F9">
        <w:rPr>
          <w:spacing w:val="-3"/>
        </w:rPr>
        <w:t xml:space="preserve">. </w:t>
      </w:r>
      <w:r>
        <w:rPr>
          <w:spacing w:val="-3"/>
        </w:rPr>
        <w:t xml:space="preserve">IP Addresses A and B are in one subnet (see Figure </w:t>
      </w:r>
      <w:r w:rsidR="004A5FCF">
        <w:rPr>
          <w:spacing w:val="-3"/>
        </w:rPr>
        <w:t>C</w:t>
      </w:r>
      <w:r>
        <w:rPr>
          <w:spacing w:val="-3"/>
        </w:rPr>
        <w:t xml:space="preserve">.1), while IP addresses C and D are in another subnet (see Figure </w:t>
      </w:r>
      <w:r w:rsidR="004A5FCF">
        <w:rPr>
          <w:spacing w:val="-3"/>
        </w:rPr>
        <w:t>C</w:t>
      </w:r>
      <w:r>
        <w:rPr>
          <w:spacing w:val="-3"/>
        </w:rPr>
        <w:t>.2).</w:t>
      </w:r>
    </w:p>
    <w:p w:rsidR="002F40DA" w:rsidRDefault="002F40DA" w:rsidP="002F40DA">
      <w:pPr>
        <w:tabs>
          <w:tab w:val="left" w:pos="-720"/>
        </w:tabs>
        <w:suppressAutoHyphens/>
        <w:rPr>
          <w:spacing w:val="-3"/>
        </w:rPr>
      </w:pPr>
    </w:p>
    <w:p w:rsidR="002F40DA" w:rsidRDefault="002F40DA" w:rsidP="002F40DA">
      <w:pPr>
        <w:tabs>
          <w:tab w:val="left" w:pos="-720"/>
        </w:tabs>
        <w:suppressAutoHyphens/>
        <w:jc w:val="center"/>
        <w:rPr>
          <w:b/>
          <w:spacing w:val="-3"/>
        </w:rPr>
      </w:pPr>
      <w:r>
        <w:rPr>
          <w:b/>
          <w:spacing w:val="-3"/>
        </w:rPr>
        <w:t xml:space="preserve">IP Address “A” Logically </w:t>
      </w:r>
      <w:proofErr w:type="spellStart"/>
      <w:r>
        <w:rPr>
          <w:b/>
          <w:spacing w:val="-3"/>
        </w:rPr>
        <w:t>ANDed</w:t>
      </w:r>
      <w:proofErr w:type="spellEnd"/>
      <w:r>
        <w:rPr>
          <w:b/>
          <w:spacing w:val="-3"/>
        </w:rPr>
        <w:t xml:space="preserve"> with Subnet Mask</w:t>
      </w:r>
    </w:p>
    <w:p w:rsidR="002F40DA" w:rsidRDefault="002F40DA" w:rsidP="002F40DA">
      <w:pPr>
        <w:tabs>
          <w:tab w:val="left" w:pos="-720"/>
        </w:tabs>
        <w:suppressAutoHyphens/>
        <w:jc w:val="center"/>
        <w:rPr>
          <w:b/>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311"/>
        <w:gridCol w:w="5245"/>
      </w:tblGrid>
      <w:tr w:rsidR="002F40DA">
        <w:trPr>
          <w:tblHeader/>
        </w:trPr>
        <w:tc>
          <w:tcPr>
            <w:tcW w:w="1908" w:type="dxa"/>
            <w:shd w:val="pct25" w:color="auto" w:fill="auto"/>
          </w:tcPr>
          <w:p w:rsidR="002F40DA" w:rsidRDefault="002F40DA" w:rsidP="00011B09">
            <w:pPr>
              <w:tabs>
                <w:tab w:val="left" w:pos="-720"/>
              </w:tabs>
              <w:suppressAutoHyphens/>
              <w:spacing w:before="120" w:after="120"/>
              <w:jc w:val="center"/>
              <w:rPr>
                <w:b/>
                <w:bCs/>
                <w:spacing w:val="-3"/>
              </w:rPr>
            </w:pPr>
          </w:p>
        </w:tc>
        <w:tc>
          <w:tcPr>
            <w:tcW w:w="2311" w:type="dxa"/>
            <w:shd w:val="pct25" w:color="auto" w:fill="auto"/>
          </w:tcPr>
          <w:p w:rsidR="002F40DA" w:rsidRDefault="002F40DA" w:rsidP="00011B09">
            <w:pPr>
              <w:tabs>
                <w:tab w:val="left" w:pos="-720"/>
              </w:tabs>
              <w:suppressAutoHyphens/>
              <w:spacing w:before="120" w:after="120"/>
              <w:jc w:val="center"/>
              <w:rPr>
                <w:b/>
                <w:bCs/>
                <w:spacing w:val="-3"/>
              </w:rPr>
            </w:pPr>
            <w:r>
              <w:rPr>
                <w:b/>
                <w:bCs/>
                <w:spacing w:val="-3"/>
              </w:rPr>
              <w:t>Decimal Notation</w:t>
            </w:r>
          </w:p>
        </w:tc>
        <w:tc>
          <w:tcPr>
            <w:tcW w:w="5245" w:type="dxa"/>
            <w:shd w:val="pct25" w:color="auto" w:fill="auto"/>
          </w:tcPr>
          <w:p w:rsidR="002F40DA" w:rsidRDefault="002F40DA" w:rsidP="00011B09">
            <w:pPr>
              <w:tabs>
                <w:tab w:val="left" w:pos="-720"/>
              </w:tabs>
              <w:suppressAutoHyphens/>
              <w:spacing w:before="120" w:after="120"/>
              <w:jc w:val="center"/>
              <w:rPr>
                <w:b/>
                <w:bCs/>
                <w:spacing w:val="-3"/>
              </w:rPr>
            </w:pPr>
            <w:r>
              <w:rPr>
                <w:b/>
                <w:bCs/>
                <w:spacing w:val="-3"/>
              </w:rPr>
              <w:t>Binary Notation</w:t>
            </w:r>
          </w:p>
        </w:tc>
      </w:tr>
      <w:tr w:rsidR="002F40DA">
        <w:tc>
          <w:tcPr>
            <w:tcW w:w="1908" w:type="dxa"/>
          </w:tcPr>
          <w:p w:rsidR="002F40DA" w:rsidRDefault="002F40DA" w:rsidP="00011B09">
            <w:pPr>
              <w:tabs>
                <w:tab w:val="left" w:pos="-720"/>
              </w:tabs>
              <w:suppressAutoHyphens/>
              <w:spacing w:before="120" w:after="120"/>
              <w:rPr>
                <w:spacing w:val="-3"/>
              </w:rPr>
            </w:pPr>
            <w:r>
              <w:rPr>
                <w:spacing w:val="-3"/>
              </w:rPr>
              <w:t>IP Address “A”</w:t>
            </w:r>
          </w:p>
        </w:tc>
        <w:tc>
          <w:tcPr>
            <w:tcW w:w="2311" w:type="dxa"/>
          </w:tcPr>
          <w:p w:rsidR="002F40DA" w:rsidRDefault="002F40DA" w:rsidP="00011B09">
            <w:pPr>
              <w:tabs>
                <w:tab w:val="left" w:pos="-720"/>
              </w:tabs>
              <w:suppressAutoHyphens/>
              <w:spacing w:before="120" w:after="120"/>
              <w:rPr>
                <w:spacing w:val="-3"/>
              </w:rPr>
            </w:pPr>
            <w:r>
              <w:rPr>
                <w:spacing w:val="-3"/>
              </w:rPr>
              <w:t>111.222.34.30</w:t>
            </w:r>
          </w:p>
        </w:tc>
        <w:tc>
          <w:tcPr>
            <w:tcW w:w="5245" w:type="dxa"/>
          </w:tcPr>
          <w:p w:rsidR="002F40DA" w:rsidRDefault="002F40DA" w:rsidP="00011B09">
            <w:pPr>
              <w:tabs>
                <w:tab w:val="left" w:pos="-720"/>
              </w:tabs>
              <w:suppressAutoHyphens/>
              <w:spacing w:before="120" w:after="120"/>
              <w:rPr>
                <w:spacing w:val="-3"/>
              </w:rPr>
            </w:pPr>
            <w:r>
              <w:rPr>
                <w:spacing w:val="-3"/>
              </w:rPr>
              <w:t>01101111.11011110.00100010.00011110</w:t>
            </w:r>
          </w:p>
        </w:tc>
      </w:tr>
      <w:tr w:rsidR="002F40DA">
        <w:tc>
          <w:tcPr>
            <w:tcW w:w="1908" w:type="dxa"/>
          </w:tcPr>
          <w:p w:rsidR="002F40DA" w:rsidRDefault="002F40DA" w:rsidP="00011B09">
            <w:pPr>
              <w:tabs>
                <w:tab w:val="left" w:pos="-720"/>
              </w:tabs>
              <w:suppressAutoHyphens/>
              <w:spacing w:before="120" w:after="120"/>
              <w:rPr>
                <w:spacing w:val="-3"/>
              </w:rPr>
            </w:pPr>
            <w:r>
              <w:rPr>
                <w:spacing w:val="-3"/>
              </w:rPr>
              <w:t>Subnet Mask</w:t>
            </w:r>
          </w:p>
        </w:tc>
        <w:tc>
          <w:tcPr>
            <w:tcW w:w="2311" w:type="dxa"/>
          </w:tcPr>
          <w:p w:rsidR="002F40DA" w:rsidRDefault="002F40DA" w:rsidP="00011B09">
            <w:pPr>
              <w:tabs>
                <w:tab w:val="left" w:pos="-720"/>
              </w:tabs>
              <w:suppressAutoHyphens/>
              <w:spacing w:before="120" w:after="120"/>
              <w:rPr>
                <w:spacing w:val="-3"/>
              </w:rPr>
            </w:pPr>
            <w:r>
              <w:rPr>
                <w:spacing w:val="-3"/>
              </w:rPr>
              <w:t>255.255.255.128</w:t>
            </w:r>
          </w:p>
        </w:tc>
        <w:tc>
          <w:tcPr>
            <w:tcW w:w="5245" w:type="dxa"/>
          </w:tcPr>
          <w:p w:rsidR="002F40DA" w:rsidRDefault="002F40DA" w:rsidP="00011B09">
            <w:pPr>
              <w:tabs>
                <w:tab w:val="left" w:pos="-720"/>
              </w:tabs>
              <w:suppressAutoHyphens/>
              <w:spacing w:before="120" w:after="120"/>
              <w:rPr>
                <w:spacing w:val="-3"/>
              </w:rPr>
            </w:pPr>
            <w:r>
              <w:rPr>
                <w:spacing w:val="-3"/>
              </w:rPr>
              <w:t>11111111.11111111.11111111.10000000</w:t>
            </w:r>
          </w:p>
        </w:tc>
      </w:tr>
      <w:tr w:rsidR="002F40DA">
        <w:tc>
          <w:tcPr>
            <w:tcW w:w="1908" w:type="dxa"/>
          </w:tcPr>
          <w:p w:rsidR="002F40DA" w:rsidRDefault="002F40DA" w:rsidP="00011B09">
            <w:pPr>
              <w:tabs>
                <w:tab w:val="left" w:pos="-720"/>
              </w:tabs>
              <w:suppressAutoHyphens/>
              <w:spacing w:before="120" w:after="120"/>
              <w:rPr>
                <w:spacing w:val="-3"/>
              </w:rPr>
            </w:pPr>
            <w:r>
              <w:rPr>
                <w:spacing w:val="-3"/>
              </w:rPr>
              <w:t>Logical AND</w:t>
            </w:r>
          </w:p>
        </w:tc>
        <w:tc>
          <w:tcPr>
            <w:tcW w:w="2311" w:type="dxa"/>
          </w:tcPr>
          <w:p w:rsidR="002F40DA" w:rsidRDefault="002F40DA" w:rsidP="00011B09">
            <w:pPr>
              <w:tabs>
                <w:tab w:val="left" w:pos="-720"/>
              </w:tabs>
              <w:suppressAutoHyphens/>
              <w:spacing w:before="120" w:after="120"/>
              <w:rPr>
                <w:spacing w:val="-3"/>
              </w:rPr>
            </w:pPr>
            <w:r>
              <w:rPr>
                <w:spacing w:val="-3"/>
              </w:rPr>
              <w:t>111.222.34.0</w:t>
            </w:r>
          </w:p>
        </w:tc>
        <w:tc>
          <w:tcPr>
            <w:tcW w:w="5245" w:type="dxa"/>
          </w:tcPr>
          <w:p w:rsidR="002F40DA" w:rsidRDefault="002F40DA" w:rsidP="00011B09">
            <w:pPr>
              <w:tabs>
                <w:tab w:val="left" w:pos="-720"/>
              </w:tabs>
              <w:suppressAutoHyphens/>
              <w:spacing w:before="120" w:after="120"/>
              <w:rPr>
                <w:spacing w:val="-3"/>
              </w:rPr>
            </w:pPr>
            <w:r>
              <w:rPr>
                <w:spacing w:val="-3"/>
              </w:rPr>
              <w:t>01101111.11011110.00100010.00000000</w:t>
            </w:r>
          </w:p>
        </w:tc>
      </w:tr>
    </w:tbl>
    <w:p w:rsidR="002F40DA" w:rsidRDefault="002F40DA" w:rsidP="002F40DA">
      <w:pPr>
        <w:tabs>
          <w:tab w:val="left" w:pos="-720"/>
        </w:tabs>
        <w:suppressAutoHyphens/>
        <w:jc w:val="center"/>
        <w:rPr>
          <w:b/>
          <w:spacing w:val="-3"/>
        </w:rPr>
      </w:pPr>
      <w:r>
        <w:rPr>
          <w:b/>
          <w:spacing w:val="-3"/>
        </w:rPr>
        <w:t xml:space="preserve">Figure </w:t>
      </w:r>
      <w:r w:rsidR="004A5FCF">
        <w:rPr>
          <w:b/>
          <w:spacing w:val="-3"/>
        </w:rPr>
        <w:t>C</w:t>
      </w:r>
      <w:r>
        <w:rPr>
          <w:b/>
          <w:spacing w:val="-3"/>
        </w:rPr>
        <w:t>.1</w:t>
      </w:r>
    </w:p>
    <w:p w:rsidR="002F40DA" w:rsidRDefault="002F40DA" w:rsidP="002F40DA">
      <w:pPr>
        <w:tabs>
          <w:tab w:val="left" w:pos="-720"/>
        </w:tabs>
        <w:suppressAutoHyphens/>
        <w:rPr>
          <w:spacing w:val="-3"/>
        </w:rPr>
      </w:pPr>
    </w:p>
    <w:p w:rsidR="002F40DA" w:rsidRDefault="002F40DA" w:rsidP="002F40DA">
      <w:pPr>
        <w:tabs>
          <w:tab w:val="left" w:pos="-720"/>
        </w:tabs>
        <w:suppressAutoHyphens/>
        <w:jc w:val="center"/>
        <w:rPr>
          <w:b/>
          <w:spacing w:val="-3"/>
        </w:rPr>
      </w:pPr>
      <w:r>
        <w:rPr>
          <w:b/>
          <w:spacing w:val="-3"/>
        </w:rPr>
        <w:t xml:space="preserve">IP Address “C” Logically </w:t>
      </w:r>
      <w:proofErr w:type="spellStart"/>
      <w:r>
        <w:rPr>
          <w:b/>
          <w:spacing w:val="-3"/>
        </w:rPr>
        <w:t>ANDed</w:t>
      </w:r>
      <w:proofErr w:type="spellEnd"/>
      <w:r>
        <w:rPr>
          <w:b/>
          <w:spacing w:val="-3"/>
        </w:rPr>
        <w:t xml:space="preserve"> with Subnet Mask</w:t>
      </w:r>
    </w:p>
    <w:p w:rsidR="002F40DA" w:rsidRDefault="002F40DA" w:rsidP="002F40DA">
      <w:pPr>
        <w:tabs>
          <w:tab w:val="left" w:pos="-720"/>
        </w:tabs>
        <w:suppressAutoHyphens/>
        <w:jc w:val="center"/>
        <w:rPr>
          <w:b/>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311"/>
        <w:gridCol w:w="5245"/>
      </w:tblGrid>
      <w:tr w:rsidR="002F40DA">
        <w:trPr>
          <w:tblHeader/>
        </w:trPr>
        <w:tc>
          <w:tcPr>
            <w:tcW w:w="1908" w:type="dxa"/>
            <w:shd w:val="pct25" w:color="auto" w:fill="auto"/>
          </w:tcPr>
          <w:p w:rsidR="002F40DA" w:rsidRDefault="002F40DA" w:rsidP="00011B09">
            <w:pPr>
              <w:tabs>
                <w:tab w:val="left" w:pos="-720"/>
              </w:tabs>
              <w:suppressAutoHyphens/>
              <w:spacing w:before="120" w:after="120"/>
              <w:jc w:val="center"/>
              <w:rPr>
                <w:b/>
                <w:bCs/>
                <w:spacing w:val="-3"/>
              </w:rPr>
            </w:pPr>
          </w:p>
        </w:tc>
        <w:tc>
          <w:tcPr>
            <w:tcW w:w="2311" w:type="dxa"/>
            <w:shd w:val="pct25" w:color="auto" w:fill="auto"/>
          </w:tcPr>
          <w:p w:rsidR="002F40DA" w:rsidRDefault="002F40DA" w:rsidP="00011B09">
            <w:pPr>
              <w:tabs>
                <w:tab w:val="left" w:pos="-720"/>
              </w:tabs>
              <w:suppressAutoHyphens/>
              <w:spacing w:before="120" w:after="120"/>
              <w:jc w:val="center"/>
              <w:rPr>
                <w:b/>
                <w:bCs/>
                <w:spacing w:val="-3"/>
              </w:rPr>
            </w:pPr>
            <w:r>
              <w:rPr>
                <w:b/>
                <w:bCs/>
                <w:spacing w:val="-3"/>
              </w:rPr>
              <w:t>Decimal Notation</w:t>
            </w:r>
          </w:p>
        </w:tc>
        <w:tc>
          <w:tcPr>
            <w:tcW w:w="5245" w:type="dxa"/>
            <w:shd w:val="pct25" w:color="auto" w:fill="auto"/>
          </w:tcPr>
          <w:p w:rsidR="002F40DA" w:rsidRDefault="002F40DA" w:rsidP="00011B09">
            <w:pPr>
              <w:tabs>
                <w:tab w:val="left" w:pos="-720"/>
              </w:tabs>
              <w:suppressAutoHyphens/>
              <w:spacing w:before="120" w:after="120"/>
              <w:jc w:val="center"/>
              <w:rPr>
                <w:b/>
                <w:bCs/>
                <w:spacing w:val="-3"/>
              </w:rPr>
            </w:pPr>
            <w:r>
              <w:rPr>
                <w:b/>
                <w:bCs/>
                <w:spacing w:val="-3"/>
              </w:rPr>
              <w:t>Binary Notation</w:t>
            </w:r>
          </w:p>
        </w:tc>
      </w:tr>
      <w:tr w:rsidR="002F40DA">
        <w:tc>
          <w:tcPr>
            <w:tcW w:w="1908" w:type="dxa"/>
          </w:tcPr>
          <w:p w:rsidR="002F40DA" w:rsidRDefault="002F40DA" w:rsidP="00011B09">
            <w:pPr>
              <w:tabs>
                <w:tab w:val="left" w:pos="-720"/>
              </w:tabs>
              <w:suppressAutoHyphens/>
              <w:spacing w:before="120" w:after="120"/>
              <w:jc w:val="center"/>
              <w:rPr>
                <w:bCs/>
                <w:spacing w:val="-3"/>
              </w:rPr>
            </w:pPr>
            <w:r>
              <w:rPr>
                <w:bCs/>
                <w:spacing w:val="-3"/>
              </w:rPr>
              <w:t>IP Address “C”</w:t>
            </w:r>
          </w:p>
        </w:tc>
        <w:tc>
          <w:tcPr>
            <w:tcW w:w="2311" w:type="dxa"/>
          </w:tcPr>
          <w:p w:rsidR="002F40DA" w:rsidRDefault="002F40DA" w:rsidP="00011B09">
            <w:pPr>
              <w:tabs>
                <w:tab w:val="left" w:pos="-720"/>
              </w:tabs>
              <w:suppressAutoHyphens/>
              <w:spacing w:before="120" w:after="120"/>
              <w:jc w:val="center"/>
              <w:rPr>
                <w:bCs/>
                <w:spacing w:val="-3"/>
              </w:rPr>
            </w:pPr>
            <w:r>
              <w:rPr>
                <w:bCs/>
                <w:spacing w:val="-3"/>
              </w:rPr>
              <w:t>111.222.34.130</w:t>
            </w:r>
          </w:p>
        </w:tc>
        <w:tc>
          <w:tcPr>
            <w:tcW w:w="5245" w:type="dxa"/>
          </w:tcPr>
          <w:p w:rsidR="002F40DA" w:rsidRDefault="002F40DA" w:rsidP="00011B09">
            <w:pPr>
              <w:tabs>
                <w:tab w:val="left" w:pos="-720"/>
              </w:tabs>
              <w:suppressAutoHyphens/>
              <w:spacing w:before="120" w:after="120"/>
              <w:jc w:val="center"/>
              <w:rPr>
                <w:bCs/>
                <w:spacing w:val="-3"/>
              </w:rPr>
            </w:pPr>
            <w:r>
              <w:rPr>
                <w:bCs/>
                <w:spacing w:val="-3"/>
              </w:rPr>
              <w:t>01101111.11011110.00100010.10000010</w:t>
            </w:r>
          </w:p>
        </w:tc>
      </w:tr>
      <w:tr w:rsidR="002F40DA">
        <w:tc>
          <w:tcPr>
            <w:tcW w:w="1908" w:type="dxa"/>
          </w:tcPr>
          <w:p w:rsidR="002F40DA" w:rsidRDefault="002F40DA" w:rsidP="00011B09">
            <w:pPr>
              <w:tabs>
                <w:tab w:val="left" w:pos="-720"/>
              </w:tabs>
              <w:suppressAutoHyphens/>
              <w:spacing w:before="120" w:after="120"/>
              <w:jc w:val="center"/>
              <w:rPr>
                <w:bCs/>
                <w:spacing w:val="-3"/>
              </w:rPr>
            </w:pPr>
            <w:r>
              <w:rPr>
                <w:bCs/>
                <w:spacing w:val="-3"/>
              </w:rPr>
              <w:t>Subnet Mask</w:t>
            </w:r>
          </w:p>
        </w:tc>
        <w:tc>
          <w:tcPr>
            <w:tcW w:w="2311" w:type="dxa"/>
          </w:tcPr>
          <w:p w:rsidR="002F40DA" w:rsidRDefault="002F40DA" w:rsidP="00011B09">
            <w:pPr>
              <w:tabs>
                <w:tab w:val="left" w:pos="-720"/>
              </w:tabs>
              <w:suppressAutoHyphens/>
              <w:spacing w:before="120" w:after="120"/>
              <w:jc w:val="center"/>
              <w:rPr>
                <w:bCs/>
                <w:spacing w:val="-3"/>
              </w:rPr>
            </w:pPr>
            <w:r>
              <w:rPr>
                <w:bCs/>
                <w:spacing w:val="-3"/>
              </w:rPr>
              <w:t>255.255.255.128</w:t>
            </w:r>
          </w:p>
        </w:tc>
        <w:tc>
          <w:tcPr>
            <w:tcW w:w="5245" w:type="dxa"/>
          </w:tcPr>
          <w:p w:rsidR="002F40DA" w:rsidRDefault="002F40DA" w:rsidP="00011B09">
            <w:pPr>
              <w:tabs>
                <w:tab w:val="left" w:pos="-720"/>
              </w:tabs>
              <w:suppressAutoHyphens/>
              <w:spacing w:before="120" w:after="120"/>
              <w:jc w:val="center"/>
              <w:rPr>
                <w:bCs/>
                <w:spacing w:val="-3"/>
              </w:rPr>
            </w:pPr>
            <w:r>
              <w:rPr>
                <w:bCs/>
                <w:spacing w:val="-3"/>
              </w:rPr>
              <w:t>11111111.11111111.11111111.10000000</w:t>
            </w:r>
          </w:p>
        </w:tc>
      </w:tr>
      <w:tr w:rsidR="002F40DA">
        <w:tc>
          <w:tcPr>
            <w:tcW w:w="1908" w:type="dxa"/>
          </w:tcPr>
          <w:p w:rsidR="002F40DA" w:rsidRDefault="002F40DA" w:rsidP="00011B09">
            <w:pPr>
              <w:tabs>
                <w:tab w:val="left" w:pos="-720"/>
              </w:tabs>
              <w:suppressAutoHyphens/>
              <w:spacing w:before="120" w:after="120"/>
              <w:jc w:val="center"/>
              <w:rPr>
                <w:bCs/>
                <w:spacing w:val="-3"/>
              </w:rPr>
            </w:pPr>
            <w:r>
              <w:rPr>
                <w:bCs/>
                <w:spacing w:val="-3"/>
              </w:rPr>
              <w:t>Logical AND</w:t>
            </w:r>
          </w:p>
        </w:tc>
        <w:tc>
          <w:tcPr>
            <w:tcW w:w="2311" w:type="dxa"/>
          </w:tcPr>
          <w:p w:rsidR="002F40DA" w:rsidRDefault="002F40DA" w:rsidP="00011B09">
            <w:pPr>
              <w:tabs>
                <w:tab w:val="left" w:pos="-720"/>
              </w:tabs>
              <w:suppressAutoHyphens/>
              <w:spacing w:before="120" w:after="120"/>
              <w:jc w:val="center"/>
              <w:rPr>
                <w:bCs/>
                <w:spacing w:val="-3"/>
              </w:rPr>
            </w:pPr>
            <w:r>
              <w:rPr>
                <w:bCs/>
                <w:spacing w:val="-3"/>
              </w:rPr>
              <w:t>111.222.34.128</w:t>
            </w:r>
          </w:p>
        </w:tc>
        <w:tc>
          <w:tcPr>
            <w:tcW w:w="5245" w:type="dxa"/>
          </w:tcPr>
          <w:p w:rsidR="002F40DA" w:rsidRDefault="002F40DA" w:rsidP="00011B09">
            <w:pPr>
              <w:tabs>
                <w:tab w:val="left" w:pos="-720"/>
              </w:tabs>
              <w:suppressAutoHyphens/>
              <w:spacing w:before="120" w:after="120"/>
              <w:jc w:val="center"/>
              <w:rPr>
                <w:bCs/>
                <w:spacing w:val="-3"/>
              </w:rPr>
            </w:pPr>
            <w:r>
              <w:rPr>
                <w:bCs/>
                <w:spacing w:val="-3"/>
              </w:rPr>
              <w:t>01101111.11011110.00100010.10000000</w:t>
            </w:r>
          </w:p>
        </w:tc>
      </w:tr>
    </w:tbl>
    <w:p w:rsidR="002F40DA" w:rsidRDefault="002F40DA" w:rsidP="002F40DA">
      <w:pPr>
        <w:tabs>
          <w:tab w:val="left" w:pos="-720"/>
        </w:tabs>
        <w:suppressAutoHyphens/>
        <w:jc w:val="center"/>
        <w:rPr>
          <w:spacing w:val="-3"/>
        </w:rPr>
      </w:pPr>
      <w:r>
        <w:rPr>
          <w:b/>
          <w:spacing w:val="-3"/>
        </w:rPr>
        <w:t xml:space="preserve">Figure </w:t>
      </w:r>
      <w:r w:rsidR="004A5FCF">
        <w:rPr>
          <w:b/>
          <w:spacing w:val="-3"/>
        </w:rPr>
        <w:t>C</w:t>
      </w:r>
      <w:r>
        <w:rPr>
          <w:b/>
          <w:spacing w:val="-3"/>
        </w:rPr>
        <w:t>.2</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 xml:space="preserve">Machines A and B can communicate directly with each other, as can machines C and D, but machines A and B </w:t>
      </w:r>
      <w:proofErr w:type="spellStart"/>
      <w:r>
        <w:rPr>
          <w:spacing w:val="-3"/>
        </w:rPr>
        <w:t>can not</w:t>
      </w:r>
      <w:proofErr w:type="spellEnd"/>
      <w:r>
        <w:rPr>
          <w:spacing w:val="-3"/>
        </w:rPr>
        <w:t xml:space="preserve"> directly communicate with machines C and D</w:t>
      </w:r>
      <w:r w:rsidR="00E671F9">
        <w:rPr>
          <w:spacing w:val="-3"/>
        </w:rPr>
        <w:t xml:space="preserve">. </w:t>
      </w:r>
      <w:r>
        <w:rPr>
          <w:spacing w:val="-3"/>
        </w:rPr>
        <w:t>A router is required in order for machines A &amp; B to communicate with machines C &amp; D.</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 xml:space="preserve">Rather poor image retrieval performance is obtained in the Example 1 configuration because every </w:t>
      </w:r>
      <w:proofErr w:type="spellStart"/>
      <w:r>
        <w:rPr>
          <w:spacing w:val="-3"/>
        </w:rPr>
        <w:t>byte</w:t>
      </w:r>
      <w:proofErr w:type="spellEnd"/>
      <w:r>
        <w:rPr>
          <w:spacing w:val="-3"/>
        </w:rPr>
        <w:t xml:space="preserve"> of data transferred from the file servers (A &amp; B) to the workstations (C &amp; D) must pass through the router</w:t>
      </w:r>
      <w:r w:rsidR="00E671F9">
        <w:rPr>
          <w:spacing w:val="-3"/>
        </w:rPr>
        <w:t xml:space="preserve">. </w:t>
      </w:r>
      <w:r>
        <w:rPr>
          <w:spacing w:val="-3"/>
        </w:rPr>
        <w:t>As Example 2 will show, merely by changing the subnet mask by one bit can dramatically improve image transfer times.</w:t>
      </w:r>
    </w:p>
    <w:p w:rsidR="002F40DA" w:rsidRDefault="002F40DA" w:rsidP="00FE3F2B">
      <w:pPr>
        <w:pStyle w:val="Heading3"/>
        <w:numPr>
          <w:ilvl w:val="0"/>
          <w:numId w:val="0"/>
        </w:numPr>
      </w:pPr>
      <w:bookmarkStart w:id="1856" w:name="_Toc89057613"/>
      <w:bookmarkStart w:id="1857" w:name="_Toc356301100"/>
      <w:r>
        <w:t>C.2.2  Example 2 – Change to Eight-bit Subnet Mask</w:t>
      </w:r>
      <w:bookmarkEnd w:id="1856"/>
      <w:bookmarkEnd w:id="1857"/>
    </w:p>
    <w:p w:rsidR="002F40DA" w:rsidRDefault="002F40DA" w:rsidP="002F40DA">
      <w:pPr>
        <w:tabs>
          <w:tab w:val="left" w:pos="-720"/>
        </w:tabs>
        <w:suppressAutoHyphens/>
        <w:rPr>
          <w:spacing w:val="-3"/>
        </w:rPr>
      </w:pPr>
      <w:r>
        <w:rPr>
          <w:spacing w:val="-3"/>
        </w:rPr>
        <w:t>Assume that machines A, B, C, and D are all on the same switched network</w:t>
      </w:r>
      <w:r w:rsidR="00E671F9">
        <w:rPr>
          <w:spacing w:val="-3"/>
        </w:rPr>
        <w:t xml:space="preserve">. </w:t>
      </w:r>
      <w:r>
        <w:rPr>
          <w:spacing w:val="-3"/>
        </w:rPr>
        <w:t>Machines A and B are file servers containing images, and machines C and D are imaging workstations.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ab/>
        <w:t>Subnet Mask</w:t>
      </w:r>
      <w:r>
        <w:rPr>
          <w:spacing w:val="-3"/>
        </w:rPr>
        <w:tab/>
      </w:r>
      <w:r>
        <w:rPr>
          <w:spacing w:val="-3"/>
        </w:rPr>
        <w:tab/>
        <w:t>255.255.255.0</w:t>
      </w:r>
      <w:r>
        <w:rPr>
          <w:spacing w:val="-3"/>
        </w:rPr>
        <w:tab/>
      </w:r>
      <w:r>
        <w:rPr>
          <w:spacing w:val="-3"/>
        </w:rPr>
        <w:tab/>
        <w:t>(eight-bit subnet mask)</w:t>
      </w:r>
    </w:p>
    <w:p w:rsidR="002F40DA" w:rsidRDefault="002F40DA" w:rsidP="002F40DA">
      <w:pPr>
        <w:tabs>
          <w:tab w:val="left" w:pos="-720"/>
        </w:tabs>
        <w:suppressAutoHyphens/>
        <w:rPr>
          <w:spacing w:val="-3"/>
        </w:rPr>
      </w:pPr>
      <w:r>
        <w:rPr>
          <w:spacing w:val="-3"/>
        </w:rPr>
        <w:tab/>
        <w:t>IP Address A</w:t>
      </w:r>
      <w:r>
        <w:rPr>
          <w:spacing w:val="-3"/>
        </w:rPr>
        <w:tab/>
      </w:r>
      <w:r>
        <w:rPr>
          <w:spacing w:val="-3"/>
        </w:rPr>
        <w:tab/>
        <w:t>111.222.34.30</w:t>
      </w:r>
    </w:p>
    <w:p w:rsidR="002F40DA" w:rsidRDefault="002F40DA" w:rsidP="002F40DA">
      <w:pPr>
        <w:tabs>
          <w:tab w:val="left" w:pos="-720"/>
        </w:tabs>
        <w:suppressAutoHyphens/>
        <w:rPr>
          <w:spacing w:val="-3"/>
        </w:rPr>
      </w:pPr>
      <w:r>
        <w:rPr>
          <w:spacing w:val="-3"/>
        </w:rPr>
        <w:tab/>
        <w:t>IP Address B</w:t>
      </w:r>
      <w:r>
        <w:rPr>
          <w:spacing w:val="-3"/>
        </w:rPr>
        <w:tab/>
      </w:r>
      <w:r>
        <w:rPr>
          <w:spacing w:val="-3"/>
        </w:rPr>
        <w:tab/>
        <w:t>111.222.34.31</w:t>
      </w:r>
    </w:p>
    <w:p w:rsidR="002F40DA" w:rsidRDefault="002F40DA" w:rsidP="002F40DA">
      <w:pPr>
        <w:tabs>
          <w:tab w:val="left" w:pos="-720"/>
        </w:tabs>
        <w:suppressAutoHyphens/>
        <w:rPr>
          <w:spacing w:val="-3"/>
        </w:rPr>
      </w:pPr>
      <w:r>
        <w:rPr>
          <w:spacing w:val="-3"/>
        </w:rPr>
        <w:tab/>
        <w:t>IP Address C</w:t>
      </w:r>
      <w:r>
        <w:rPr>
          <w:spacing w:val="-3"/>
        </w:rPr>
        <w:tab/>
      </w:r>
      <w:r>
        <w:rPr>
          <w:spacing w:val="-3"/>
        </w:rPr>
        <w:tab/>
        <w:t>111.222.34.130</w:t>
      </w:r>
    </w:p>
    <w:p w:rsidR="002F40DA" w:rsidRDefault="002F40DA" w:rsidP="002F40DA">
      <w:pPr>
        <w:tabs>
          <w:tab w:val="left" w:pos="-720"/>
        </w:tabs>
        <w:suppressAutoHyphens/>
        <w:rPr>
          <w:spacing w:val="-3"/>
        </w:rPr>
      </w:pPr>
      <w:r>
        <w:rPr>
          <w:spacing w:val="-3"/>
        </w:rPr>
        <w:tab/>
        <w:t>IP Address D</w:t>
      </w:r>
      <w:r>
        <w:rPr>
          <w:spacing w:val="-3"/>
        </w:rPr>
        <w:tab/>
      </w:r>
      <w:r>
        <w:rPr>
          <w:spacing w:val="-3"/>
        </w:rPr>
        <w:tab/>
        <w:t>111.222.34.131</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lastRenderedPageBreak/>
        <w:t>In Example 2, there is only one subnet: 111.222.34.0 to 111.222.34.255 with 254 usable IP addresses</w:t>
      </w:r>
      <w:r w:rsidR="00E671F9">
        <w:rPr>
          <w:spacing w:val="-3"/>
        </w:rPr>
        <w:t xml:space="preserve">. </w:t>
      </w:r>
      <w:r>
        <w:rPr>
          <w:spacing w:val="-3"/>
        </w:rPr>
        <w:t>Machines A, B, C, and D can directly communicate with each other without requiring a router.</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There is a significant gain in performance for the imaging application between the first and the second configuration</w:t>
      </w:r>
      <w:r w:rsidR="00E671F9">
        <w:rPr>
          <w:spacing w:val="-3"/>
        </w:rPr>
        <w:t xml:space="preserve">. </w:t>
      </w:r>
      <w:r>
        <w:rPr>
          <w:spacing w:val="-3"/>
        </w:rPr>
        <w:t>The second configuration is much faster than the first because the images can be retrieved from the file servers directly, without having to be passed through a router.</w:t>
      </w:r>
    </w:p>
    <w:p w:rsidR="002F40DA" w:rsidRDefault="002F40DA" w:rsidP="00FE3F2B">
      <w:pPr>
        <w:pStyle w:val="Heading3"/>
        <w:numPr>
          <w:ilvl w:val="0"/>
          <w:numId w:val="0"/>
        </w:numPr>
      </w:pPr>
      <w:bookmarkStart w:id="1858" w:name="_Toc89057614"/>
      <w:bookmarkStart w:id="1859" w:name="_Toc356301101"/>
      <w:r>
        <w:t>C.2.3  Example 3 – Keep Nine-Bit Subnet Mask and Add Secondary IP Address to Servers</w:t>
      </w:r>
      <w:bookmarkEnd w:id="1858"/>
      <w:bookmarkEnd w:id="1859"/>
    </w:p>
    <w:p w:rsidR="002F40DA" w:rsidRDefault="002F40DA" w:rsidP="002F40DA">
      <w:pPr>
        <w:tabs>
          <w:tab w:val="left" w:pos="-720"/>
        </w:tabs>
        <w:suppressAutoHyphens/>
        <w:rPr>
          <w:spacing w:val="-3"/>
        </w:rPr>
      </w:pPr>
      <w:r>
        <w:rPr>
          <w:spacing w:val="-3"/>
        </w:rPr>
        <w:t>Another option is to keep the original nine-bit subnet masks and add secondary IP addresses to the servers.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Assume that machines A, B, C, and D are all on the same switched network</w:t>
      </w:r>
      <w:r w:rsidR="00E671F9">
        <w:rPr>
          <w:spacing w:val="-3"/>
        </w:rPr>
        <w:t xml:space="preserve">. </w:t>
      </w:r>
      <w:r>
        <w:rPr>
          <w:spacing w:val="-3"/>
        </w:rPr>
        <w:t>Machines A and B are file servers containing images, and machines C and D are imaging workstations.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ab/>
        <w:t>Subnet Mask</w:t>
      </w:r>
      <w:r>
        <w:rPr>
          <w:spacing w:val="-3"/>
        </w:rPr>
        <w:tab/>
      </w:r>
      <w:r>
        <w:rPr>
          <w:spacing w:val="-3"/>
        </w:rPr>
        <w:tab/>
        <w:t>255.255.255.128  (nine-bit subnet mask)</w:t>
      </w:r>
    </w:p>
    <w:p w:rsidR="002F40DA" w:rsidRDefault="002F40DA" w:rsidP="002F40DA">
      <w:pPr>
        <w:tabs>
          <w:tab w:val="left" w:pos="-720"/>
        </w:tabs>
        <w:suppressAutoHyphens/>
        <w:rPr>
          <w:spacing w:val="-3"/>
        </w:rPr>
      </w:pPr>
      <w:r>
        <w:rPr>
          <w:spacing w:val="-3"/>
        </w:rPr>
        <w:tab/>
        <w:t>IP Address A</w:t>
      </w:r>
      <w:r>
        <w:rPr>
          <w:spacing w:val="-3"/>
        </w:rPr>
        <w:tab/>
      </w:r>
      <w:r>
        <w:rPr>
          <w:spacing w:val="-3"/>
        </w:rPr>
        <w:tab/>
        <w:t>111.222.34.30, 111.222.34.250</w:t>
      </w:r>
    </w:p>
    <w:p w:rsidR="002F40DA" w:rsidRDefault="002F40DA" w:rsidP="002F40DA">
      <w:pPr>
        <w:tabs>
          <w:tab w:val="left" w:pos="-720"/>
        </w:tabs>
        <w:suppressAutoHyphens/>
        <w:rPr>
          <w:spacing w:val="-3"/>
        </w:rPr>
      </w:pPr>
      <w:r>
        <w:rPr>
          <w:spacing w:val="-3"/>
        </w:rPr>
        <w:tab/>
        <w:t>IP Address B</w:t>
      </w:r>
      <w:r>
        <w:rPr>
          <w:spacing w:val="-3"/>
        </w:rPr>
        <w:tab/>
      </w:r>
      <w:r>
        <w:rPr>
          <w:spacing w:val="-3"/>
        </w:rPr>
        <w:tab/>
        <w:t>111.222.34.31, 111.222.34.251</w:t>
      </w:r>
    </w:p>
    <w:p w:rsidR="002F40DA" w:rsidRDefault="002F40DA" w:rsidP="002F40DA">
      <w:pPr>
        <w:tabs>
          <w:tab w:val="left" w:pos="-720"/>
        </w:tabs>
        <w:suppressAutoHyphens/>
        <w:rPr>
          <w:spacing w:val="-3"/>
        </w:rPr>
      </w:pPr>
      <w:r>
        <w:rPr>
          <w:spacing w:val="-3"/>
        </w:rPr>
        <w:tab/>
        <w:t>IP Address C</w:t>
      </w:r>
      <w:r>
        <w:rPr>
          <w:spacing w:val="-3"/>
        </w:rPr>
        <w:tab/>
      </w:r>
      <w:r>
        <w:rPr>
          <w:spacing w:val="-3"/>
        </w:rPr>
        <w:tab/>
        <w:t>111.222.34.130</w:t>
      </w:r>
    </w:p>
    <w:p w:rsidR="002F40DA" w:rsidRDefault="002F40DA" w:rsidP="002F40DA">
      <w:pPr>
        <w:tabs>
          <w:tab w:val="left" w:pos="-720"/>
        </w:tabs>
        <w:suppressAutoHyphens/>
        <w:rPr>
          <w:spacing w:val="-3"/>
        </w:rPr>
      </w:pPr>
      <w:r>
        <w:rPr>
          <w:spacing w:val="-3"/>
        </w:rPr>
        <w:tab/>
        <w:t>IP Address D</w:t>
      </w:r>
      <w:r>
        <w:rPr>
          <w:spacing w:val="-3"/>
        </w:rPr>
        <w:tab/>
      </w:r>
      <w:r>
        <w:rPr>
          <w:spacing w:val="-3"/>
        </w:rPr>
        <w:tab/>
        <w:t>111.222.34.131</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In Example 3, there are the two original subnets: 111.222.34.0 to 111.222.34.127 and 111.222.34.128 to 111.222.34.255</w:t>
      </w:r>
      <w:r w:rsidR="00E671F9">
        <w:rPr>
          <w:spacing w:val="-3"/>
        </w:rPr>
        <w:t xml:space="preserve">. </w:t>
      </w:r>
      <w:r>
        <w:rPr>
          <w:spacing w:val="-3"/>
        </w:rPr>
        <w:t>IP Addresses C and D are in one subnet, but IP addresses A and B are in both subnets</w:t>
      </w:r>
      <w:r w:rsidR="00E671F9">
        <w:rPr>
          <w:spacing w:val="-3"/>
        </w:rPr>
        <w:t xml:space="preserve">. </w:t>
      </w:r>
      <w:r>
        <w:rPr>
          <w:spacing w:val="-3"/>
        </w:rPr>
        <w:t>Machines A, B, C, and D can directly communicate with each other without requiring a router</w:t>
      </w:r>
      <w:r w:rsidR="00E671F9">
        <w:rPr>
          <w:spacing w:val="-3"/>
        </w:rPr>
        <w:t xml:space="preserve">. </w:t>
      </w:r>
      <w:r>
        <w:rPr>
          <w:spacing w:val="-3"/>
        </w:rPr>
        <w:t>Like Example 2, there is a similar significant gain in performance for the imaging application with this configuration.</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 xml:space="preserve">For several years, the nine-bit subnet mask 255.255.255.128 was the recommended for the VA when the network topology consisted of several subnets connected by routers. With the new switched network topology consisting (ideally) of a </w:t>
      </w:r>
      <w:r>
        <w:rPr>
          <w:spacing w:val="-3"/>
          <w:u w:val="single"/>
        </w:rPr>
        <w:t>single subnet</w:t>
      </w:r>
      <w:r>
        <w:rPr>
          <w:spacing w:val="-3"/>
        </w:rPr>
        <w:t xml:space="preserve"> containing several segments connected together by switches, other subnet mask values will be used.</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The Telecommunications Support Office recommends using Variable Length Subnet Masks with a switched network topology in order to minimize the router load and maximize throughput</w:t>
      </w:r>
      <w:r w:rsidR="00E671F9">
        <w:rPr>
          <w:spacing w:val="-3"/>
        </w:rPr>
        <w:t xml:space="preserve">. </w:t>
      </w:r>
      <w:r>
        <w:rPr>
          <w:spacing w:val="-3"/>
        </w:rPr>
        <w:t>This means using different-sized subnet masks for different parts of the network IP address space.</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To achieve optimal performance in a switched network topology, partition the IP address space and assign subnet masks to provide the largest possible subnets and minimize routing.</w:t>
      </w:r>
    </w:p>
    <w:p w:rsidR="002F40DA" w:rsidRDefault="002F40DA" w:rsidP="00FE3F2B">
      <w:pPr>
        <w:pStyle w:val="Heading3"/>
        <w:numPr>
          <w:ilvl w:val="0"/>
          <w:numId w:val="0"/>
        </w:numPr>
      </w:pPr>
      <w:bookmarkStart w:id="1860" w:name="_Toc89057615"/>
      <w:bookmarkStart w:id="1861" w:name="_Toc356301102"/>
      <w:r>
        <w:t>C.2.4  Example 4 – Use Multiple Subnets</w:t>
      </w:r>
      <w:bookmarkEnd w:id="1860"/>
      <w:bookmarkEnd w:id="1861"/>
    </w:p>
    <w:p w:rsidR="002F40DA" w:rsidRDefault="002F40DA" w:rsidP="002F40DA">
      <w:pPr>
        <w:tabs>
          <w:tab w:val="left" w:pos="-720"/>
        </w:tabs>
        <w:suppressAutoHyphens/>
        <w:rPr>
          <w:spacing w:val="-3"/>
        </w:rPr>
      </w:pPr>
      <w:r>
        <w:rPr>
          <w:spacing w:val="-3"/>
        </w:rPr>
        <w:t>A VAMC has been assigned the 111.222.29.1 to 111.222.32.126 range of IP addresses</w:t>
      </w:r>
      <w:r w:rsidR="00E671F9">
        <w:rPr>
          <w:spacing w:val="-3"/>
        </w:rPr>
        <w:t xml:space="preserve">. </w:t>
      </w:r>
      <w:r>
        <w:rPr>
          <w:spacing w:val="-3"/>
        </w:rPr>
        <w:t>All addresses outside this range are assigned to other facilities</w:t>
      </w:r>
      <w:r w:rsidR="00E671F9">
        <w:rPr>
          <w:spacing w:val="-3"/>
        </w:rPr>
        <w:t xml:space="preserve">. </w:t>
      </w:r>
      <w:r>
        <w:rPr>
          <w:spacing w:val="-3"/>
        </w:rPr>
        <w:t xml:space="preserve">The entire VAMC is wired with a 100 </w:t>
      </w:r>
      <w:smartTag w:uri="urn:schemas-microsoft-com:office:smarttags" w:element="place">
        <w:smartTag w:uri="urn:schemas-microsoft-com:office:smarttags" w:element="City">
          <w:r>
            <w:rPr>
              <w:spacing w:val="-3"/>
            </w:rPr>
            <w:t>Base</w:t>
          </w:r>
        </w:smartTag>
        <w:r>
          <w:rPr>
            <w:spacing w:val="-3"/>
          </w:rPr>
          <w:t xml:space="preserve"> </w:t>
        </w:r>
        <w:smartTag w:uri="urn:schemas-microsoft-com:office:smarttags" w:element="State">
          <w:r>
            <w:rPr>
              <w:spacing w:val="-3"/>
            </w:rPr>
            <w:t>TX</w:t>
          </w:r>
        </w:smartTag>
      </w:smartTag>
      <w:r>
        <w:rPr>
          <w:spacing w:val="-3"/>
        </w:rPr>
        <w:t xml:space="preserve"> switched network infrastructure</w:t>
      </w:r>
      <w:r w:rsidR="00E671F9">
        <w:rPr>
          <w:spacing w:val="-3"/>
        </w:rPr>
        <w:t xml:space="preserve">. </w:t>
      </w:r>
      <w:r>
        <w:rPr>
          <w:spacing w:val="-3"/>
        </w:rPr>
        <w:t>What subnet masks should be used to provide the largest possible subnets?</w:t>
      </w:r>
    </w:p>
    <w:p w:rsidR="002F40DA" w:rsidRDefault="002F40DA" w:rsidP="002F40DA">
      <w:pPr>
        <w:tabs>
          <w:tab w:val="left" w:pos="-720"/>
        </w:tabs>
        <w:suppressAutoHyphens/>
        <w:rPr>
          <w:spacing w:val="-3"/>
        </w:rPr>
      </w:pPr>
    </w:p>
    <w:p w:rsidR="002F40DA" w:rsidRDefault="002F40DA" w:rsidP="00703431">
      <w:pPr>
        <w:keepNext/>
        <w:tabs>
          <w:tab w:val="left" w:pos="-720"/>
        </w:tabs>
        <w:suppressAutoHyphens/>
        <w:rPr>
          <w:spacing w:val="-3"/>
        </w:rPr>
      </w:pPr>
      <w:r>
        <w:rPr>
          <w:spacing w:val="-3"/>
        </w:rPr>
        <w:lastRenderedPageBreak/>
        <w:t>The best solution is to use three subnets as follows:</w:t>
      </w:r>
    </w:p>
    <w:p w:rsidR="002F40DA" w:rsidRDefault="002F40DA" w:rsidP="002F40DA">
      <w:pPr>
        <w:tabs>
          <w:tab w:val="left" w:pos="-720"/>
        </w:tabs>
        <w:suppressAutoHyphens/>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7" w:firstRow="1" w:lastRow="0" w:firstColumn="1" w:lastColumn="0" w:noHBand="0" w:noVBand="0"/>
      </w:tblPr>
      <w:tblGrid>
        <w:gridCol w:w="1366"/>
        <w:gridCol w:w="2978"/>
        <w:gridCol w:w="2766"/>
        <w:gridCol w:w="2466"/>
      </w:tblGrid>
      <w:tr w:rsidR="002F40DA">
        <w:tc>
          <w:tcPr>
            <w:tcW w:w="1366" w:type="dxa"/>
            <w:tcBorders>
              <w:top w:val="single" w:sz="6" w:space="0" w:color="000000"/>
              <w:left w:val="single" w:sz="6" w:space="0" w:color="000000"/>
              <w:bottom w:val="single" w:sz="6" w:space="0" w:color="000000"/>
            </w:tcBorders>
            <w:shd w:val="pct25" w:color="auto" w:fill="auto"/>
          </w:tcPr>
          <w:p w:rsidR="002F40DA" w:rsidRDefault="002F40DA" w:rsidP="00011B09">
            <w:pPr>
              <w:tabs>
                <w:tab w:val="left" w:pos="-720"/>
              </w:tabs>
              <w:suppressAutoHyphens/>
              <w:spacing w:before="120" w:after="120"/>
              <w:jc w:val="center"/>
              <w:rPr>
                <w:b/>
                <w:spacing w:val="-3"/>
              </w:rPr>
            </w:pPr>
            <w:r>
              <w:rPr>
                <w:b/>
                <w:spacing w:val="-3"/>
              </w:rPr>
              <w:t>Name</w:t>
            </w:r>
          </w:p>
        </w:tc>
        <w:tc>
          <w:tcPr>
            <w:tcW w:w="2978" w:type="dxa"/>
            <w:tcBorders>
              <w:top w:val="single" w:sz="6" w:space="0" w:color="000000"/>
              <w:bottom w:val="single" w:sz="6" w:space="0" w:color="000000"/>
            </w:tcBorders>
            <w:shd w:val="pct25" w:color="auto" w:fill="auto"/>
          </w:tcPr>
          <w:p w:rsidR="002F40DA" w:rsidRDefault="002F40DA" w:rsidP="00011B09">
            <w:pPr>
              <w:tabs>
                <w:tab w:val="left" w:pos="-720"/>
              </w:tabs>
              <w:suppressAutoHyphens/>
              <w:spacing w:before="120" w:after="120"/>
              <w:jc w:val="center"/>
              <w:rPr>
                <w:b/>
                <w:spacing w:val="-3"/>
              </w:rPr>
            </w:pPr>
            <w:r>
              <w:rPr>
                <w:b/>
                <w:spacing w:val="-3"/>
              </w:rPr>
              <w:t xml:space="preserve">IP </w:t>
            </w:r>
            <w:smartTag w:uri="urn:schemas-microsoft-com:office:smarttags" w:element="place">
              <w:smartTag w:uri="urn:schemas-microsoft-com:office:smarttags" w:element="PlaceName">
                <w:r>
                  <w:rPr>
                    <w:b/>
                    <w:spacing w:val="-3"/>
                  </w:rPr>
                  <w:t>Address</w:t>
                </w:r>
              </w:smartTag>
              <w:r>
                <w:rPr>
                  <w:b/>
                  <w:spacing w:val="-3"/>
                </w:rPr>
                <w:t xml:space="preserve"> </w:t>
              </w:r>
              <w:smartTag w:uri="urn:schemas-microsoft-com:office:smarttags" w:element="PlaceType">
                <w:r>
                  <w:rPr>
                    <w:b/>
                    <w:spacing w:val="-3"/>
                  </w:rPr>
                  <w:t>Range</w:t>
                </w:r>
              </w:smartTag>
            </w:smartTag>
          </w:p>
        </w:tc>
        <w:tc>
          <w:tcPr>
            <w:tcW w:w="2766" w:type="dxa"/>
            <w:tcBorders>
              <w:top w:val="single" w:sz="6" w:space="0" w:color="000000"/>
              <w:bottom w:val="single" w:sz="6" w:space="0" w:color="000000"/>
            </w:tcBorders>
            <w:shd w:val="pct25" w:color="auto" w:fill="auto"/>
          </w:tcPr>
          <w:p w:rsidR="002F40DA" w:rsidRDefault="002F40DA" w:rsidP="00011B09">
            <w:pPr>
              <w:tabs>
                <w:tab w:val="left" w:pos="-720"/>
              </w:tabs>
              <w:suppressAutoHyphens/>
              <w:spacing w:before="120" w:after="120"/>
              <w:jc w:val="center"/>
              <w:rPr>
                <w:b/>
                <w:spacing w:val="-3"/>
              </w:rPr>
            </w:pPr>
            <w:r>
              <w:rPr>
                <w:b/>
                <w:spacing w:val="-3"/>
              </w:rPr>
              <w:t>Subnet Mask</w:t>
            </w:r>
          </w:p>
        </w:tc>
        <w:tc>
          <w:tcPr>
            <w:tcW w:w="2466" w:type="dxa"/>
            <w:tcBorders>
              <w:top w:val="single" w:sz="6" w:space="0" w:color="000000"/>
              <w:bottom w:val="single" w:sz="6" w:space="0" w:color="000000"/>
              <w:right w:val="single" w:sz="6" w:space="0" w:color="000000"/>
            </w:tcBorders>
            <w:shd w:val="pct25" w:color="auto" w:fill="auto"/>
          </w:tcPr>
          <w:p w:rsidR="002F40DA" w:rsidRDefault="002F40DA" w:rsidP="00011B09">
            <w:pPr>
              <w:tabs>
                <w:tab w:val="left" w:pos="-720"/>
              </w:tabs>
              <w:suppressAutoHyphens/>
              <w:spacing w:before="120" w:after="120"/>
              <w:jc w:val="center"/>
              <w:rPr>
                <w:b/>
                <w:spacing w:val="-3"/>
              </w:rPr>
            </w:pPr>
            <w:r>
              <w:rPr>
                <w:b/>
                <w:spacing w:val="-3"/>
              </w:rPr>
              <w:t>Number of Addresses</w:t>
            </w:r>
          </w:p>
        </w:tc>
      </w:tr>
      <w:tr w:rsidR="002F40DA">
        <w:tc>
          <w:tcPr>
            <w:tcW w:w="1366" w:type="dxa"/>
            <w:tcBorders>
              <w:top w:val="nil"/>
            </w:tcBorders>
          </w:tcPr>
          <w:p w:rsidR="002F40DA" w:rsidRDefault="002F40DA" w:rsidP="00011B09">
            <w:pPr>
              <w:tabs>
                <w:tab w:val="left" w:pos="-720"/>
              </w:tabs>
              <w:suppressAutoHyphens/>
              <w:spacing w:before="120" w:after="120"/>
              <w:rPr>
                <w:spacing w:val="-3"/>
              </w:rPr>
            </w:pPr>
            <w:r>
              <w:rPr>
                <w:spacing w:val="-3"/>
              </w:rPr>
              <w:t>Subnet A</w:t>
            </w:r>
          </w:p>
        </w:tc>
        <w:tc>
          <w:tcPr>
            <w:tcW w:w="2978" w:type="dxa"/>
            <w:tcBorders>
              <w:top w:val="nil"/>
            </w:tcBorders>
          </w:tcPr>
          <w:p w:rsidR="002F40DA" w:rsidRDefault="002F40DA" w:rsidP="00011B09">
            <w:pPr>
              <w:tabs>
                <w:tab w:val="left" w:pos="-720"/>
              </w:tabs>
              <w:suppressAutoHyphens/>
              <w:spacing w:before="120" w:after="120"/>
              <w:rPr>
                <w:spacing w:val="-3"/>
              </w:rPr>
            </w:pPr>
            <w:r>
              <w:rPr>
                <w:spacing w:val="-3"/>
              </w:rPr>
              <w:t>111.222.29.1 - 111.222.29.254</w:t>
            </w:r>
          </w:p>
        </w:tc>
        <w:tc>
          <w:tcPr>
            <w:tcW w:w="2766" w:type="dxa"/>
            <w:tcBorders>
              <w:top w:val="nil"/>
            </w:tcBorders>
          </w:tcPr>
          <w:p w:rsidR="002F40DA" w:rsidRDefault="002F40DA" w:rsidP="00011B09">
            <w:pPr>
              <w:tabs>
                <w:tab w:val="left" w:pos="-720"/>
              </w:tabs>
              <w:suppressAutoHyphens/>
              <w:spacing w:before="120" w:after="120"/>
              <w:rPr>
                <w:spacing w:val="-3"/>
              </w:rPr>
            </w:pPr>
            <w:r>
              <w:rPr>
                <w:spacing w:val="-3"/>
              </w:rPr>
              <w:t>255.255.255.0</w:t>
            </w:r>
          </w:p>
          <w:p w:rsidR="002F40DA" w:rsidRDefault="002F40DA" w:rsidP="00011B09">
            <w:pPr>
              <w:tabs>
                <w:tab w:val="left" w:pos="-720"/>
              </w:tabs>
              <w:suppressAutoHyphens/>
              <w:spacing w:before="120" w:after="120"/>
              <w:rPr>
                <w:spacing w:val="-3"/>
              </w:rPr>
            </w:pPr>
            <w:r>
              <w:rPr>
                <w:spacing w:val="-3"/>
              </w:rPr>
              <w:t>eight-bit subnet mask</w:t>
            </w:r>
          </w:p>
        </w:tc>
        <w:tc>
          <w:tcPr>
            <w:tcW w:w="2466" w:type="dxa"/>
            <w:tcBorders>
              <w:top w:val="nil"/>
            </w:tcBorders>
          </w:tcPr>
          <w:p w:rsidR="002F40DA" w:rsidRDefault="002F40DA" w:rsidP="00011B09">
            <w:pPr>
              <w:tabs>
                <w:tab w:val="left" w:pos="-720"/>
              </w:tabs>
              <w:suppressAutoHyphens/>
              <w:spacing w:before="120" w:after="120"/>
              <w:jc w:val="center"/>
              <w:rPr>
                <w:spacing w:val="-3"/>
              </w:rPr>
            </w:pPr>
            <w:r>
              <w:rPr>
                <w:spacing w:val="-3"/>
              </w:rPr>
              <w:t>254</w:t>
            </w:r>
          </w:p>
        </w:tc>
      </w:tr>
      <w:tr w:rsidR="002F40DA">
        <w:tc>
          <w:tcPr>
            <w:tcW w:w="1366" w:type="dxa"/>
          </w:tcPr>
          <w:p w:rsidR="002F40DA" w:rsidRDefault="002F40DA" w:rsidP="00011B09">
            <w:pPr>
              <w:tabs>
                <w:tab w:val="left" w:pos="-720"/>
              </w:tabs>
              <w:suppressAutoHyphens/>
              <w:spacing w:before="120" w:after="120"/>
              <w:rPr>
                <w:spacing w:val="-3"/>
              </w:rPr>
            </w:pPr>
            <w:r>
              <w:rPr>
                <w:spacing w:val="-3"/>
              </w:rPr>
              <w:t>Subnet B</w:t>
            </w:r>
          </w:p>
        </w:tc>
        <w:tc>
          <w:tcPr>
            <w:tcW w:w="2978" w:type="dxa"/>
          </w:tcPr>
          <w:p w:rsidR="002F40DA" w:rsidRDefault="002F40DA" w:rsidP="00011B09">
            <w:pPr>
              <w:tabs>
                <w:tab w:val="left" w:pos="-720"/>
              </w:tabs>
              <w:suppressAutoHyphens/>
              <w:spacing w:before="120" w:after="120"/>
              <w:rPr>
                <w:spacing w:val="-3"/>
              </w:rPr>
            </w:pPr>
            <w:r>
              <w:rPr>
                <w:spacing w:val="-3"/>
              </w:rPr>
              <w:t>111.222.30.1 - 111.222.31.254</w:t>
            </w:r>
          </w:p>
        </w:tc>
        <w:tc>
          <w:tcPr>
            <w:tcW w:w="2766" w:type="dxa"/>
          </w:tcPr>
          <w:p w:rsidR="002F40DA" w:rsidRDefault="002F40DA" w:rsidP="00011B09">
            <w:pPr>
              <w:tabs>
                <w:tab w:val="left" w:pos="-720"/>
              </w:tabs>
              <w:suppressAutoHyphens/>
              <w:spacing w:before="120" w:after="120"/>
              <w:rPr>
                <w:spacing w:val="-3"/>
              </w:rPr>
            </w:pPr>
            <w:r>
              <w:rPr>
                <w:spacing w:val="-3"/>
              </w:rPr>
              <w:t>255.255.254.0</w:t>
            </w:r>
          </w:p>
          <w:p w:rsidR="002F40DA" w:rsidRDefault="002F40DA" w:rsidP="00011B09">
            <w:pPr>
              <w:tabs>
                <w:tab w:val="left" w:pos="-720"/>
              </w:tabs>
              <w:suppressAutoHyphens/>
              <w:spacing w:before="120" w:after="120"/>
              <w:rPr>
                <w:spacing w:val="-3"/>
              </w:rPr>
            </w:pPr>
            <w:r>
              <w:rPr>
                <w:spacing w:val="-3"/>
              </w:rPr>
              <w:t>seven-bit subnet mask</w:t>
            </w:r>
          </w:p>
        </w:tc>
        <w:tc>
          <w:tcPr>
            <w:tcW w:w="2466" w:type="dxa"/>
          </w:tcPr>
          <w:p w:rsidR="002F40DA" w:rsidRDefault="002F40DA" w:rsidP="00011B09">
            <w:pPr>
              <w:tabs>
                <w:tab w:val="left" w:pos="-720"/>
              </w:tabs>
              <w:suppressAutoHyphens/>
              <w:spacing w:before="120" w:after="120"/>
              <w:jc w:val="center"/>
              <w:rPr>
                <w:spacing w:val="-3"/>
              </w:rPr>
            </w:pPr>
            <w:r>
              <w:rPr>
                <w:spacing w:val="-3"/>
              </w:rPr>
              <w:t>510</w:t>
            </w:r>
          </w:p>
        </w:tc>
      </w:tr>
      <w:tr w:rsidR="002F40DA">
        <w:tc>
          <w:tcPr>
            <w:tcW w:w="1366" w:type="dxa"/>
          </w:tcPr>
          <w:p w:rsidR="002F40DA" w:rsidRDefault="002F40DA" w:rsidP="00011B09">
            <w:pPr>
              <w:tabs>
                <w:tab w:val="left" w:pos="-720"/>
              </w:tabs>
              <w:suppressAutoHyphens/>
              <w:spacing w:before="120" w:after="120"/>
              <w:rPr>
                <w:spacing w:val="-3"/>
              </w:rPr>
            </w:pPr>
            <w:r>
              <w:rPr>
                <w:spacing w:val="-3"/>
              </w:rPr>
              <w:t>Subnet C</w:t>
            </w:r>
          </w:p>
        </w:tc>
        <w:tc>
          <w:tcPr>
            <w:tcW w:w="2978" w:type="dxa"/>
          </w:tcPr>
          <w:p w:rsidR="002F40DA" w:rsidRDefault="002F40DA" w:rsidP="00011B09">
            <w:pPr>
              <w:tabs>
                <w:tab w:val="left" w:pos="-720"/>
              </w:tabs>
              <w:suppressAutoHyphens/>
              <w:spacing w:before="120" w:after="120"/>
              <w:rPr>
                <w:spacing w:val="-3"/>
              </w:rPr>
            </w:pPr>
            <w:r>
              <w:rPr>
                <w:spacing w:val="-3"/>
              </w:rPr>
              <w:t>111.222.32.1 - 111.222.32.126</w:t>
            </w:r>
          </w:p>
        </w:tc>
        <w:tc>
          <w:tcPr>
            <w:tcW w:w="2766" w:type="dxa"/>
          </w:tcPr>
          <w:p w:rsidR="002F40DA" w:rsidRDefault="002F40DA" w:rsidP="00011B09">
            <w:pPr>
              <w:tabs>
                <w:tab w:val="left" w:pos="-720"/>
              </w:tabs>
              <w:suppressAutoHyphens/>
              <w:spacing w:before="120" w:after="120"/>
              <w:rPr>
                <w:spacing w:val="-3"/>
              </w:rPr>
            </w:pPr>
            <w:r>
              <w:rPr>
                <w:spacing w:val="-3"/>
              </w:rPr>
              <w:t>255.255.255.128</w:t>
            </w:r>
          </w:p>
          <w:p w:rsidR="002F40DA" w:rsidRDefault="002F40DA" w:rsidP="00011B09">
            <w:pPr>
              <w:tabs>
                <w:tab w:val="left" w:pos="-720"/>
              </w:tabs>
              <w:suppressAutoHyphens/>
              <w:spacing w:before="120" w:after="120"/>
              <w:rPr>
                <w:spacing w:val="-3"/>
              </w:rPr>
            </w:pPr>
            <w:r>
              <w:rPr>
                <w:spacing w:val="-3"/>
              </w:rPr>
              <w:t>nine-bit subnet mask</w:t>
            </w:r>
          </w:p>
        </w:tc>
        <w:tc>
          <w:tcPr>
            <w:tcW w:w="2466" w:type="dxa"/>
          </w:tcPr>
          <w:p w:rsidR="002F40DA" w:rsidRDefault="002F40DA" w:rsidP="00011B09">
            <w:pPr>
              <w:tabs>
                <w:tab w:val="left" w:pos="-720"/>
              </w:tabs>
              <w:suppressAutoHyphens/>
              <w:spacing w:before="120" w:after="120"/>
              <w:jc w:val="center"/>
              <w:rPr>
                <w:spacing w:val="-3"/>
              </w:rPr>
            </w:pPr>
            <w:r>
              <w:rPr>
                <w:spacing w:val="-3"/>
              </w:rPr>
              <w:t xml:space="preserve">126 </w:t>
            </w:r>
          </w:p>
        </w:tc>
      </w:tr>
    </w:tbl>
    <w:p w:rsidR="002F40DA" w:rsidRDefault="002F40DA" w:rsidP="002F40DA">
      <w:pPr>
        <w:tabs>
          <w:tab w:val="left" w:pos="-720"/>
        </w:tabs>
        <w:suppressAutoHyphens/>
      </w:pPr>
    </w:p>
    <w:p w:rsidR="002F40DA" w:rsidRDefault="002F40DA" w:rsidP="002F40DA">
      <w:pPr>
        <w:tabs>
          <w:tab w:val="left" w:pos="-720"/>
        </w:tabs>
        <w:suppressAutoHyphens/>
        <w:rPr>
          <w:spacing w:val="-3"/>
        </w:rPr>
      </w:pPr>
      <w:r>
        <w:rPr>
          <w:spacing w:val="-3"/>
        </w:rPr>
        <w:t>Note how the values of the IP addresses affect the way that the subnets can be constructed</w:t>
      </w:r>
      <w:r w:rsidR="00E671F9">
        <w:rPr>
          <w:spacing w:val="-3"/>
        </w:rPr>
        <w:t xml:space="preserve">. </w:t>
      </w:r>
      <w:r>
        <w:rPr>
          <w:spacing w:val="-3"/>
        </w:rPr>
        <w:t xml:space="preserve">The high-order bits of the IP address </w:t>
      </w:r>
      <w:proofErr w:type="spellStart"/>
      <w:r>
        <w:rPr>
          <w:spacing w:val="-3"/>
        </w:rPr>
        <w:t>ANDed</w:t>
      </w:r>
      <w:proofErr w:type="spellEnd"/>
      <w:r>
        <w:rPr>
          <w:spacing w:val="-3"/>
        </w:rPr>
        <w:t xml:space="preserve"> with the subnet mask must be the same for the entire subnet</w:t>
      </w:r>
      <w:r w:rsidR="00E671F9">
        <w:rPr>
          <w:spacing w:val="-3"/>
        </w:rPr>
        <w:t xml:space="preserve">. </w:t>
      </w:r>
      <w:r>
        <w:rPr>
          <w:spacing w:val="-3"/>
        </w:rPr>
        <w:t>IP addresses 111.222.30.* and 111.222.31.* can be placed into the same subnet using the seven-bit mask because the value of the ANDs are both 111.222.30.0</w:t>
      </w:r>
      <w:r w:rsidR="00E671F9">
        <w:rPr>
          <w:spacing w:val="-3"/>
        </w:rPr>
        <w:t xml:space="preserve">. </w:t>
      </w:r>
      <w:r>
        <w:rPr>
          <w:spacing w:val="-3"/>
        </w:rPr>
        <w:t>Note, however, that IP addresses 111.222.29.* and 111.222.30.* cannot be placed into the same subnet using the seven-bit mask, because the value for the ANDs are different, 111.222.28.0 and 111.222.30.0 respectively.</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Subnet A can accommodate the imaging application with up to 250 workstations with no need for routing</w:t>
      </w:r>
      <w:r w:rsidR="00E671F9">
        <w:rPr>
          <w:spacing w:val="-3"/>
        </w:rPr>
        <w:t xml:space="preserve">. </w:t>
      </w:r>
      <w:r>
        <w:rPr>
          <w:spacing w:val="-3"/>
        </w:rPr>
        <w:t>An application with more workstations (like office automation) might be placed in Subnet B</w:t>
      </w:r>
      <w:r w:rsidR="00E671F9">
        <w:rPr>
          <w:spacing w:val="-3"/>
        </w:rPr>
        <w:t xml:space="preserve">. </w:t>
      </w:r>
      <w:r>
        <w:rPr>
          <w:spacing w:val="-3"/>
        </w:rPr>
        <w:t>Miscellaneous applications can be placed in Subnet C.</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If the nine-bit subnet mask were used instead of the variable length subnet mask scheme, there would be seven su</w:t>
      </w:r>
      <w:bookmarkStart w:id="1862" w:name="_Hlt491057487"/>
      <w:bookmarkEnd w:id="1862"/>
      <w:r>
        <w:rPr>
          <w:spacing w:val="-3"/>
        </w:rPr>
        <w:t>bnets with 126 addresses in each</w:t>
      </w:r>
      <w:r w:rsidR="00E671F9">
        <w:rPr>
          <w:spacing w:val="-3"/>
        </w:rPr>
        <w:t xml:space="preserve">. </w:t>
      </w:r>
      <w:r>
        <w:rPr>
          <w:spacing w:val="-3"/>
        </w:rPr>
        <w:t>The image file servers could then have multiple IP addresses, one in each subnet to avoid much of the routing</w:t>
      </w:r>
      <w:r w:rsidR="00E671F9">
        <w:rPr>
          <w:spacing w:val="-3"/>
        </w:rPr>
        <w:t xml:space="preserve">. </w:t>
      </w:r>
      <w:r>
        <w:rPr>
          <w:spacing w:val="-3"/>
        </w:rPr>
        <w:t>Otherwise, considerably more routing would be required.</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Another site has used subnet mask 255.255.128.0 (allowing 32,766 addresses) so that all the devices in the facility are on the same subnet</w:t>
      </w:r>
      <w:r w:rsidR="00E671F9">
        <w:rPr>
          <w:spacing w:val="-3"/>
        </w:rPr>
        <w:t xml:space="preserve">. </w:t>
      </w:r>
      <w:r>
        <w:rPr>
          <w:spacing w:val="-3"/>
        </w:rPr>
        <w:t>It is also possible to use a VISN-wide Class A private network address scheme with a subnet mask 255.0.0.0 and IP addresses like 10.130.xxx.yyy</w:t>
      </w:r>
      <w:r w:rsidR="00E671F9">
        <w:rPr>
          <w:spacing w:val="-3"/>
        </w:rPr>
        <w:t xml:space="preserve">. </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b/>
          <w:spacing w:val="-3"/>
        </w:rPr>
        <w:t>Note</w:t>
      </w:r>
      <w:r>
        <w:rPr>
          <w:spacing w:val="-3"/>
        </w:rPr>
        <w:t xml:space="preserve">:  The site then may need to provide an IP address conversion capability so that </w:t>
      </w:r>
      <w:smartTag w:uri="urn:schemas-microsoft-com:office:smarttags" w:element="place">
        <w:r>
          <w:rPr>
            <w:spacing w:val="-3"/>
          </w:rPr>
          <w:t>Silver Spring</w:t>
        </w:r>
      </w:smartTag>
      <w:r>
        <w:rPr>
          <w:spacing w:val="-3"/>
        </w:rPr>
        <w:t xml:space="preserve"> can access the gateway using </w:t>
      </w:r>
      <w:proofErr w:type="spellStart"/>
      <w:r>
        <w:rPr>
          <w:spacing w:val="-3"/>
        </w:rPr>
        <w:t>pcAnywhere</w:t>
      </w:r>
      <w:proofErr w:type="spellEnd"/>
      <w:r>
        <w:rPr>
          <w:spacing w:val="-3"/>
        </w:rPr>
        <w:t>.</w:t>
      </w:r>
    </w:p>
    <w:p w:rsidR="002F40DA" w:rsidRDefault="002F40DA" w:rsidP="002F40DA">
      <w:pPr>
        <w:tabs>
          <w:tab w:val="left" w:pos="-720"/>
        </w:tabs>
        <w:suppressAutoHyphens/>
        <w:rPr>
          <w:spacing w:val="-3"/>
        </w:rPr>
      </w:pPr>
    </w:p>
    <w:p w:rsidR="002F40DA" w:rsidRDefault="002F40DA" w:rsidP="002F40DA">
      <w:pPr>
        <w:pStyle w:val="Seg1"/>
        <w:keepLines w:val="0"/>
        <w:suppressAutoHyphens/>
        <w:spacing w:after="120"/>
        <w:rPr>
          <w:spacing w:val="-3"/>
        </w:rPr>
      </w:pPr>
      <w:r>
        <w:rPr>
          <w:spacing w:val="-3"/>
          <w:u w:val="single"/>
        </w:rPr>
        <w:t>Warning</w:t>
      </w:r>
      <w:r>
        <w:rPr>
          <w:spacing w:val="-3"/>
        </w:rPr>
        <w:t xml:space="preserve">:  Changes to the subnets need to be reflected in the routers and the other systems on the network. </w:t>
      </w:r>
    </w:p>
    <w:p w:rsidR="002F40DA" w:rsidRDefault="002F40DA" w:rsidP="002F40DA">
      <w:pPr>
        <w:tabs>
          <w:tab w:val="left" w:pos="-720"/>
        </w:tabs>
        <w:suppressAutoHyphens/>
      </w:pPr>
      <w:r>
        <w:rPr>
          <w:spacing w:val="-3"/>
        </w:rPr>
        <w:t>For further information, contact your CIO Network Group and the network vendor specialists.</w:t>
      </w:r>
    </w:p>
    <w:p w:rsidR="002F40DA" w:rsidRDefault="002F40DA" w:rsidP="002F40DA">
      <w:pPr>
        <w:pStyle w:val="Heading2"/>
        <w:numPr>
          <w:ilvl w:val="0"/>
          <w:numId w:val="0"/>
        </w:numPr>
      </w:pPr>
      <w:bookmarkStart w:id="1863" w:name="_Toc434288874"/>
      <w:bookmarkStart w:id="1864" w:name="_Toc435337126"/>
      <w:bookmarkStart w:id="1865" w:name="_Toc435342663"/>
      <w:bookmarkStart w:id="1866" w:name="_Toc474915226"/>
      <w:bookmarkStart w:id="1867" w:name="_Toc89057616"/>
      <w:bookmarkStart w:id="1868" w:name="_Toc356301103"/>
      <w:r>
        <w:t>C.3  Default Gateways</w:t>
      </w:r>
      <w:bookmarkEnd w:id="1863"/>
      <w:bookmarkEnd w:id="1864"/>
      <w:bookmarkEnd w:id="1865"/>
      <w:bookmarkEnd w:id="1866"/>
      <w:bookmarkEnd w:id="1867"/>
      <w:bookmarkEnd w:id="1868"/>
    </w:p>
    <w:p w:rsidR="002F40DA" w:rsidRDefault="002F40DA" w:rsidP="002F40DA">
      <w:pPr>
        <w:tabs>
          <w:tab w:val="left" w:pos="-720"/>
        </w:tabs>
        <w:suppressAutoHyphens/>
        <w:rPr>
          <w:spacing w:val="-3"/>
        </w:rPr>
      </w:pPr>
      <w:r>
        <w:rPr>
          <w:spacing w:val="-3"/>
        </w:rPr>
        <w:t>A Default Gateway is typically a port on a router that is used to transfer traffic between subnets. The default gateway port IP address must be in the same subnet as the IP address of the network interface</w:t>
      </w:r>
      <w:r w:rsidR="00E671F9">
        <w:rPr>
          <w:spacing w:val="-3"/>
        </w:rPr>
        <w:t xml:space="preserve">. </w:t>
      </w:r>
      <w:r>
        <w:rPr>
          <w:spacing w:val="-3"/>
        </w:rPr>
        <w:t xml:space="preserve">Typically, the bottom or top address in a subnet is used as the IP address for the default </w:t>
      </w:r>
      <w:r>
        <w:rPr>
          <w:spacing w:val="-3"/>
        </w:rPr>
        <w:lastRenderedPageBreak/>
        <w:t>gateway</w:t>
      </w:r>
      <w:r w:rsidR="00E671F9">
        <w:rPr>
          <w:spacing w:val="-3"/>
        </w:rPr>
        <w:t xml:space="preserve">. </w:t>
      </w:r>
      <w:r>
        <w:rPr>
          <w:spacing w:val="-3"/>
        </w:rPr>
        <w:t>In this example, the default gateway IP address might be 111.222.34.1 or 111.222.34.126 for IP addresses A and B, and 111.222.34.129 or 111.222.34.254 for IP addresses C and D.</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It is possible to set the default gateway IP address incorrectly and still get routing to occur</w:t>
      </w:r>
      <w:r w:rsidR="00E671F9">
        <w:rPr>
          <w:spacing w:val="-3"/>
        </w:rPr>
        <w:t xml:space="preserve">. </w:t>
      </w:r>
      <w:r>
        <w:rPr>
          <w:spacing w:val="-3"/>
        </w:rPr>
        <w:t>Some routers have an automatic address resolution option, which, if enabled, will automatically resolve IP addresses and perform routing, in spite of the possibility that the default gateway IP address is incorrect. This feature may tend to hide IP address problems and may promote bad networking practices.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The IP addresses on a Windows workstation are set by mouse clicking on Start, picking Settings, and selecting Control Panel</w:t>
      </w:r>
      <w:r w:rsidR="00E671F9">
        <w:rPr>
          <w:spacing w:val="-3"/>
        </w:rPr>
        <w:t xml:space="preserve">. </w:t>
      </w:r>
      <w:r>
        <w:rPr>
          <w:spacing w:val="-3"/>
        </w:rPr>
        <w:t>Clicking on the Network icon on the Control Panel window brings up the Network window</w:t>
      </w:r>
      <w:r w:rsidR="00E671F9">
        <w:rPr>
          <w:spacing w:val="-3"/>
        </w:rPr>
        <w:t xml:space="preserve">. </w:t>
      </w:r>
      <w:r>
        <w:rPr>
          <w:spacing w:val="-3"/>
        </w:rPr>
        <w:t>Selecting the Protocols tab brings up a list of the installed network protocols. Selecting the TCP/IP Protocol and the Properties button brings up the Microsoft TCP/IP Properties window</w:t>
      </w:r>
      <w:r w:rsidR="00E671F9">
        <w:rPr>
          <w:spacing w:val="-3"/>
        </w:rPr>
        <w:t xml:space="preserve">. </w:t>
      </w:r>
      <w:r>
        <w:rPr>
          <w:spacing w:val="-3"/>
        </w:rPr>
        <w:t>Select the adapter and enter the IP address, subnet mask, and default gateway</w:t>
      </w:r>
      <w:r w:rsidR="00E671F9">
        <w:rPr>
          <w:spacing w:val="-3"/>
        </w:rPr>
        <w:t xml:space="preserve">. </w:t>
      </w:r>
      <w:r>
        <w:rPr>
          <w:spacing w:val="-3"/>
        </w:rPr>
        <w:t>The system may have to be rebooted afterwards.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The Advanced button brings up the Advanced IP Addressing window that allows the entry of the additional IP addresses</w:t>
      </w:r>
      <w:r w:rsidR="00E671F9">
        <w:rPr>
          <w:spacing w:val="-3"/>
        </w:rPr>
        <w:t xml:space="preserve">. </w:t>
      </w:r>
      <w:r>
        <w:rPr>
          <w:spacing w:val="-2"/>
        </w:rPr>
        <w:t xml:space="preserve">The IP addresses can been in either the same subnet or in different subnets. </w:t>
      </w:r>
      <w:r>
        <w:rPr>
          <w:spacing w:val="-3"/>
        </w:rPr>
        <w:t>This is very useful for connecting servers to multiple subnets</w:t>
      </w:r>
      <w:r w:rsidR="00E671F9">
        <w:rPr>
          <w:spacing w:val="-3"/>
        </w:rPr>
        <w:t xml:space="preserve">. </w:t>
      </w:r>
      <w:r>
        <w:rPr>
          <w:spacing w:val="-3"/>
        </w:rPr>
        <w:t xml:space="preserve">It is also useful in the event of a system failure for redirecting communications to an operational </w:t>
      </w:r>
      <w:r>
        <w:t xml:space="preserve">VistA </w:t>
      </w:r>
      <w:r>
        <w:rPr>
          <w:spacing w:val="-3"/>
        </w:rPr>
        <w:t>DICOM machine.</w:t>
      </w:r>
    </w:p>
    <w:p w:rsidR="002F40DA" w:rsidRDefault="002F40DA" w:rsidP="002F40DA">
      <w:pPr>
        <w:tabs>
          <w:tab w:val="left" w:pos="-720"/>
        </w:tabs>
        <w:suppressAutoHyphens/>
        <w:rPr>
          <w:spacing w:val="-3"/>
        </w:rPr>
      </w:pPr>
    </w:p>
    <w:p w:rsidR="002F40DA" w:rsidRDefault="002F40DA" w:rsidP="002F40DA">
      <w:pPr>
        <w:tabs>
          <w:tab w:val="left" w:pos="-720"/>
        </w:tabs>
        <w:suppressAutoHyphens/>
        <w:rPr>
          <w:b/>
          <w:spacing w:val="-3"/>
        </w:rPr>
      </w:pPr>
      <w:r>
        <w:rPr>
          <w:spacing w:val="-3"/>
        </w:rPr>
        <w:t>For imaging workstations, the IP address, subnet mask, default gateway, and other parameters, such as WINS and DNS addresses, can be left blank and be assigned at run time using the Dynamic Host Configuration Protocol (DHCP)</w:t>
      </w:r>
      <w:r w:rsidR="00E671F9">
        <w:rPr>
          <w:spacing w:val="-3"/>
        </w:rPr>
        <w:t xml:space="preserve">. </w:t>
      </w:r>
      <w:r>
        <w:rPr>
          <w:spacing w:val="-3"/>
        </w:rPr>
        <w:t xml:space="preserve">This should not be used for </w:t>
      </w:r>
      <w:r>
        <w:t xml:space="preserve">VistA </w:t>
      </w:r>
      <w:r>
        <w:rPr>
          <w:spacing w:val="-3"/>
        </w:rPr>
        <w:t>Imaging DICOM Gateways, however, as permanent (i.e., hard-coded) IP addresses are usually required for communications by the commercial DICOM equipment.</w:t>
      </w:r>
    </w:p>
    <w:p w:rsidR="002F40DA" w:rsidRDefault="002F40DA" w:rsidP="002F40DA">
      <w:pPr>
        <w:pStyle w:val="Heading2"/>
        <w:numPr>
          <w:ilvl w:val="0"/>
          <w:numId w:val="0"/>
        </w:numPr>
      </w:pPr>
      <w:bookmarkStart w:id="1869" w:name="_Toc434288875"/>
      <w:bookmarkStart w:id="1870" w:name="_Toc435337127"/>
      <w:bookmarkStart w:id="1871" w:name="_Toc435342664"/>
      <w:bookmarkStart w:id="1872" w:name="_Toc474915227"/>
      <w:bookmarkStart w:id="1873" w:name="_Ref491052309"/>
      <w:bookmarkStart w:id="1874" w:name="_Toc89057617"/>
      <w:bookmarkStart w:id="1875" w:name="_Toc356301104"/>
      <w:r>
        <w:t>C.4  HOSTS File</w:t>
      </w:r>
      <w:bookmarkEnd w:id="1869"/>
      <w:bookmarkEnd w:id="1870"/>
      <w:bookmarkEnd w:id="1871"/>
      <w:bookmarkEnd w:id="1872"/>
      <w:bookmarkEnd w:id="1873"/>
      <w:bookmarkEnd w:id="1874"/>
      <w:bookmarkEnd w:id="1875"/>
    </w:p>
    <w:p w:rsidR="002F40DA" w:rsidRDefault="002F40DA" w:rsidP="002F40DA">
      <w:pPr>
        <w:tabs>
          <w:tab w:val="left" w:pos="-720"/>
        </w:tabs>
        <w:suppressAutoHyphens/>
        <w:rPr>
          <w:spacing w:val="-3"/>
        </w:rPr>
      </w:pPr>
      <w:r>
        <w:rPr>
          <w:spacing w:val="-3"/>
        </w:rPr>
        <w:t>The HOSTS file maps IP addresses to aliases. Aliases are mnemonics, memory aids that can serve multiple purposes</w:t>
      </w:r>
      <w:r w:rsidR="00E671F9">
        <w:rPr>
          <w:spacing w:val="-3"/>
        </w:rPr>
        <w:t xml:space="preserve">. </w:t>
      </w:r>
      <w:r>
        <w:rPr>
          <w:spacing w:val="-3"/>
        </w:rPr>
        <w:t xml:space="preserve">It is very useful to place entries for all the commercial DICOM equipment into the HOSTS file of the </w:t>
      </w:r>
      <w:r>
        <w:t xml:space="preserve">VistA </w:t>
      </w:r>
      <w:r>
        <w:rPr>
          <w:spacing w:val="-3"/>
        </w:rPr>
        <w:t>Imaging DICOM Gateway.</w:t>
      </w:r>
    </w:p>
    <w:p w:rsidR="002F40DA" w:rsidRDefault="002F40DA" w:rsidP="002F40DA">
      <w:pPr>
        <w:tabs>
          <w:tab w:val="left" w:pos="-720"/>
        </w:tabs>
        <w:suppressAutoHyphens/>
        <w:rPr>
          <w:spacing w:val="-3"/>
        </w:rPr>
      </w:pPr>
    </w:p>
    <w:p w:rsidR="002F40DA" w:rsidRDefault="002F40DA" w:rsidP="002F40DA">
      <w:pPr>
        <w:pStyle w:val="Normal1"/>
        <w:rPr>
          <w:rFonts w:ascii="Times New Roman" w:hAnsi="Times New Roman"/>
        </w:rPr>
      </w:pPr>
      <w:r>
        <w:rPr>
          <w:rFonts w:ascii="Times New Roman" w:hAnsi="Times New Roman"/>
        </w:rPr>
        <w:t>Using aliases makes it much easier to access the other systems</w:t>
      </w:r>
      <w:r w:rsidR="00E671F9">
        <w:rPr>
          <w:rFonts w:ascii="Times New Roman" w:hAnsi="Times New Roman"/>
        </w:rPr>
        <w:t xml:space="preserve">. </w:t>
      </w:r>
      <w:r>
        <w:rPr>
          <w:rFonts w:ascii="Times New Roman" w:hAnsi="Times New Roman"/>
        </w:rPr>
        <w:t>The aliases can be used in commands in place of the numeric IP addresses</w:t>
      </w:r>
      <w:r w:rsidR="00E671F9">
        <w:rPr>
          <w:rFonts w:ascii="Times New Roman" w:hAnsi="Times New Roman"/>
        </w:rPr>
        <w:t xml:space="preserve">. </w:t>
      </w:r>
      <w:r>
        <w:rPr>
          <w:rFonts w:ascii="Times New Roman" w:hAnsi="Times New Roman"/>
        </w:rPr>
        <w:t>If it is necessary to change the IP address of the commercial DICOM equipment, it can be changed in the HOSTS file while keeping the same familiar alias.</w:t>
      </w:r>
    </w:p>
    <w:p w:rsidR="002F40DA" w:rsidRDefault="002F40DA" w:rsidP="002F40DA">
      <w:pPr>
        <w:pStyle w:val="Normal1"/>
        <w:rPr>
          <w:rFonts w:ascii="Times New Roman" w:hAnsi="Times New Roman"/>
        </w:rPr>
      </w:pPr>
    </w:p>
    <w:p w:rsidR="002F40DA" w:rsidRDefault="002F40DA" w:rsidP="002F40DA">
      <w:pPr>
        <w:tabs>
          <w:tab w:val="left" w:pos="-720"/>
        </w:tabs>
        <w:suppressAutoHyphens/>
        <w:rPr>
          <w:spacing w:val="-3"/>
        </w:rPr>
      </w:pPr>
      <w:r>
        <w:rPr>
          <w:spacing w:val="-3"/>
        </w:rPr>
        <w:t>Service providers can use the information in the HOSTS file in a reverse fashion, to lookup incoming client IP addresses and display the corresponding alias.</w:t>
      </w:r>
    </w:p>
    <w:p w:rsidR="002F40DA" w:rsidRDefault="002F40DA" w:rsidP="002F40DA">
      <w:pPr>
        <w:tabs>
          <w:tab w:val="left" w:pos="-720"/>
        </w:tabs>
        <w:suppressAutoHyphens/>
        <w:rPr>
          <w:spacing w:val="-3"/>
          <w:u w:val="single"/>
        </w:rPr>
      </w:pPr>
    </w:p>
    <w:p w:rsidR="002F40DA" w:rsidRDefault="002F40DA" w:rsidP="002F40DA">
      <w:pPr>
        <w:tabs>
          <w:tab w:val="left" w:pos="-720"/>
        </w:tabs>
        <w:suppressAutoHyphens/>
        <w:rPr>
          <w:spacing w:val="-3"/>
          <w:u w:val="single"/>
        </w:rPr>
      </w:pPr>
      <w:r>
        <w:rPr>
          <w:spacing w:val="-3"/>
          <w:u w:val="single"/>
        </w:rPr>
        <w:t>Example of HOSTS file:</w:t>
      </w:r>
    </w:p>
    <w:p w:rsidR="002F40DA" w:rsidRDefault="002F40DA" w:rsidP="002F40DA">
      <w:pPr>
        <w:tabs>
          <w:tab w:val="left" w:pos="-720"/>
        </w:tabs>
        <w:suppressAutoHyphens/>
        <w:rPr>
          <w:spacing w:val="-3"/>
          <w:sz w:val="28"/>
        </w:rPr>
      </w:pP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 VAMC DICOM Image Producing Modalities</w:t>
      </w: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111.222.35.30 CT1</w:t>
      </w:r>
      <w:r>
        <w:rPr>
          <w:rFonts w:ascii="Courier New" w:hAnsi="Courier New"/>
          <w:spacing w:val="-3"/>
          <w:sz w:val="20"/>
          <w:szCs w:val="20"/>
        </w:rPr>
        <w:tab/>
      </w:r>
      <w:r>
        <w:rPr>
          <w:rFonts w:ascii="Courier New" w:hAnsi="Courier New"/>
          <w:spacing w:val="-3"/>
          <w:sz w:val="20"/>
          <w:szCs w:val="20"/>
        </w:rPr>
        <w:tab/>
      </w:r>
      <w:r>
        <w:rPr>
          <w:rFonts w:ascii="Courier New" w:hAnsi="Courier New"/>
          <w:spacing w:val="-3"/>
          <w:sz w:val="20"/>
          <w:szCs w:val="20"/>
        </w:rPr>
        <w:tab/>
        <w:t xml:space="preserve"># </w:t>
      </w:r>
      <w:smartTag w:uri="urn:schemas-microsoft-com:office:smarttags" w:element="Street">
        <w:smartTag w:uri="urn:schemas-microsoft-com:office:smarttags" w:element="address">
          <w:r>
            <w:rPr>
              <w:rFonts w:ascii="Courier New" w:hAnsi="Courier New"/>
              <w:spacing w:val="-3"/>
              <w:sz w:val="20"/>
              <w:szCs w:val="20"/>
            </w:rPr>
            <w:t>Picker CT</w:t>
          </w:r>
        </w:smartTag>
      </w:smartTag>
      <w:r>
        <w:rPr>
          <w:rFonts w:ascii="Courier New" w:hAnsi="Courier New"/>
          <w:spacing w:val="-3"/>
          <w:sz w:val="20"/>
          <w:szCs w:val="20"/>
        </w:rPr>
        <w:t xml:space="preserve"> PQ-2000 #1</w:t>
      </w: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111.222.35.31 CT2</w:t>
      </w:r>
      <w:r>
        <w:rPr>
          <w:rFonts w:ascii="Courier New" w:hAnsi="Courier New"/>
          <w:spacing w:val="-3"/>
          <w:sz w:val="20"/>
          <w:szCs w:val="20"/>
        </w:rPr>
        <w:tab/>
      </w:r>
      <w:r>
        <w:rPr>
          <w:rFonts w:ascii="Courier New" w:hAnsi="Courier New"/>
          <w:spacing w:val="-3"/>
          <w:sz w:val="20"/>
          <w:szCs w:val="20"/>
        </w:rPr>
        <w:tab/>
      </w:r>
      <w:r>
        <w:rPr>
          <w:rFonts w:ascii="Courier New" w:hAnsi="Courier New"/>
          <w:spacing w:val="-3"/>
          <w:sz w:val="20"/>
          <w:szCs w:val="20"/>
        </w:rPr>
        <w:tab/>
        <w:t xml:space="preserve"># </w:t>
      </w:r>
      <w:smartTag w:uri="urn:schemas-microsoft-com:office:smarttags" w:element="Street">
        <w:smartTag w:uri="urn:schemas-microsoft-com:office:smarttags" w:element="address">
          <w:r>
            <w:rPr>
              <w:rFonts w:ascii="Courier New" w:hAnsi="Courier New"/>
              <w:spacing w:val="-3"/>
              <w:sz w:val="20"/>
              <w:szCs w:val="20"/>
            </w:rPr>
            <w:t>Picker CT</w:t>
          </w:r>
        </w:smartTag>
      </w:smartTag>
      <w:r>
        <w:rPr>
          <w:rFonts w:ascii="Courier New" w:hAnsi="Courier New"/>
          <w:spacing w:val="-3"/>
          <w:sz w:val="20"/>
          <w:szCs w:val="20"/>
        </w:rPr>
        <w:t xml:space="preserve"> PQ-2000 #2</w:t>
      </w: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111.222.35.32 CT3</w:t>
      </w:r>
      <w:r>
        <w:rPr>
          <w:rFonts w:ascii="Courier New" w:hAnsi="Courier New"/>
          <w:spacing w:val="-3"/>
          <w:sz w:val="20"/>
          <w:szCs w:val="20"/>
        </w:rPr>
        <w:tab/>
      </w:r>
      <w:r>
        <w:rPr>
          <w:rFonts w:ascii="Courier New" w:hAnsi="Courier New"/>
          <w:spacing w:val="-3"/>
          <w:sz w:val="20"/>
          <w:szCs w:val="20"/>
        </w:rPr>
        <w:tab/>
      </w:r>
      <w:r>
        <w:rPr>
          <w:rFonts w:ascii="Courier New" w:hAnsi="Courier New"/>
          <w:spacing w:val="-3"/>
          <w:sz w:val="20"/>
          <w:szCs w:val="20"/>
        </w:rPr>
        <w:tab/>
        <w:t xml:space="preserve"># </w:t>
      </w:r>
      <w:smartTag w:uri="urn:schemas-microsoft-com:office:smarttags" w:element="Street">
        <w:smartTag w:uri="urn:schemas-microsoft-com:office:smarttags" w:element="address">
          <w:r>
            <w:rPr>
              <w:rFonts w:ascii="Courier New" w:hAnsi="Courier New"/>
              <w:spacing w:val="-3"/>
              <w:sz w:val="20"/>
              <w:szCs w:val="20"/>
            </w:rPr>
            <w:t xml:space="preserve">GEMS High Speed </w:t>
          </w:r>
          <w:proofErr w:type="spellStart"/>
          <w:r>
            <w:rPr>
              <w:rFonts w:ascii="Courier New" w:hAnsi="Courier New"/>
              <w:spacing w:val="-3"/>
              <w:sz w:val="20"/>
              <w:szCs w:val="20"/>
            </w:rPr>
            <w:t>Advantax</w:t>
          </w:r>
          <w:proofErr w:type="spellEnd"/>
          <w:r>
            <w:rPr>
              <w:rFonts w:ascii="Courier New" w:hAnsi="Courier New"/>
              <w:spacing w:val="-3"/>
              <w:sz w:val="20"/>
              <w:szCs w:val="20"/>
            </w:rPr>
            <w:t xml:space="preserve"> CT</w:t>
          </w:r>
        </w:smartTag>
      </w:smartTag>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lastRenderedPageBreak/>
        <w:t>The HOSTS file is not limited to IP addresses of other systems, however</w:t>
      </w:r>
      <w:r w:rsidR="00E671F9">
        <w:rPr>
          <w:spacing w:val="-3"/>
        </w:rPr>
        <w:t xml:space="preserve">. </w:t>
      </w:r>
      <w:r>
        <w:rPr>
          <w:spacing w:val="-3"/>
        </w:rPr>
        <w:t>Aliases can also point to the current system (using the IP address 127.0.0.1) and form a local loopback.</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spacing w:val="-3"/>
        </w:rPr>
        <w:t xml:space="preserve">The </w:t>
      </w:r>
      <w:r>
        <w:t xml:space="preserve">VistA </w:t>
      </w:r>
      <w:r>
        <w:rPr>
          <w:spacing w:val="-3"/>
        </w:rPr>
        <w:t>DICOM application makes use of this capability by defining aliases to identify different telnet processes running on the current system</w:t>
      </w:r>
      <w:r w:rsidR="00E671F9">
        <w:rPr>
          <w:spacing w:val="-3"/>
        </w:rPr>
        <w:t xml:space="preserve">. </w:t>
      </w:r>
      <w:r>
        <w:rPr>
          <w:spacing w:val="-3"/>
        </w:rPr>
        <w:t>The telnet windows for the different processes are started with the different aliases</w:t>
      </w:r>
      <w:r w:rsidR="00E671F9">
        <w:rPr>
          <w:spacing w:val="-3"/>
        </w:rPr>
        <w:t xml:space="preserve">. </w:t>
      </w:r>
      <w:r>
        <w:rPr>
          <w:spacing w:val="-3"/>
        </w:rPr>
        <w:t>Each telnet window displays the alias in its title bar while it is running, identifying the process.</w:t>
      </w:r>
    </w:p>
    <w:p w:rsidR="002F40DA" w:rsidRDefault="002F40DA" w:rsidP="002F40DA">
      <w:pPr>
        <w:tabs>
          <w:tab w:val="left" w:pos="-720"/>
        </w:tabs>
        <w:suppressAutoHyphens/>
        <w:rPr>
          <w:spacing w:val="-3"/>
        </w:rPr>
      </w:pPr>
    </w:p>
    <w:p w:rsidR="002F40DA" w:rsidRDefault="002F40DA" w:rsidP="002F40DA">
      <w:pPr>
        <w:tabs>
          <w:tab w:val="left" w:pos="-720"/>
        </w:tabs>
        <w:suppressAutoHyphens/>
        <w:rPr>
          <w:spacing w:val="-3"/>
        </w:rPr>
      </w:pPr>
      <w:r>
        <w:rPr>
          <w:b/>
          <w:spacing w:val="-3"/>
        </w:rPr>
        <w:t>Note</w:t>
      </w:r>
      <w:r>
        <w:rPr>
          <w:spacing w:val="-3"/>
        </w:rPr>
        <w:t>:  The alias can also contain the menu prompt numbers, making it easier to start the process).</w:t>
      </w:r>
    </w:p>
    <w:p w:rsidR="002F40DA" w:rsidRDefault="002F40DA" w:rsidP="002F40DA">
      <w:pPr>
        <w:tabs>
          <w:tab w:val="left" w:pos="-720"/>
        </w:tabs>
        <w:suppressAutoHyphens/>
        <w:rPr>
          <w:spacing w:val="-3"/>
          <w:u w:val="single"/>
        </w:rPr>
      </w:pPr>
    </w:p>
    <w:p w:rsidR="002F40DA" w:rsidRDefault="002F40DA" w:rsidP="002F40DA">
      <w:pPr>
        <w:tabs>
          <w:tab w:val="left" w:pos="-720"/>
        </w:tabs>
        <w:suppressAutoHyphens/>
        <w:rPr>
          <w:rFonts w:ascii="Courier New" w:hAnsi="Courier New"/>
          <w:spacing w:val="-3"/>
        </w:rPr>
      </w:pPr>
      <w:r>
        <w:rPr>
          <w:spacing w:val="-3"/>
          <w:u w:val="single"/>
        </w:rPr>
        <w:t>Example of HOSTS file:</w:t>
      </w:r>
    </w:p>
    <w:p w:rsidR="002F40DA" w:rsidRDefault="002F40DA" w:rsidP="002F40DA">
      <w:pPr>
        <w:tabs>
          <w:tab w:val="left" w:pos="-720"/>
        </w:tabs>
        <w:suppressAutoHyphens/>
        <w:rPr>
          <w:rFonts w:ascii="Courier New" w:hAnsi="Courier New"/>
          <w:spacing w:val="-3"/>
        </w:rPr>
      </w:pP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 local host telnet connections for the VistA DICOM PACS Interface</w:t>
      </w: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 xml:space="preserve"># </w:t>
      </w:r>
      <w:smartTag w:uri="urn:schemas-microsoft-com:office:smarttags" w:element="place">
        <w:r>
          <w:rPr>
            <w:rFonts w:ascii="Courier New" w:hAnsi="Courier New"/>
            <w:spacing w:val="-3"/>
            <w:sz w:val="20"/>
            <w:szCs w:val="20"/>
          </w:rPr>
          <w:t>VistA</w:t>
        </w:r>
      </w:smartTag>
      <w:r>
        <w:rPr>
          <w:rFonts w:ascii="Courier New" w:hAnsi="Courier New"/>
          <w:spacing w:val="-3"/>
          <w:sz w:val="20"/>
          <w:szCs w:val="20"/>
        </w:rPr>
        <w:t xml:space="preserve"> DICOM Text Gateway</w:t>
      </w: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127.0.0.1   TEXT_INTERFACE_1_1</w:t>
      </w:r>
      <w:r>
        <w:rPr>
          <w:rFonts w:ascii="Courier New" w:hAnsi="Courier New"/>
          <w:spacing w:val="-3"/>
          <w:sz w:val="20"/>
          <w:szCs w:val="20"/>
        </w:rPr>
        <w:tab/>
      </w:r>
      <w:r>
        <w:rPr>
          <w:rFonts w:ascii="Courier New" w:hAnsi="Courier New"/>
          <w:spacing w:val="-3"/>
          <w:sz w:val="20"/>
          <w:szCs w:val="20"/>
        </w:rPr>
        <w:tab/>
        <w:t># HIS to DICOM Test Interface</w:t>
      </w: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127.0.0.1</w:t>
      </w:r>
      <w:r>
        <w:rPr>
          <w:rFonts w:ascii="Courier New" w:hAnsi="Courier New"/>
          <w:spacing w:val="-3"/>
          <w:sz w:val="20"/>
          <w:szCs w:val="20"/>
        </w:rPr>
        <w:tab/>
        <w:t>EMED_PACS_1_2_1</w:t>
      </w:r>
      <w:r>
        <w:rPr>
          <w:rFonts w:ascii="Courier New" w:hAnsi="Courier New"/>
          <w:spacing w:val="-3"/>
          <w:sz w:val="20"/>
          <w:szCs w:val="20"/>
        </w:rPr>
        <w:tab/>
      </w:r>
      <w:r>
        <w:rPr>
          <w:rFonts w:ascii="Courier New" w:hAnsi="Courier New"/>
          <w:spacing w:val="-3"/>
          <w:sz w:val="20"/>
          <w:szCs w:val="20"/>
        </w:rPr>
        <w:tab/>
        <w:t># EMED PACS Communications</w:t>
      </w:r>
    </w:p>
    <w:p w:rsidR="002F40DA" w:rsidRDefault="002F40DA" w:rsidP="002F40DA">
      <w:pPr>
        <w:tabs>
          <w:tab w:val="left" w:pos="-720"/>
        </w:tabs>
        <w:suppressAutoHyphens/>
        <w:rPr>
          <w:rFonts w:ascii="Courier New" w:hAnsi="Courier New"/>
          <w:spacing w:val="-3"/>
          <w:sz w:val="20"/>
          <w:szCs w:val="20"/>
        </w:rPr>
      </w:pPr>
      <w:r>
        <w:rPr>
          <w:rFonts w:ascii="Courier New" w:hAnsi="Courier New"/>
          <w:spacing w:val="-3"/>
          <w:sz w:val="20"/>
          <w:szCs w:val="20"/>
        </w:rPr>
        <w:t>127.0.0.1</w:t>
      </w:r>
      <w:r>
        <w:rPr>
          <w:rFonts w:ascii="Courier New" w:hAnsi="Courier New"/>
          <w:spacing w:val="-3"/>
          <w:sz w:val="20"/>
          <w:szCs w:val="20"/>
        </w:rPr>
        <w:tab/>
        <w:t>MITRA_BROKER_1_2_2</w:t>
      </w:r>
      <w:r>
        <w:rPr>
          <w:rFonts w:ascii="Courier New" w:hAnsi="Courier New"/>
          <w:spacing w:val="-3"/>
          <w:sz w:val="20"/>
          <w:szCs w:val="20"/>
        </w:rPr>
        <w:tab/>
      </w:r>
      <w:r>
        <w:rPr>
          <w:rFonts w:ascii="Courier New" w:hAnsi="Courier New"/>
          <w:spacing w:val="-3"/>
          <w:sz w:val="20"/>
          <w:szCs w:val="20"/>
        </w:rPr>
        <w:tab/>
        <w:t xml:space="preserve"># MITRA / </w:t>
      </w:r>
      <w:smartTag w:uri="urn:schemas-microsoft-com:office:smarttags" w:element="place">
        <w:smartTag w:uri="urn:schemas-microsoft-com:office:smarttags" w:element="City">
          <w:r>
            <w:rPr>
              <w:rFonts w:ascii="Courier New" w:hAnsi="Courier New"/>
              <w:spacing w:val="-3"/>
              <w:sz w:val="20"/>
              <w:szCs w:val="20"/>
            </w:rPr>
            <w:t>FUJI</w:t>
          </w:r>
        </w:smartTag>
      </w:smartTag>
      <w:r>
        <w:rPr>
          <w:rFonts w:ascii="Courier New" w:hAnsi="Courier New"/>
          <w:spacing w:val="-3"/>
          <w:sz w:val="20"/>
          <w:szCs w:val="20"/>
        </w:rPr>
        <w:t xml:space="preserve"> Communications</w:t>
      </w:r>
    </w:p>
    <w:p w:rsidR="002F40DA" w:rsidRDefault="002F40DA" w:rsidP="002F40DA">
      <w:pPr>
        <w:tabs>
          <w:tab w:val="left" w:pos="-720"/>
        </w:tabs>
        <w:suppressAutoHyphens/>
        <w:rPr>
          <w:rFonts w:ascii="Courier New" w:hAnsi="Courier New"/>
          <w:spacing w:val="-3"/>
        </w:rPr>
      </w:pPr>
    </w:p>
    <w:p w:rsidR="002F40DA" w:rsidRDefault="002F40DA" w:rsidP="002F40DA">
      <w:pPr>
        <w:tabs>
          <w:tab w:val="left" w:pos="-720"/>
        </w:tabs>
        <w:suppressAutoHyphens/>
        <w:rPr>
          <w:spacing w:val="-3"/>
        </w:rPr>
      </w:pPr>
      <w:r>
        <w:rPr>
          <w:spacing w:val="-3"/>
        </w:rPr>
        <w:t>The command “telnet EMED_PACS_1_2_1” will display “Telnet – EMED_PACS_1_2_1” in the title bar at the top of the window.</w:t>
      </w:r>
    </w:p>
    <w:p w:rsidR="002F40DA" w:rsidRDefault="002F40DA" w:rsidP="002F40DA">
      <w:pPr>
        <w:tabs>
          <w:tab w:val="left" w:pos="-720"/>
        </w:tabs>
        <w:suppressAutoHyphens/>
        <w:rPr>
          <w:spacing w:val="-3"/>
        </w:rPr>
      </w:pPr>
    </w:p>
    <w:p w:rsidR="002630FE" w:rsidRDefault="002630FE" w:rsidP="002630FE">
      <w:bookmarkStart w:id="1876" w:name="_Toc434288876"/>
      <w:bookmarkStart w:id="1877" w:name="_Toc435337128"/>
      <w:bookmarkStart w:id="1878" w:name="_Toc435342665"/>
      <w:bookmarkStart w:id="1879" w:name="_Toc474915228"/>
      <w:bookmarkStart w:id="1880" w:name="_Toc89057618"/>
    </w:p>
    <w:p w:rsidR="002630FE" w:rsidRPr="002630FE" w:rsidRDefault="002630FE" w:rsidP="002630FE">
      <w:pPr>
        <w:sectPr w:rsidR="002630FE" w:rsidRPr="002630FE" w:rsidSect="0099632D">
          <w:headerReference w:type="even" r:id="rId132"/>
          <w:type w:val="oddPage"/>
          <w:pgSz w:w="12240" w:h="15840" w:code="1"/>
          <w:pgMar w:top="1440" w:right="1440" w:bottom="1440" w:left="1440" w:header="720" w:footer="720" w:gutter="0"/>
          <w:paperSrc w:first="7" w:other="7"/>
          <w:cols w:space="720"/>
          <w:titlePg/>
        </w:sectPr>
      </w:pPr>
    </w:p>
    <w:p w:rsidR="002F40DA" w:rsidRDefault="00EC5447" w:rsidP="002F40DA">
      <w:pPr>
        <w:pStyle w:val="Heading1"/>
        <w:numPr>
          <w:ilvl w:val="0"/>
          <w:numId w:val="0"/>
        </w:numPr>
      </w:pPr>
      <w:bookmarkStart w:id="1881" w:name="_Toc356301105"/>
      <w:r>
        <w:lastRenderedPageBreak/>
        <w:t xml:space="preserve">Appendix D   </w:t>
      </w:r>
      <w:r w:rsidR="002F40DA">
        <w:t>Diagnostic Networking Tools</w:t>
      </w:r>
      <w:bookmarkEnd w:id="1876"/>
      <w:bookmarkEnd w:id="1877"/>
      <w:bookmarkEnd w:id="1878"/>
      <w:bookmarkEnd w:id="1879"/>
      <w:bookmarkEnd w:id="1880"/>
      <w:bookmarkEnd w:id="1881"/>
    </w:p>
    <w:p w:rsidR="002F40DA" w:rsidRDefault="002F40DA" w:rsidP="002F40DA">
      <w:pPr>
        <w:pStyle w:val="Heading2"/>
        <w:numPr>
          <w:ilvl w:val="0"/>
          <w:numId w:val="0"/>
        </w:numPr>
      </w:pPr>
      <w:bookmarkStart w:id="1882" w:name="_Toc89057619"/>
      <w:bookmarkStart w:id="1883" w:name="_Toc356301106"/>
      <w:r>
        <w:t xml:space="preserve">D.1 </w:t>
      </w:r>
      <w:bookmarkStart w:id="1884" w:name="_Toc434288877"/>
      <w:bookmarkStart w:id="1885" w:name="_Toc435337129"/>
      <w:bookmarkStart w:id="1886" w:name="_Toc435342666"/>
      <w:bookmarkStart w:id="1887" w:name="_Toc474915229"/>
      <w:r>
        <w:t xml:space="preserve"> HOSTDIR.BAT</w:t>
      </w:r>
      <w:bookmarkEnd w:id="1882"/>
      <w:bookmarkEnd w:id="1883"/>
      <w:bookmarkEnd w:id="1884"/>
      <w:bookmarkEnd w:id="1885"/>
      <w:bookmarkEnd w:id="1886"/>
      <w:bookmarkEnd w:id="1887"/>
    </w:p>
    <w:p w:rsidR="002F40DA" w:rsidRDefault="002F40DA" w:rsidP="002F40DA">
      <w:pPr>
        <w:tabs>
          <w:tab w:val="left" w:pos="-720"/>
        </w:tabs>
        <w:suppressAutoHyphens/>
        <w:rPr>
          <w:spacing w:val="-3"/>
        </w:rPr>
      </w:pPr>
      <w:r>
        <w:rPr>
          <w:spacing w:val="-3"/>
        </w:rPr>
        <w:t xml:space="preserve">The full path to the HOSTS file is several directories deep and is system dependent (e.g., </w:t>
      </w:r>
      <w:r>
        <w:rPr>
          <w:rFonts w:ascii="Courier New" w:hAnsi="Courier New"/>
          <w:spacing w:val="-3"/>
        </w:rPr>
        <w:t>c:\WINNT\system32\drivers\etc\hosts</w:t>
      </w:r>
      <w:r>
        <w:rPr>
          <w:spacing w:val="-3"/>
        </w:rPr>
        <w:t>)</w:t>
      </w:r>
      <w:r w:rsidR="00E671F9">
        <w:rPr>
          <w:spacing w:val="-3"/>
        </w:rPr>
        <w:t xml:space="preserve">. </w:t>
      </w:r>
      <w:r>
        <w:rPr>
          <w:spacing w:val="-3"/>
        </w:rPr>
        <w:t>Rather than trying to remember which path to use for which system and typing in the whole thing every time, use the following script:</w:t>
      </w:r>
    </w:p>
    <w:p w:rsidR="002F40DA" w:rsidRDefault="002F40DA" w:rsidP="002F40DA">
      <w:pPr>
        <w:tabs>
          <w:tab w:val="left" w:pos="-720"/>
        </w:tabs>
        <w:suppressAutoHyphens/>
        <w:spacing w:before="120" w:after="120"/>
        <w:rPr>
          <w:spacing w:val="-3"/>
        </w:rPr>
      </w:pPr>
      <w:r>
        <w:rPr>
          <w:spacing w:val="-3"/>
        </w:rPr>
        <w:tab/>
      </w:r>
      <w:r>
        <w:rPr>
          <w:spacing w:val="-3"/>
        </w:rPr>
        <w:tab/>
      </w:r>
      <w:r>
        <w:rPr>
          <w:rFonts w:ascii="Courier New" w:hAnsi="Courier New"/>
          <w:spacing w:val="-3"/>
        </w:rPr>
        <w:t>cd %</w:t>
      </w:r>
      <w:proofErr w:type="spellStart"/>
      <w:r>
        <w:rPr>
          <w:rFonts w:ascii="Courier New" w:hAnsi="Courier New"/>
          <w:spacing w:val="-3"/>
        </w:rPr>
        <w:t>SystemRoot</w:t>
      </w:r>
      <w:proofErr w:type="spellEnd"/>
      <w:r>
        <w:rPr>
          <w:rFonts w:ascii="Courier New" w:hAnsi="Courier New"/>
          <w:spacing w:val="-3"/>
        </w:rPr>
        <w:t>%\system32\drivers\</w:t>
      </w:r>
      <w:proofErr w:type="spellStart"/>
      <w:r>
        <w:rPr>
          <w:rFonts w:ascii="Courier New" w:hAnsi="Courier New"/>
          <w:spacing w:val="-3"/>
        </w:rPr>
        <w:t>etc</w:t>
      </w:r>
      <w:proofErr w:type="spellEnd"/>
    </w:p>
    <w:p w:rsidR="002F40DA" w:rsidRDefault="002F40DA" w:rsidP="002F40DA">
      <w:pPr>
        <w:tabs>
          <w:tab w:val="left" w:pos="-720"/>
        </w:tabs>
        <w:suppressAutoHyphens/>
        <w:rPr>
          <w:spacing w:val="-3"/>
        </w:rPr>
      </w:pPr>
      <w:r>
        <w:rPr>
          <w:spacing w:val="-3"/>
        </w:rPr>
        <w:t xml:space="preserve">This takes you to the directory containing the HOSTS file. The script is stored in the file </w:t>
      </w:r>
      <w:r>
        <w:rPr>
          <w:rFonts w:ascii="Courier New" w:hAnsi="Courier New"/>
          <w:b/>
          <w:spacing w:val="-3"/>
        </w:rPr>
        <w:t>c:\Program Files\VistA\Imaging\DICOM\hostdir.bat</w:t>
      </w:r>
      <w:r w:rsidR="00E671F9">
        <w:rPr>
          <w:spacing w:val="-3"/>
        </w:rPr>
        <w:t xml:space="preserve">. </w:t>
      </w:r>
      <w:r>
        <w:rPr>
          <w:spacing w:val="-3"/>
        </w:rPr>
        <w:t>The installation procedure ensures that this directory will be included in the path, so that this command file can be started by simply typing “</w:t>
      </w:r>
      <w:proofErr w:type="spellStart"/>
      <w:r>
        <w:rPr>
          <w:rFonts w:ascii="Courier New" w:hAnsi="Courier New"/>
          <w:spacing w:val="-3"/>
        </w:rPr>
        <w:t>hostdir</w:t>
      </w:r>
      <w:proofErr w:type="spellEnd"/>
      <w:r>
        <w:rPr>
          <w:spacing w:val="-3"/>
        </w:rPr>
        <w:t>”.</w:t>
      </w:r>
    </w:p>
    <w:p w:rsidR="002F40DA" w:rsidRDefault="002F40DA" w:rsidP="002F40DA">
      <w:pPr>
        <w:pStyle w:val="Heading2"/>
        <w:numPr>
          <w:ilvl w:val="0"/>
          <w:numId w:val="0"/>
        </w:numPr>
      </w:pPr>
      <w:bookmarkStart w:id="1888" w:name="_Toc434288878"/>
      <w:bookmarkStart w:id="1889" w:name="_Toc435337130"/>
      <w:bookmarkStart w:id="1890" w:name="_Toc435342667"/>
      <w:bookmarkStart w:id="1891" w:name="_Toc474915230"/>
      <w:bookmarkStart w:id="1892" w:name="_Toc89057620"/>
      <w:bookmarkStart w:id="1893" w:name="_Toc356301107"/>
      <w:r>
        <w:t>D.2  IPCONFIG</w:t>
      </w:r>
      <w:bookmarkEnd w:id="1888"/>
      <w:bookmarkEnd w:id="1889"/>
      <w:bookmarkEnd w:id="1890"/>
      <w:bookmarkEnd w:id="1891"/>
      <w:bookmarkEnd w:id="1892"/>
      <w:bookmarkEnd w:id="1893"/>
    </w:p>
    <w:p w:rsidR="002F40DA" w:rsidRDefault="002F40DA" w:rsidP="002F40DA">
      <w:pPr>
        <w:tabs>
          <w:tab w:val="left" w:pos="-720"/>
        </w:tabs>
        <w:suppressAutoHyphens/>
        <w:rPr>
          <w:spacing w:val="-3"/>
        </w:rPr>
      </w:pPr>
      <w:r>
        <w:rPr>
          <w:spacing w:val="-3"/>
        </w:rPr>
        <w:t>The current system’s IP address, subnet masks, and default gateways can be conveniently displayed with the IPCONFIG command, as shown below:</w:t>
      </w:r>
    </w:p>
    <w:p w:rsidR="002F40DA" w:rsidRDefault="002F40DA" w:rsidP="002F40DA">
      <w:pPr>
        <w:tabs>
          <w:tab w:val="left" w:pos="-720"/>
        </w:tabs>
        <w:suppressAutoHyphens/>
        <w:rPr>
          <w:spacing w:val="-3"/>
        </w:rPr>
      </w:pPr>
    </w:p>
    <w:p w:rsidR="002F40DA" w:rsidRDefault="002F40DA" w:rsidP="002F40DA">
      <w:pPr>
        <w:pStyle w:val="BodyText"/>
        <w:rPr>
          <w:spacing w:val="-2"/>
        </w:rPr>
      </w:pPr>
      <w:r>
        <w:t xml:space="preserve">c:\&gt;ipconfig </w:t>
      </w:r>
    </w:p>
    <w:p w:rsidR="002F40DA" w:rsidRDefault="002F40DA" w:rsidP="002F40DA">
      <w:pPr>
        <w:pStyle w:val="BodyText"/>
      </w:pPr>
    </w:p>
    <w:p w:rsidR="002F40DA" w:rsidRDefault="002F40DA" w:rsidP="002F40DA">
      <w:pPr>
        <w:pStyle w:val="BodyText"/>
      </w:pPr>
      <w:r>
        <w:t>Windows IP Configuration</w:t>
      </w:r>
    </w:p>
    <w:p w:rsidR="002F40DA" w:rsidRDefault="002F40DA" w:rsidP="002F40DA">
      <w:pPr>
        <w:pStyle w:val="BodyText"/>
      </w:pPr>
    </w:p>
    <w:p w:rsidR="002F40DA" w:rsidRDefault="002F40DA" w:rsidP="002F40DA">
      <w:pPr>
        <w:pStyle w:val="BodyText"/>
      </w:pPr>
      <w:r>
        <w:t>Ethernet adapter DC21X42:</w:t>
      </w:r>
    </w:p>
    <w:p w:rsidR="002F40DA" w:rsidRDefault="002F40DA" w:rsidP="002F40DA">
      <w:pPr>
        <w:pStyle w:val="BodyText"/>
      </w:pPr>
    </w:p>
    <w:p w:rsidR="002F40DA" w:rsidRDefault="002F40DA" w:rsidP="002F40DA">
      <w:pPr>
        <w:pStyle w:val="BodyText"/>
      </w:pPr>
      <w:r>
        <w:t xml:space="preserve">    IP Address. . . . . . . . . : 222.111.36.138</w:t>
      </w:r>
    </w:p>
    <w:p w:rsidR="002F40DA" w:rsidRDefault="002F40DA" w:rsidP="002F40DA">
      <w:pPr>
        <w:pStyle w:val="BodyText"/>
      </w:pPr>
      <w:r>
        <w:t xml:space="preserve">    Subnet Mask . . . . . . . . : 255.255.255.192</w:t>
      </w:r>
    </w:p>
    <w:p w:rsidR="002F40DA" w:rsidRDefault="002F40DA" w:rsidP="002F40DA">
      <w:pPr>
        <w:pStyle w:val="BodyText"/>
      </w:pPr>
      <w:r>
        <w:t xml:space="preserve">    Default Gateway . . . . . . : 222.111.36.190</w:t>
      </w:r>
    </w:p>
    <w:p w:rsidR="002F40DA" w:rsidRDefault="002F40DA" w:rsidP="002F40DA">
      <w:pPr>
        <w:pStyle w:val="BodyText"/>
      </w:pPr>
    </w:p>
    <w:p w:rsidR="002F40DA" w:rsidRDefault="002F40DA" w:rsidP="002F40DA">
      <w:pPr>
        <w:pStyle w:val="BodyText"/>
      </w:pPr>
      <w:r>
        <w:t>Ethernet adapter DC21X41:</w:t>
      </w:r>
    </w:p>
    <w:p w:rsidR="002F40DA" w:rsidRDefault="002F40DA" w:rsidP="002F40DA">
      <w:pPr>
        <w:pStyle w:val="BodyText"/>
      </w:pPr>
    </w:p>
    <w:p w:rsidR="002F40DA" w:rsidRDefault="002F40DA" w:rsidP="002F40DA">
      <w:pPr>
        <w:pStyle w:val="BodyText"/>
      </w:pPr>
      <w:r>
        <w:t xml:space="preserve">    IP Address. . . . . . . . . : 111.222.36.39</w:t>
      </w:r>
    </w:p>
    <w:p w:rsidR="002F40DA" w:rsidRDefault="002F40DA" w:rsidP="002F40DA">
      <w:pPr>
        <w:pStyle w:val="BodyText"/>
      </w:pPr>
      <w:r>
        <w:t xml:space="preserve">    Subnet Mask . . . . . . . . : 255.255.255.128</w:t>
      </w:r>
    </w:p>
    <w:p w:rsidR="002F40DA" w:rsidRDefault="002F40DA" w:rsidP="002F40DA">
      <w:pPr>
        <w:pStyle w:val="BodyText"/>
      </w:pPr>
      <w:r>
        <w:t xml:space="preserve">    IP Address. . . . . . . . . : 111.222.36.40</w:t>
      </w:r>
    </w:p>
    <w:p w:rsidR="002F40DA" w:rsidRDefault="002F40DA" w:rsidP="002F40DA">
      <w:pPr>
        <w:pStyle w:val="BodyText"/>
      </w:pPr>
      <w:r>
        <w:t xml:space="preserve">    Subnet Mask . . . . . . . . : 255.255.255.128</w:t>
      </w:r>
    </w:p>
    <w:p w:rsidR="002F40DA" w:rsidRDefault="002F40DA" w:rsidP="002F40DA">
      <w:pPr>
        <w:pStyle w:val="BodyText"/>
      </w:pPr>
      <w:r>
        <w:t xml:space="preserve">    Default Gateway . . . . . . : 111.222.36.122</w:t>
      </w:r>
    </w:p>
    <w:p w:rsidR="002F40DA" w:rsidRDefault="002F40DA" w:rsidP="002F40DA">
      <w:pPr>
        <w:pStyle w:val="BodyText"/>
      </w:pPr>
    </w:p>
    <w:p w:rsidR="002F40DA" w:rsidRDefault="002F40DA" w:rsidP="002F40DA">
      <w:pPr>
        <w:tabs>
          <w:tab w:val="left" w:pos="-720"/>
        </w:tabs>
        <w:suppressAutoHyphens/>
        <w:rPr>
          <w:rFonts w:ascii="Courier New" w:hAnsi="Courier New"/>
          <w:spacing w:val="-2"/>
        </w:rPr>
      </w:pPr>
    </w:p>
    <w:p w:rsidR="002F40DA" w:rsidRDefault="002F40DA" w:rsidP="002F40DA">
      <w:pPr>
        <w:tabs>
          <w:tab w:val="left" w:pos="-720"/>
        </w:tabs>
        <w:suppressAutoHyphens/>
        <w:rPr>
          <w:spacing w:val="-2"/>
        </w:rPr>
      </w:pPr>
      <w:r>
        <w:rPr>
          <w:spacing w:val="-2"/>
        </w:rPr>
        <w:t>Note that the second network interface has two different IP addresses assigned to it</w:t>
      </w:r>
      <w:r w:rsidR="00E671F9">
        <w:rPr>
          <w:spacing w:val="-2"/>
        </w:rPr>
        <w:t xml:space="preserve">. </w:t>
      </w:r>
      <w:r>
        <w:rPr>
          <w:spacing w:val="-2"/>
        </w:rPr>
        <w:t xml:space="preserve">This illustrates how one </w:t>
      </w:r>
      <w:r>
        <w:t xml:space="preserve">VistA </w:t>
      </w:r>
      <w:r>
        <w:rPr>
          <w:spacing w:val="-2"/>
        </w:rPr>
        <w:t>Imaging DICOM Gateway can be configured to subsume the tasks of another, in the event of a system failure</w:t>
      </w:r>
      <w:r w:rsidR="00E671F9">
        <w:rPr>
          <w:spacing w:val="-2"/>
        </w:rPr>
        <w:t xml:space="preserve">. </w:t>
      </w:r>
      <w:r>
        <w:rPr>
          <w:spacing w:val="-2"/>
        </w:rPr>
        <w:t>In this example, the system with IP address 111.222.36.40 was taken out of service and all of its tasks were given to the system with IP address 111.222.36.39</w:t>
      </w:r>
      <w:r w:rsidR="00E671F9">
        <w:rPr>
          <w:spacing w:val="-2"/>
        </w:rPr>
        <w:t xml:space="preserve">. </w:t>
      </w:r>
      <w:r>
        <w:rPr>
          <w:spacing w:val="-2"/>
        </w:rPr>
        <w:t xml:space="preserve">The DICOM applications that had run on the old system now run on the new system without any changes to the commercial DICOM system’s configuration files. </w:t>
      </w:r>
    </w:p>
    <w:p w:rsidR="002F40DA" w:rsidRDefault="002F40DA" w:rsidP="002F40DA">
      <w:pPr>
        <w:tabs>
          <w:tab w:val="left" w:pos="-720"/>
        </w:tabs>
        <w:suppressAutoHyphens/>
        <w:rPr>
          <w:spacing w:val="-3"/>
        </w:rPr>
      </w:pPr>
    </w:p>
    <w:p w:rsidR="002F40DA" w:rsidRDefault="002F40DA" w:rsidP="002F40DA">
      <w:pPr>
        <w:tabs>
          <w:tab w:val="left" w:pos="-720"/>
        </w:tabs>
        <w:suppressAutoHyphens/>
        <w:rPr>
          <w:rFonts w:ascii="Courier New" w:hAnsi="Courier New"/>
          <w:spacing w:val="-2"/>
        </w:rPr>
      </w:pPr>
      <w:r>
        <w:rPr>
          <w:spacing w:val="-3"/>
        </w:rPr>
        <w:t>Multiple IP addresses can also be used in a switched network to span multiple subnets</w:t>
      </w:r>
      <w:r w:rsidR="00E671F9">
        <w:rPr>
          <w:spacing w:val="-3"/>
        </w:rPr>
        <w:t xml:space="preserve">. </w:t>
      </w:r>
      <w:r>
        <w:rPr>
          <w:spacing w:val="-3"/>
        </w:rPr>
        <w:t>These additional IP address can be defined by selecting the Advanced button of the Microsoft TCP/IP Properties window (see Section C.2.3 above).</w:t>
      </w:r>
    </w:p>
    <w:p w:rsidR="002F40DA" w:rsidRDefault="002F40DA" w:rsidP="002F40DA">
      <w:pPr>
        <w:pStyle w:val="Heading2"/>
        <w:numPr>
          <w:ilvl w:val="0"/>
          <w:numId w:val="0"/>
        </w:numPr>
      </w:pPr>
      <w:bookmarkStart w:id="1894" w:name="_Toc434288879"/>
      <w:bookmarkStart w:id="1895" w:name="_Toc435337131"/>
      <w:bookmarkStart w:id="1896" w:name="_Toc435342668"/>
      <w:bookmarkStart w:id="1897" w:name="_Toc474915231"/>
      <w:bookmarkStart w:id="1898" w:name="_Toc89057621"/>
      <w:bookmarkStart w:id="1899" w:name="_Toc356301108"/>
      <w:r>
        <w:lastRenderedPageBreak/>
        <w:t>D.3  PING</w:t>
      </w:r>
      <w:bookmarkEnd w:id="1894"/>
      <w:bookmarkEnd w:id="1895"/>
      <w:bookmarkEnd w:id="1896"/>
      <w:bookmarkEnd w:id="1897"/>
      <w:bookmarkEnd w:id="1898"/>
      <w:bookmarkEnd w:id="1899"/>
    </w:p>
    <w:p w:rsidR="002F40DA" w:rsidRDefault="002F40DA" w:rsidP="002F40DA">
      <w:pPr>
        <w:tabs>
          <w:tab w:val="left" w:pos="-720"/>
        </w:tabs>
        <w:suppressAutoHyphens/>
        <w:rPr>
          <w:spacing w:val="-2"/>
        </w:rPr>
      </w:pPr>
      <w:r>
        <w:rPr>
          <w:spacing w:val="-2"/>
        </w:rPr>
        <w:t>Probably the most useful command for network troubleshooting is PING which, like the navy destroyers of old, listens for an echo response from its target destination. The pinging of Forum, the VA email system, is shown below:</w:t>
      </w:r>
    </w:p>
    <w:p w:rsidR="002F40DA" w:rsidRDefault="002F40DA" w:rsidP="002F40DA">
      <w:pPr>
        <w:tabs>
          <w:tab w:val="left" w:pos="-720"/>
        </w:tabs>
        <w:suppressAutoHyphens/>
        <w:rPr>
          <w:spacing w:val="-2"/>
        </w:rPr>
      </w:pPr>
    </w:p>
    <w:p w:rsidR="002F40DA" w:rsidRDefault="002F40DA" w:rsidP="002F40DA">
      <w:pPr>
        <w:pStyle w:val="BodyText"/>
      </w:pPr>
      <w:r>
        <w:t>c:\&gt;ping forum</w:t>
      </w:r>
    </w:p>
    <w:p w:rsidR="002F40DA" w:rsidRDefault="002F40DA" w:rsidP="002F40DA">
      <w:pPr>
        <w:pStyle w:val="BodyText"/>
      </w:pPr>
    </w:p>
    <w:p w:rsidR="002F40DA" w:rsidRDefault="002F40DA" w:rsidP="002F40DA">
      <w:pPr>
        <w:pStyle w:val="BodyText"/>
      </w:pPr>
      <w:r>
        <w:t>Pinging FORUM [111.222.38.25] with 32 bytes of data:</w:t>
      </w:r>
    </w:p>
    <w:p w:rsidR="002F40DA" w:rsidRDefault="002F40DA" w:rsidP="002F40DA">
      <w:pPr>
        <w:pStyle w:val="BodyText"/>
      </w:pPr>
    </w:p>
    <w:p w:rsidR="002F40DA" w:rsidRDefault="002F40DA" w:rsidP="002F40DA">
      <w:pPr>
        <w:pStyle w:val="BodyText"/>
      </w:pPr>
      <w:r>
        <w:t>Reply from 111.222.38.25: bytes=32 time&lt;10ms TTL=254</w:t>
      </w:r>
    </w:p>
    <w:p w:rsidR="002F40DA" w:rsidRDefault="002F40DA" w:rsidP="002F40DA">
      <w:pPr>
        <w:pStyle w:val="BodyText"/>
      </w:pPr>
      <w:r>
        <w:t>Reply from 111.222.38.25: bytes=32 time&lt;10ms TTL=254</w:t>
      </w:r>
    </w:p>
    <w:p w:rsidR="002F40DA" w:rsidRDefault="002F40DA" w:rsidP="002F40DA">
      <w:pPr>
        <w:pStyle w:val="BodyText"/>
      </w:pPr>
      <w:r>
        <w:t>Reply from 111.222.38.25: bytes=32 time&lt;10ms TTL=254</w:t>
      </w:r>
    </w:p>
    <w:p w:rsidR="002F40DA" w:rsidRDefault="002F40DA" w:rsidP="002F40DA">
      <w:pPr>
        <w:pStyle w:val="BodyText"/>
      </w:pPr>
      <w:r>
        <w:t>Reply from 111.222.38.25: bytes=32 time&lt;10ms TTL=254</w:t>
      </w:r>
    </w:p>
    <w:p w:rsidR="002F40DA" w:rsidRDefault="002F40DA" w:rsidP="002F40DA">
      <w:pPr>
        <w:pStyle w:val="BodyText"/>
      </w:pPr>
    </w:p>
    <w:p w:rsidR="002F40DA" w:rsidRDefault="002F40DA" w:rsidP="002F40DA">
      <w:r>
        <w:t>or</w:t>
      </w:r>
    </w:p>
    <w:p w:rsidR="002F40DA" w:rsidRDefault="002F40DA" w:rsidP="002F40DA">
      <w:pPr>
        <w:tabs>
          <w:tab w:val="left" w:pos="-720"/>
        </w:tabs>
        <w:suppressAutoHyphens/>
        <w:rPr>
          <w:rFonts w:ascii="Courier New" w:hAnsi="Courier New"/>
          <w:spacing w:val="-2"/>
        </w:rPr>
      </w:pPr>
    </w:p>
    <w:p w:rsidR="002F40DA" w:rsidRDefault="002F40DA" w:rsidP="002F40DA">
      <w:pPr>
        <w:pStyle w:val="BodyText"/>
      </w:pPr>
      <w:r>
        <w:t>Request timed out.</w:t>
      </w:r>
    </w:p>
    <w:p w:rsidR="002F40DA" w:rsidRDefault="002F40DA" w:rsidP="002F40DA">
      <w:pPr>
        <w:pStyle w:val="BodyText"/>
      </w:pPr>
      <w:r>
        <w:t>Request timed out.</w:t>
      </w:r>
    </w:p>
    <w:p w:rsidR="002F40DA" w:rsidRDefault="002F40DA" w:rsidP="002F40DA">
      <w:pPr>
        <w:pStyle w:val="BodyText"/>
      </w:pPr>
      <w:r>
        <w:t>Request timed out.</w:t>
      </w:r>
    </w:p>
    <w:p w:rsidR="002F40DA" w:rsidRDefault="002F40DA" w:rsidP="002F40DA">
      <w:pPr>
        <w:pStyle w:val="BodyText"/>
      </w:pPr>
      <w:r>
        <w:t>Request timed out.</w:t>
      </w:r>
    </w:p>
    <w:p w:rsidR="002F40DA" w:rsidRDefault="002F40DA" w:rsidP="002F40DA">
      <w:pPr>
        <w:pStyle w:val="BodyText"/>
        <w:rPr>
          <w:sz w:val="28"/>
        </w:rPr>
      </w:pPr>
    </w:p>
    <w:p w:rsidR="002F40DA" w:rsidRDefault="002F40DA" w:rsidP="002F40DA">
      <w:pPr>
        <w:tabs>
          <w:tab w:val="left" w:pos="-720"/>
        </w:tabs>
        <w:suppressAutoHyphens/>
        <w:rPr>
          <w:spacing w:val="-2"/>
        </w:rPr>
      </w:pPr>
      <w:r>
        <w:rPr>
          <w:spacing w:val="-2"/>
        </w:rPr>
        <w:t>The above example shows the results of one successful and one unsuccessful PING</w:t>
      </w:r>
      <w:r w:rsidR="00E671F9">
        <w:rPr>
          <w:spacing w:val="-2"/>
        </w:rPr>
        <w:t xml:space="preserve">. </w:t>
      </w:r>
      <w:r>
        <w:rPr>
          <w:spacing w:val="-2"/>
        </w:rPr>
        <w:t xml:space="preserve">The </w:t>
      </w:r>
      <w:smartTag w:uri="urn:schemas-microsoft-com:office:smarttags" w:element="place">
        <w:r>
          <w:rPr>
            <w:spacing w:val="-2"/>
          </w:rPr>
          <w:t>PING</w:t>
        </w:r>
      </w:smartTag>
      <w:r>
        <w:rPr>
          <w:spacing w:val="-2"/>
        </w:rPr>
        <w:t xml:space="preserve"> protocol uses “</w:t>
      </w:r>
      <w:proofErr w:type="spellStart"/>
      <w:r>
        <w:rPr>
          <w:spacing w:val="-2"/>
        </w:rPr>
        <w:t>impc</w:t>
      </w:r>
      <w:proofErr w:type="spellEnd"/>
      <w:r>
        <w:rPr>
          <w:spacing w:val="-2"/>
        </w:rPr>
        <w:t>” request and response packets</w:t>
      </w:r>
      <w:r w:rsidR="00E671F9">
        <w:rPr>
          <w:spacing w:val="-2"/>
        </w:rPr>
        <w:t xml:space="preserve">. </w:t>
      </w:r>
      <w:r>
        <w:rPr>
          <w:spacing w:val="-2"/>
        </w:rPr>
        <w:t>Four “</w:t>
      </w:r>
      <w:proofErr w:type="spellStart"/>
      <w:r>
        <w:rPr>
          <w:spacing w:val="-2"/>
        </w:rPr>
        <w:t>impc</w:t>
      </w:r>
      <w:proofErr w:type="spellEnd"/>
      <w:r>
        <w:rPr>
          <w:spacing w:val="-2"/>
        </w:rPr>
        <w:t xml:space="preserve"> requests” were issued by </w:t>
      </w:r>
      <w:smartTag w:uri="urn:schemas-microsoft-com:office:smarttags" w:element="place">
        <w:r>
          <w:rPr>
            <w:spacing w:val="-2"/>
          </w:rPr>
          <w:t>PING</w:t>
        </w:r>
      </w:smartTag>
      <w:r>
        <w:rPr>
          <w:spacing w:val="-2"/>
        </w:rPr>
        <w:t xml:space="preserve"> and four (or zero) “</w:t>
      </w:r>
      <w:proofErr w:type="spellStart"/>
      <w:r>
        <w:rPr>
          <w:spacing w:val="-2"/>
        </w:rPr>
        <w:t>impc</w:t>
      </w:r>
      <w:proofErr w:type="spellEnd"/>
      <w:r>
        <w:rPr>
          <w:spacing w:val="-2"/>
        </w:rPr>
        <w:t xml:space="preserve"> responses” were received.</w:t>
      </w:r>
    </w:p>
    <w:p w:rsidR="002F40DA" w:rsidRDefault="002F40DA" w:rsidP="002F40DA">
      <w:pPr>
        <w:tabs>
          <w:tab w:val="left" w:pos="-720"/>
        </w:tabs>
        <w:suppressAutoHyphens/>
        <w:rPr>
          <w:spacing w:val="-2"/>
        </w:rPr>
      </w:pPr>
    </w:p>
    <w:p w:rsidR="002F40DA" w:rsidRDefault="002F40DA" w:rsidP="002F40DA">
      <w:pPr>
        <w:tabs>
          <w:tab w:val="left" w:pos="-720"/>
        </w:tabs>
        <w:suppressAutoHyphens/>
        <w:rPr>
          <w:spacing w:val="-2"/>
        </w:rPr>
      </w:pPr>
      <w:r>
        <w:rPr>
          <w:spacing w:val="-2"/>
        </w:rPr>
        <w:t xml:space="preserve">A system should </w:t>
      </w:r>
      <w:r>
        <w:rPr>
          <w:spacing w:val="-2"/>
          <w:u w:val="single"/>
        </w:rPr>
        <w:t>always</w:t>
      </w:r>
      <w:r>
        <w:rPr>
          <w:spacing w:val="-2"/>
        </w:rPr>
        <w:t xml:space="preserve"> be able to ping its default gateway</w:t>
      </w:r>
      <w:r w:rsidR="00E671F9">
        <w:rPr>
          <w:spacing w:val="-2"/>
        </w:rPr>
        <w:t xml:space="preserve">. </w:t>
      </w:r>
      <w:r>
        <w:rPr>
          <w:spacing w:val="-2"/>
        </w:rPr>
        <w:t>A good initial test for physical network integrity is to try to ping the system’s default gateway.</w:t>
      </w:r>
    </w:p>
    <w:p w:rsidR="002F40DA" w:rsidRDefault="002F40DA" w:rsidP="002F40DA">
      <w:pPr>
        <w:rPr>
          <w:b/>
        </w:rPr>
      </w:pPr>
    </w:p>
    <w:p w:rsidR="002F40DA" w:rsidRDefault="002F40DA" w:rsidP="002F40DA">
      <w:r>
        <w:rPr>
          <w:b/>
        </w:rPr>
        <w:t>Note:</w:t>
      </w:r>
      <w:r>
        <w:t xml:space="preserve">  While most DICOM devices support PING in both directions, at least one commercial DICOM image acquisition device (the GE Digital </w:t>
      </w:r>
      <w:proofErr w:type="spellStart"/>
      <w:r>
        <w:t>Radiofluoro</w:t>
      </w:r>
      <w:proofErr w:type="spellEnd"/>
      <w:r>
        <w:t xml:space="preserve"> DRS 3.1) simulates a phony </w:t>
      </w:r>
      <w:smartTag w:uri="urn:schemas-microsoft-com:office:smarttags" w:element="place">
        <w:r>
          <w:t>PING</w:t>
        </w:r>
      </w:smartTag>
      <w:r>
        <w:t xml:space="preserve"> function by attempting to establish an FTP session with the destination system</w:t>
      </w:r>
      <w:r w:rsidR="00E671F9">
        <w:t xml:space="preserve">. </w:t>
      </w:r>
      <w:r>
        <w:t xml:space="preserve">This does not work with the VistA DICOM system, since </w:t>
      </w:r>
      <w:r>
        <w:rPr>
          <w:spacing w:val="-3"/>
        </w:rPr>
        <w:t>Windows Professional</w:t>
      </w:r>
      <w:r>
        <w:t xml:space="preserve"> workstation does not normally provide an FTP server.</w:t>
      </w:r>
    </w:p>
    <w:p w:rsidR="002F40DA" w:rsidRDefault="002F40DA" w:rsidP="002F40DA">
      <w:pPr>
        <w:pStyle w:val="Heading2"/>
        <w:numPr>
          <w:ilvl w:val="0"/>
          <w:numId w:val="0"/>
        </w:numPr>
      </w:pPr>
      <w:bookmarkStart w:id="1900" w:name="_Toc434288880"/>
      <w:bookmarkStart w:id="1901" w:name="_Toc435337132"/>
      <w:bookmarkStart w:id="1902" w:name="_Toc435342669"/>
      <w:bookmarkStart w:id="1903" w:name="_Toc474915232"/>
      <w:bookmarkStart w:id="1904" w:name="_Toc89057622"/>
      <w:bookmarkStart w:id="1905" w:name="_Toc356301109"/>
      <w:r>
        <w:t>D.4  TRACERT</w:t>
      </w:r>
      <w:bookmarkEnd w:id="1900"/>
      <w:bookmarkEnd w:id="1901"/>
      <w:bookmarkEnd w:id="1902"/>
      <w:bookmarkEnd w:id="1903"/>
      <w:bookmarkEnd w:id="1904"/>
      <w:bookmarkEnd w:id="1905"/>
    </w:p>
    <w:p w:rsidR="002F40DA" w:rsidRDefault="002F40DA" w:rsidP="002F40DA">
      <w:pPr>
        <w:tabs>
          <w:tab w:val="left" w:pos="-720"/>
        </w:tabs>
        <w:suppressAutoHyphens/>
        <w:rPr>
          <w:spacing w:val="-2"/>
        </w:rPr>
      </w:pPr>
      <w:r>
        <w:rPr>
          <w:spacing w:val="-3"/>
        </w:rPr>
        <w:t xml:space="preserve">In addition to </w:t>
      </w:r>
      <w:smartTag w:uri="urn:schemas-microsoft-com:office:smarttags" w:element="place">
        <w:r>
          <w:rPr>
            <w:spacing w:val="-3"/>
          </w:rPr>
          <w:t>PING</w:t>
        </w:r>
      </w:smartTag>
      <w:r>
        <w:rPr>
          <w:spacing w:val="-3"/>
        </w:rPr>
        <w:t>, Windows Professional supports TRACERT (trace route) to explicitly display the full route that is used to communicate with the target system</w:t>
      </w:r>
      <w:r w:rsidR="00E671F9">
        <w:rPr>
          <w:spacing w:val="-3"/>
        </w:rPr>
        <w:t xml:space="preserve">. </w:t>
      </w:r>
      <w:r>
        <w:rPr>
          <w:spacing w:val="-3"/>
        </w:rPr>
        <w:t xml:space="preserve">This tool presents many more diagnostic details. </w:t>
      </w:r>
      <w:r>
        <w:rPr>
          <w:spacing w:val="-2"/>
        </w:rPr>
        <w:t>The route to Forum is shown below:</w:t>
      </w:r>
    </w:p>
    <w:p w:rsidR="002F40DA" w:rsidRDefault="002F40DA" w:rsidP="002F40DA">
      <w:pPr>
        <w:tabs>
          <w:tab w:val="left" w:pos="-720"/>
        </w:tabs>
        <w:suppressAutoHyphens/>
        <w:rPr>
          <w:rFonts w:ascii="Courier New" w:hAnsi="Courier New"/>
          <w:spacing w:val="-3"/>
        </w:rPr>
      </w:pPr>
    </w:p>
    <w:p w:rsidR="002F40DA" w:rsidRDefault="002F40DA" w:rsidP="002F40DA">
      <w:pPr>
        <w:pStyle w:val="BodyText"/>
      </w:pPr>
      <w:r>
        <w:t>c:\&gt;tracert forum</w:t>
      </w:r>
    </w:p>
    <w:p w:rsidR="002F40DA" w:rsidRDefault="002F40DA" w:rsidP="002F40DA">
      <w:pPr>
        <w:pStyle w:val="BodyText"/>
      </w:pPr>
    </w:p>
    <w:p w:rsidR="002F40DA" w:rsidRDefault="002F40DA" w:rsidP="002F40DA">
      <w:pPr>
        <w:pStyle w:val="BodyText"/>
      </w:pPr>
      <w:r>
        <w:t>Tracing route to FORUM [111.222.38.25]</w:t>
      </w:r>
    </w:p>
    <w:p w:rsidR="002F40DA" w:rsidRDefault="002F40DA" w:rsidP="002F40DA">
      <w:pPr>
        <w:pStyle w:val="BodyText"/>
      </w:pPr>
      <w:r>
        <w:t>over a maximum of 30 hops:</w:t>
      </w:r>
    </w:p>
    <w:p w:rsidR="002F40DA" w:rsidRDefault="002F40DA" w:rsidP="002F40DA">
      <w:pPr>
        <w:pStyle w:val="BodyText"/>
      </w:pPr>
    </w:p>
    <w:p w:rsidR="002F40DA" w:rsidRDefault="002F40DA" w:rsidP="002F40DA">
      <w:pPr>
        <w:pStyle w:val="BodyText"/>
      </w:pPr>
      <w:r>
        <w:t xml:space="preserve">  1   &lt;10 </w:t>
      </w:r>
      <w:proofErr w:type="spellStart"/>
      <w:r>
        <w:t>ms</w:t>
      </w:r>
      <w:proofErr w:type="spellEnd"/>
      <w:r>
        <w:t xml:space="preserve">   &lt;10 </w:t>
      </w:r>
      <w:proofErr w:type="spellStart"/>
      <w:r>
        <w:t>ms</w:t>
      </w:r>
      <w:proofErr w:type="spellEnd"/>
      <w:r>
        <w:t xml:space="preserve">   &lt;10 </w:t>
      </w:r>
      <w:proofErr w:type="spellStart"/>
      <w:r>
        <w:t>ms</w:t>
      </w:r>
      <w:proofErr w:type="spellEnd"/>
      <w:r>
        <w:t xml:space="preserve">  111.222.38.122</w:t>
      </w:r>
    </w:p>
    <w:p w:rsidR="002F40DA" w:rsidRDefault="002F40DA" w:rsidP="002F40DA">
      <w:pPr>
        <w:pStyle w:val="BodyText"/>
      </w:pPr>
      <w:r>
        <w:t xml:space="preserve">  2   &lt;10 </w:t>
      </w:r>
      <w:proofErr w:type="spellStart"/>
      <w:r>
        <w:t>ms</w:t>
      </w:r>
      <w:proofErr w:type="spellEnd"/>
      <w:r>
        <w:t xml:space="preserve">   &lt;10 </w:t>
      </w:r>
      <w:proofErr w:type="spellStart"/>
      <w:r>
        <w:t>ms</w:t>
      </w:r>
      <w:proofErr w:type="spellEnd"/>
      <w:r>
        <w:t xml:space="preserve">   &lt;10 </w:t>
      </w:r>
      <w:proofErr w:type="spellStart"/>
      <w:r>
        <w:t>ms</w:t>
      </w:r>
      <w:proofErr w:type="spellEnd"/>
      <w:r>
        <w:t xml:space="preserve">  FORUM [111.222.38.25]</w:t>
      </w:r>
    </w:p>
    <w:p w:rsidR="002F40DA" w:rsidRDefault="002F40DA" w:rsidP="002F40DA">
      <w:pPr>
        <w:pStyle w:val="BodyText"/>
      </w:pPr>
    </w:p>
    <w:p w:rsidR="002F40DA" w:rsidRDefault="002F40DA" w:rsidP="002F40DA">
      <w:pPr>
        <w:pStyle w:val="BodyText"/>
      </w:pPr>
      <w:r>
        <w:t>Trace complete.</w:t>
      </w:r>
    </w:p>
    <w:p w:rsidR="002F40DA" w:rsidRDefault="002F40DA" w:rsidP="002F40DA">
      <w:pPr>
        <w:tabs>
          <w:tab w:val="left" w:pos="-720"/>
        </w:tabs>
        <w:suppressAutoHyphens/>
        <w:rPr>
          <w:rFonts w:ascii="Courier New" w:hAnsi="Courier New"/>
          <w:spacing w:val="-3"/>
        </w:rPr>
      </w:pPr>
    </w:p>
    <w:p w:rsidR="002F40DA" w:rsidRDefault="002F40DA" w:rsidP="002F40DA">
      <w:pPr>
        <w:tabs>
          <w:tab w:val="left" w:pos="-720"/>
        </w:tabs>
        <w:suppressAutoHyphens/>
      </w:pPr>
      <w:r>
        <w:rPr>
          <w:spacing w:val="-3"/>
        </w:rPr>
        <w:lastRenderedPageBreak/>
        <w:t xml:space="preserve">In the above example, the host system </w:t>
      </w:r>
      <w:r>
        <w:t>111.222.38.</w:t>
      </w:r>
      <w:r>
        <w:rPr>
          <w:spacing w:val="-3"/>
        </w:rPr>
        <w:t xml:space="preserve">39 used its default gateway </w:t>
      </w:r>
      <w:r>
        <w:t>111.222.38.</w:t>
      </w:r>
      <w:r>
        <w:rPr>
          <w:spacing w:val="-3"/>
        </w:rPr>
        <w:t xml:space="preserve">122 to hop first to the gateway </w:t>
      </w:r>
      <w:r>
        <w:t>111.222.38.</w:t>
      </w:r>
      <w:r>
        <w:rPr>
          <w:spacing w:val="-3"/>
        </w:rPr>
        <w:t xml:space="preserve">122 and then to FORUM </w:t>
      </w:r>
      <w:r>
        <w:t>111.222.38.</w:t>
      </w:r>
      <w:r>
        <w:rPr>
          <w:spacing w:val="-3"/>
        </w:rPr>
        <w:t>25.</w:t>
      </w:r>
    </w:p>
    <w:p w:rsidR="002F40DA" w:rsidRDefault="002F40DA" w:rsidP="002F40DA">
      <w:pPr>
        <w:pStyle w:val="Heading2"/>
        <w:numPr>
          <w:ilvl w:val="0"/>
          <w:numId w:val="0"/>
        </w:numPr>
      </w:pPr>
      <w:bookmarkStart w:id="1906" w:name="_Toc434288881"/>
      <w:bookmarkStart w:id="1907" w:name="_Toc435337133"/>
      <w:bookmarkStart w:id="1908" w:name="_Toc435342670"/>
      <w:bookmarkStart w:id="1909" w:name="_Toc474915233"/>
      <w:bookmarkStart w:id="1910" w:name="_Toc89057623"/>
      <w:bookmarkStart w:id="1911" w:name="_Toc356301110"/>
      <w:r>
        <w:t>D.5  NETSTAT</w:t>
      </w:r>
      <w:bookmarkEnd w:id="1906"/>
      <w:bookmarkEnd w:id="1907"/>
      <w:bookmarkEnd w:id="1908"/>
      <w:bookmarkEnd w:id="1909"/>
      <w:bookmarkEnd w:id="1910"/>
      <w:bookmarkEnd w:id="1911"/>
    </w:p>
    <w:p w:rsidR="002F40DA" w:rsidRDefault="002F40DA" w:rsidP="002F40DA">
      <w:pPr>
        <w:pStyle w:val="BodyText"/>
        <w:rPr>
          <w:rFonts w:ascii="Century Schoolbook" w:hAnsi="Century Schoolbook"/>
          <w:sz w:val="24"/>
        </w:rPr>
      </w:pPr>
      <w:r>
        <w:rPr>
          <w:rFonts w:ascii="Times New Roman" w:hAnsi="Times New Roman"/>
          <w:sz w:val="24"/>
        </w:rPr>
        <w:t>NETSTAT displays protocol statistics and current TCP/IP network connections. The telnet, NetBIOS, and DICOM sessions are displayed by NETSTAT, as shown in the following example</w:t>
      </w:r>
      <w:r>
        <w:rPr>
          <w:rFonts w:ascii="Century Schoolbook" w:hAnsi="Century Schoolbook"/>
          <w:sz w:val="24"/>
        </w:rPr>
        <w:t>:</w:t>
      </w:r>
    </w:p>
    <w:p w:rsidR="002F40DA" w:rsidRDefault="002F40DA" w:rsidP="002F40DA">
      <w:pPr>
        <w:tabs>
          <w:tab w:val="left" w:pos="-720"/>
        </w:tabs>
        <w:suppressAutoHyphens/>
        <w:rPr>
          <w:spacing w:val="-3"/>
        </w:rPr>
      </w:pPr>
    </w:p>
    <w:p w:rsidR="002F40DA" w:rsidRDefault="002F40DA" w:rsidP="002F40DA">
      <w:pPr>
        <w:pStyle w:val="BodyText"/>
      </w:pPr>
      <w:r>
        <w:t>C:\&gt;netstat</w:t>
      </w:r>
    </w:p>
    <w:p w:rsidR="002F40DA" w:rsidRDefault="002F40DA" w:rsidP="002F40DA">
      <w:pPr>
        <w:pStyle w:val="BodyText"/>
      </w:pPr>
    </w:p>
    <w:p w:rsidR="002F40DA" w:rsidRDefault="002F40DA" w:rsidP="002F40DA">
      <w:pPr>
        <w:pStyle w:val="BodyText"/>
      </w:pPr>
      <w:r>
        <w:t>Active Connections</w:t>
      </w:r>
    </w:p>
    <w:p w:rsidR="002F40DA" w:rsidRDefault="002F40DA" w:rsidP="002F40DA">
      <w:pPr>
        <w:pStyle w:val="BodyText"/>
      </w:pPr>
    </w:p>
    <w:p w:rsidR="002F40DA" w:rsidRDefault="002F40DA" w:rsidP="002F40DA">
      <w:pPr>
        <w:pStyle w:val="BodyText"/>
      </w:pPr>
      <w:r>
        <w:t xml:space="preserve">  Proto  Local Address      Foreign Address        State</w:t>
      </w:r>
    </w:p>
    <w:p w:rsidR="002F40DA" w:rsidRDefault="002F40DA" w:rsidP="002F40DA">
      <w:pPr>
        <w:pStyle w:val="BodyText"/>
      </w:pPr>
      <w:r>
        <w:t xml:space="preserve">  TCP    isw-xxx:60000      localhost:1091         ESTABLISHED</w:t>
      </w:r>
    </w:p>
    <w:p w:rsidR="002F40DA" w:rsidRDefault="002F40DA" w:rsidP="002F40DA">
      <w:pPr>
        <w:pStyle w:val="BodyText"/>
      </w:pPr>
      <w:r>
        <w:t xml:space="preserve">  TCP    isw-xxx:60120      localhost:1096         ESTABLISHED</w:t>
      </w:r>
    </w:p>
    <w:p w:rsidR="002F40DA" w:rsidRDefault="002F40DA" w:rsidP="002F40DA">
      <w:pPr>
        <w:pStyle w:val="BodyText"/>
      </w:pPr>
      <w:r>
        <w:t xml:space="preserve">  TCP    isw-xxx:1091       localhost:60000        ESTABLISHED</w:t>
      </w:r>
    </w:p>
    <w:p w:rsidR="002F40DA" w:rsidRDefault="002F40DA" w:rsidP="002F40DA">
      <w:pPr>
        <w:pStyle w:val="BodyText"/>
      </w:pPr>
      <w:r>
        <w:t xml:space="preserve">  TCP    isw-xxx:1095       </w:t>
      </w:r>
      <w:proofErr w:type="spellStart"/>
      <w:r>
        <w:t>localhost:telnet</w:t>
      </w:r>
      <w:proofErr w:type="spellEnd"/>
      <w:r>
        <w:t xml:space="preserve">       TIME_WAIT</w:t>
      </w:r>
    </w:p>
    <w:p w:rsidR="002F40DA" w:rsidRDefault="002F40DA" w:rsidP="002F40DA">
      <w:pPr>
        <w:pStyle w:val="BodyText"/>
      </w:pPr>
      <w:r>
        <w:t xml:space="preserve">  TCP    isw-xxx:1096       localhost:60120        ESTABLISHED</w:t>
      </w:r>
    </w:p>
    <w:p w:rsidR="002F40DA" w:rsidRDefault="002F40DA" w:rsidP="002F40DA">
      <w:pPr>
        <w:pStyle w:val="BodyText"/>
      </w:pPr>
      <w:r>
        <w:t xml:space="preserve">  TCP    isw-xxx:1070       VHAISWXX2:nbsession    ESTABLISHED</w:t>
      </w:r>
    </w:p>
    <w:p w:rsidR="002F40DA" w:rsidRDefault="002F40DA" w:rsidP="002F40DA">
      <w:pPr>
        <w:pStyle w:val="BodyText"/>
      </w:pPr>
      <w:r>
        <w:t xml:space="preserve">  TCP    isw-xxx:1073       VHAISWXX1:nbsession    ESTABLISHED</w:t>
      </w:r>
    </w:p>
    <w:p w:rsidR="002F40DA" w:rsidRDefault="002F40DA" w:rsidP="00783137">
      <w:pPr>
        <w:pStyle w:val="TOC2"/>
      </w:pPr>
    </w:p>
    <w:p w:rsidR="002F40DA" w:rsidRDefault="002F40DA" w:rsidP="002F40DA">
      <w:pPr>
        <w:pStyle w:val="BodyText"/>
        <w:rPr>
          <w:rFonts w:ascii="Times New Roman" w:hAnsi="Times New Roman"/>
        </w:rPr>
      </w:pPr>
    </w:p>
    <w:p w:rsidR="002F40DA" w:rsidRDefault="002F40DA" w:rsidP="002F40DA">
      <w:r>
        <w:t>In this example, ports 1070 and 1073 are used for NetBIOS sessions, port 1095 is used for a telnet client (to the telnet server port 23), and the other ports were used for DICOM</w:t>
      </w:r>
      <w:r w:rsidR="00E671F9">
        <w:t xml:space="preserve">. </w:t>
      </w:r>
      <w:r>
        <w:t>Port 60000 and 60120 were used for the VistA DICOM application, while ports 1091 and 1096 were assigned by the system for DICOM clients.</w:t>
      </w:r>
    </w:p>
    <w:p w:rsidR="002F40DA" w:rsidRDefault="002F40DA" w:rsidP="002F40DA">
      <w:pPr>
        <w:rPr>
          <w:rFonts w:ascii="Courier New" w:hAnsi="Courier New"/>
          <w:spacing w:val="-3"/>
        </w:rPr>
      </w:pPr>
    </w:p>
    <w:p w:rsidR="002F40DA" w:rsidRDefault="002F40DA" w:rsidP="002F40DA">
      <w:pPr>
        <w:pStyle w:val="Heading2"/>
        <w:numPr>
          <w:ilvl w:val="0"/>
          <w:numId w:val="0"/>
        </w:numPr>
      </w:pPr>
      <w:bookmarkStart w:id="1912" w:name="_Toc435337135"/>
      <w:bookmarkStart w:id="1913" w:name="_Toc435342672"/>
      <w:bookmarkStart w:id="1914" w:name="_Toc474915235"/>
      <w:bookmarkStart w:id="1915" w:name="_Toc89057624"/>
      <w:bookmarkStart w:id="1916" w:name="_Toc356301111"/>
      <w:r>
        <w:t xml:space="preserve">D.6  </w:t>
      </w:r>
      <w:proofErr w:type="spellStart"/>
      <w:r>
        <w:t>DICOM_Echo</w:t>
      </w:r>
      <w:bookmarkEnd w:id="1912"/>
      <w:bookmarkEnd w:id="1913"/>
      <w:bookmarkEnd w:id="1914"/>
      <w:bookmarkEnd w:id="1915"/>
      <w:bookmarkEnd w:id="1916"/>
      <w:proofErr w:type="spellEnd"/>
    </w:p>
    <w:p w:rsidR="002F40DA" w:rsidRDefault="002F40DA" w:rsidP="002F40DA">
      <w:r>
        <w:rPr>
          <w:b/>
        </w:rPr>
        <w:t>Note:</w:t>
      </w:r>
      <w:r>
        <w:t xml:space="preserve"> The </w:t>
      </w:r>
      <w:proofErr w:type="spellStart"/>
      <w:r>
        <w:t>DICOM_Echo</w:t>
      </w:r>
      <w:proofErr w:type="spellEnd"/>
      <w:r>
        <w:t xml:space="preserve"> utility is part of our normal distribution, and is located in the </w:t>
      </w:r>
      <w:r>
        <w:rPr>
          <w:b/>
        </w:rPr>
        <w:t>c:\Program Files\VistA\Imaging\DICOM</w:t>
      </w:r>
      <w:r>
        <w:rPr>
          <w:bCs/>
        </w:rPr>
        <w:t xml:space="preserve"> directory.</w:t>
      </w:r>
    </w:p>
    <w:p w:rsidR="002F40DA" w:rsidRDefault="002F40DA" w:rsidP="002F40DA"/>
    <w:p w:rsidR="002F40DA" w:rsidRDefault="002F40DA" w:rsidP="002F40DA">
      <w:r>
        <w:t>C-ECHO is a DICOM service that is used to verify communications to a remote DICOM application entity (AE)</w:t>
      </w:r>
      <w:r w:rsidR="00E671F9">
        <w:t xml:space="preserve">. </w:t>
      </w:r>
      <w:r>
        <w:t>A Verification SOP Class user can send a C-ECHO request to another DICOM AE</w:t>
      </w:r>
      <w:r w:rsidR="00E671F9">
        <w:t xml:space="preserve">. </w:t>
      </w:r>
      <w:r>
        <w:t>If the remote AE is a Verification SOP Class provider, it will return a C-ECHO response back to the original requesting AE</w:t>
      </w:r>
      <w:r w:rsidR="00E671F9">
        <w:t xml:space="preserve">. </w:t>
      </w:r>
      <w:r>
        <w:t xml:space="preserve">This function is analogous to a DICOM application-level </w:t>
      </w:r>
      <w:smartTag w:uri="urn:schemas-microsoft-com:office:smarttags" w:element="place">
        <w:r>
          <w:t>PING</w:t>
        </w:r>
      </w:smartTag>
      <w:r>
        <w:t>.</w:t>
      </w:r>
    </w:p>
    <w:p w:rsidR="002F40DA" w:rsidRDefault="002F40DA" w:rsidP="002F40DA"/>
    <w:p w:rsidR="002F40DA" w:rsidRDefault="002F40DA" w:rsidP="002F40DA">
      <w:proofErr w:type="spellStart"/>
      <w:r>
        <w:t>DICOM_Echo</w:t>
      </w:r>
      <w:proofErr w:type="spellEnd"/>
      <w:r>
        <w:t xml:space="preserve"> is a public domain utility written by the Mallinckrodt Institute of Radiology that sends a C-ECHO request to a remote DICOM AE, and then waits for a response.</w:t>
      </w:r>
    </w:p>
    <w:p w:rsidR="002F40DA" w:rsidRDefault="002F40DA" w:rsidP="002F40DA"/>
    <w:p w:rsidR="002F40DA" w:rsidRDefault="002F40DA" w:rsidP="002F40DA">
      <w:pPr>
        <w:rPr>
          <w:u w:val="single"/>
        </w:rPr>
      </w:pPr>
      <w:r>
        <w:rPr>
          <w:u w:val="single"/>
        </w:rPr>
        <w:t>To View HELP:</w:t>
      </w:r>
    </w:p>
    <w:p w:rsidR="002F40DA" w:rsidRDefault="002F40DA" w:rsidP="002F40DA">
      <w:pPr>
        <w:rPr>
          <w:u w:val="single"/>
        </w:rPr>
      </w:pPr>
    </w:p>
    <w:p w:rsidR="002F40DA" w:rsidRDefault="002F40DA" w:rsidP="002F40DA">
      <w:pPr>
        <w:pStyle w:val="BodyText"/>
      </w:pPr>
      <w:r>
        <w:t>C:\User&gt;dicom_echo</w:t>
      </w:r>
    </w:p>
    <w:p w:rsidR="002F40DA" w:rsidRDefault="002F40DA" w:rsidP="002F40DA">
      <w:pPr>
        <w:pStyle w:val="BodyText"/>
        <w:rPr>
          <w:rFonts w:ascii="Century Schoolbook" w:hAnsi="Century Schoolbook"/>
        </w:rPr>
      </w:pPr>
      <w:proofErr w:type="spellStart"/>
      <w:r>
        <w:t>dicom_echo</w:t>
      </w:r>
      <w:proofErr w:type="spellEnd"/>
      <w:r>
        <w:t xml:space="preserve"> [-a title] [-d] [-c title] [-m mode] [-n </w:t>
      </w:r>
      <w:proofErr w:type="spellStart"/>
      <w:r>
        <w:t>num</w:t>
      </w:r>
      <w:proofErr w:type="spellEnd"/>
      <w:r>
        <w:t xml:space="preserve">] [-p] [-r repeat] [-s </w:t>
      </w:r>
      <w:proofErr w:type="spellStart"/>
      <w:r>
        <w:t>sleeptime</w:t>
      </w:r>
      <w:proofErr w:type="spellEnd"/>
      <w:r>
        <w:t>] [-v] [-x] node port</w:t>
      </w:r>
    </w:p>
    <w:p w:rsidR="002F40DA" w:rsidRDefault="002F40DA" w:rsidP="002F40DA">
      <w:pPr>
        <w:pStyle w:val="BodyText"/>
      </w:pPr>
    </w:p>
    <w:p w:rsidR="002F40DA" w:rsidRDefault="002F40DA" w:rsidP="002F40DA">
      <w:pPr>
        <w:pStyle w:val="BodyText"/>
      </w:pPr>
      <w:r>
        <w:t xml:space="preserve">    </w:t>
      </w:r>
      <w:proofErr w:type="spellStart"/>
      <w:r>
        <w:t>a</w:t>
      </w:r>
      <w:proofErr w:type="spellEnd"/>
      <w:r>
        <w:t xml:space="preserve">     Application title of this application</w:t>
      </w:r>
    </w:p>
    <w:p w:rsidR="002F40DA" w:rsidRDefault="002F40DA" w:rsidP="002F40DA">
      <w:pPr>
        <w:pStyle w:val="BodyText"/>
      </w:pPr>
      <w:r>
        <w:t xml:space="preserve">    c     Called AP title to use during Association setup</w:t>
      </w:r>
    </w:p>
    <w:p w:rsidR="002F40DA" w:rsidRDefault="002F40DA" w:rsidP="002F40DA">
      <w:pPr>
        <w:pStyle w:val="BodyText"/>
      </w:pPr>
      <w:r>
        <w:lastRenderedPageBreak/>
        <w:t xml:space="preserve">    d     Drop Association after echo requests</w:t>
      </w:r>
    </w:p>
    <w:p w:rsidR="002F40DA" w:rsidRDefault="002F40DA" w:rsidP="002F40DA">
      <w:pPr>
        <w:pStyle w:val="BodyText"/>
      </w:pPr>
      <w:r>
        <w:t xml:space="preserve">    m     Mode for SCU/SCP negotiation (SCU, SCP, SCUSCP)</w:t>
      </w:r>
    </w:p>
    <w:p w:rsidR="002F40DA" w:rsidRDefault="002F40DA" w:rsidP="002F40DA">
      <w:pPr>
        <w:pStyle w:val="BodyText"/>
      </w:pPr>
      <w:r>
        <w:t xml:space="preserve">    n     Number of network connections</w:t>
      </w:r>
    </w:p>
    <w:p w:rsidR="002F40DA" w:rsidRDefault="002F40DA" w:rsidP="002F40DA">
      <w:pPr>
        <w:pStyle w:val="BodyText"/>
      </w:pPr>
      <w:r>
        <w:t xml:space="preserve">    p     Dump service parameters after Association Request</w:t>
      </w:r>
    </w:p>
    <w:p w:rsidR="002F40DA" w:rsidRDefault="002F40DA" w:rsidP="002F40DA">
      <w:pPr>
        <w:pStyle w:val="BodyText"/>
      </w:pPr>
      <w:r>
        <w:t xml:space="preserve">    r     Number of times to repeat echo request</w:t>
      </w:r>
    </w:p>
    <w:p w:rsidR="002F40DA" w:rsidRDefault="002F40DA" w:rsidP="002F40DA">
      <w:pPr>
        <w:pStyle w:val="BodyText"/>
      </w:pPr>
      <w:r>
        <w:t xml:space="preserve">    s     Time to sleep after each echo request</w:t>
      </w:r>
    </w:p>
    <w:p w:rsidR="002F40DA" w:rsidRDefault="002F40DA" w:rsidP="002F40DA">
      <w:pPr>
        <w:pStyle w:val="BodyText"/>
      </w:pPr>
      <w:r>
        <w:t xml:space="preserve">    v     Verbose mode for DUL/SRV facilities</w:t>
      </w:r>
    </w:p>
    <w:p w:rsidR="002F40DA" w:rsidRDefault="002F40DA" w:rsidP="002F40DA">
      <w:pPr>
        <w:pStyle w:val="BodyText"/>
      </w:pPr>
      <w:r>
        <w:t xml:space="preserve">    x     Do not release Associations when finished with echo</w:t>
      </w:r>
    </w:p>
    <w:p w:rsidR="002F40DA" w:rsidRDefault="002F40DA" w:rsidP="002F40DA">
      <w:pPr>
        <w:pStyle w:val="BodyText"/>
      </w:pPr>
    </w:p>
    <w:p w:rsidR="002F40DA" w:rsidRDefault="002F40DA" w:rsidP="002F40DA">
      <w:pPr>
        <w:pStyle w:val="BodyText"/>
      </w:pPr>
      <w:r>
        <w:t xml:space="preserve">    node  </w:t>
      </w:r>
      <w:proofErr w:type="spellStart"/>
      <w:r>
        <w:t>Node</w:t>
      </w:r>
      <w:proofErr w:type="spellEnd"/>
      <w:r>
        <w:t xml:space="preserve"> name of server</w:t>
      </w:r>
    </w:p>
    <w:p w:rsidR="002F40DA" w:rsidRDefault="002F40DA" w:rsidP="002F40DA">
      <w:pPr>
        <w:pStyle w:val="BodyText"/>
      </w:pPr>
      <w:r>
        <w:t xml:space="preserve">    port  </w:t>
      </w:r>
      <w:proofErr w:type="spellStart"/>
      <w:r>
        <w:t>Port</w:t>
      </w:r>
      <w:proofErr w:type="spellEnd"/>
      <w:r>
        <w:t xml:space="preserve"> number of server</w:t>
      </w:r>
    </w:p>
    <w:p w:rsidR="002F40DA" w:rsidRDefault="002F40DA" w:rsidP="002F40DA"/>
    <w:p w:rsidR="002F40DA" w:rsidRDefault="002F40DA" w:rsidP="002F40DA">
      <w:pPr>
        <w:keepNext/>
        <w:keepLines/>
        <w:rPr>
          <w:u w:val="single"/>
        </w:rPr>
      </w:pPr>
      <w:r>
        <w:rPr>
          <w:u w:val="single"/>
        </w:rPr>
        <w:t>Actual Usage:</w:t>
      </w:r>
    </w:p>
    <w:p w:rsidR="002F40DA" w:rsidRDefault="002F40DA" w:rsidP="002F40DA">
      <w:pPr>
        <w:keepNext/>
        <w:keepLines/>
        <w:rPr>
          <w:u w:val="single"/>
        </w:rPr>
      </w:pPr>
    </w:p>
    <w:p w:rsidR="002F40DA" w:rsidRDefault="002F40DA" w:rsidP="002F40DA">
      <w:pPr>
        <w:pStyle w:val="BodyText"/>
      </w:pPr>
      <w:r>
        <w:t>C:\User&gt;dicom_echo 111.222.36.38 60120</w:t>
      </w:r>
    </w:p>
    <w:p w:rsidR="002F40DA" w:rsidRDefault="002F40DA" w:rsidP="002F40DA">
      <w:pPr>
        <w:pStyle w:val="BodyText"/>
      </w:pPr>
      <w:r>
        <w:t>Echo context: Context</w:t>
      </w:r>
    </w:p>
    <w:p w:rsidR="002F40DA" w:rsidRDefault="002F40DA" w:rsidP="002F40DA">
      <w:pPr>
        <w:pStyle w:val="BodyText"/>
      </w:pPr>
      <w:r>
        <w:t>Verification Response</w:t>
      </w:r>
    </w:p>
    <w:p w:rsidR="002F40DA" w:rsidRDefault="002F40DA" w:rsidP="002F40DA">
      <w:pPr>
        <w:pStyle w:val="BodyText"/>
      </w:pPr>
      <w:r>
        <w:t xml:space="preserve">  Message ID Responded to:    1</w:t>
      </w:r>
    </w:p>
    <w:p w:rsidR="002F40DA" w:rsidRDefault="002F40DA" w:rsidP="002F40DA">
      <w:pPr>
        <w:pStyle w:val="BodyText"/>
      </w:pPr>
      <w:r>
        <w:t xml:space="preserve">  Verification Status:     0000</w:t>
      </w:r>
    </w:p>
    <w:p w:rsidR="002F40DA" w:rsidRDefault="002F40DA" w:rsidP="002F40DA">
      <w:pPr>
        <w:pStyle w:val="BodyText"/>
      </w:pPr>
      <w:r>
        <w:t>Echo Response</w:t>
      </w:r>
    </w:p>
    <w:p w:rsidR="002F40DA" w:rsidRDefault="002F40DA" w:rsidP="002F40DA">
      <w:pPr>
        <w:pStyle w:val="BodyText"/>
      </w:pPr>
      <w:r>
        <w:t>Message ID Responded To: 1</w:t>
      </w:r>
    </w:p>
    <w:p w:rsidR="002F40DA" w:rsidRDefault="002F40DA" w:rsidP="002F40DA">
      <w:pPr>
        <w:pStyle w:val="BodyText"/>
      </w:pPr>
      <w:r>
        <w:t>Data Set Type:           0101</w:t>
      </w:r>
    </w:p>
    <w:p w:rsidR="002F40DA" w:rsidRDefault="002F40DA" w:rsidP="002F40DA">
      <w:pPr>
        <w:pStyle w:val="BodyText"/>
      </w:pPr>
      <w:r>
        <w:t>Status:                  0000  Status Information:-</w:t>
      </w:r>
    </w:p>
    <w:p w:rsidR="002F40DA" w:rsidRDefault="002F40DA" w:rsidP="002F40DA">
      <w:pPr>
        <w:pStyle w:val="BodyText"/>
      </w:pPr>
      <w:r>
        <w:t xml:space="preserve">        Successful operation</w:t>
      </w:r>
    </w:p>
    <w:p w:rsidR="002F40DA" w:rsidRDefault="002F40DA" w:rsidP="002F40DA">
      <w:pPr>
        <w:pStyle w:val="BodyText"/>
        <w:rPr>
          <w:spacing w:val="3"/>
        </w:rPr>
      </w:pPr>
      <w:r>
        <w:t>Class UID:               1.2.840.10008.1.1</w:t>
      </w:r>
    </w:p>
    <w:p w:rsidR="002F40DA" w:rsidRDefault="002F40DA" w:rsidP="002F40DA"/>
    <w:p w:rsidR="002F40DA" w:rsidRDefault="002F40DA" w:rsidP="002F40DA">
      <w:pPr>
        <w:pStyle w:val="Heading2"/>
        <w:numPr>
          <w:ilvl w:val="0"/>
          <w:numId w:val="0"/>
        </w:numPr>
      </w:pPr>
      <w:bookmarkStart w:id="1917" w:name="_Toc435337136"/>
      <w:bookmarkStart w:id="1918" w:name="_Toc435342673"/>
      <w:bookmarkStart w:id="1919" w:name="_Toc474915236"/>
      <w:bookmarkStart w:id="1920" w:name="_Toc89057625"/>
      <w:bookmarkStart w:id="1921" w:name="_Toc356301112"/>
      <w:r>
        <w:t xml:space="preserve">D.7  </w:t>
      </w:r>
      <w:proofErr w:type="spellStart"/>
      <w:r>
        <w:t>Send_Image</w:t>
      </w:r>
      <w:bookmarkEnd w:id="1917"/>
      <w:bookmarkEnd w:id="1918"/>
      <w:bookmarkEnd w:id="1919"/>
      <w:bookmarkEnd w:id="1920"/>
      <w:bookmarkEnd w:id="1921"/>
      <w:proofErr w:type="spellEnd"/>
    </w:p>
    <w:p w:rsidR="002F40DA" w:rsidRDefault="002F40DA" w:rsidP="002F40DA">
      <w:pPr>
        <w:rPr>
          <w:bCs/>
        </w:rPr>
      </w:pPr>
      <w:r>
        <w:rPr>
          <w:b/>
        </w:rPr>
        <w:t>Note:</w:t>
      </w:r>
      <w:r>
        <w:t xml:space="preserve">  The </w:t>
      </w:r>
      <w:proofErr w:type="spellStart"/>
      <w:r>
        <w:t>Send_Image</w:t>
      </w:r>
      <w:proofErr w:type="spellEnd"/>
      <w:r>
        <w:t xml:space="preserve"> utility is part of our normal distribution, and is located in the </w:t>
      </w:r>
      <w:r>
        <w:rPr>
          <w:b/>
        </w:rPr>
        <w:t>c:\Program Files\VistA\Imaging\DICOM</w:t>
      </w:r>
      <w:r>
        <w:rPr>
          <w:bCs/>
        </w:rPr>
        <w:t xml:space="preserve"> directory.</w:t>
      </w:r>
    </w:p>
    <w:p w:rsidR="002F40DA" w:rsidRDefault="002F40DA" w:rsidP="002F40DA"/>
    <w:p w:rsidR="002F40DA" w:rsidRDefault="002F40DA" w:rsidP="002F40DA">
      <w:r>
        <w:t>C-STORE is the DICOM service that is used to transfer an image (i.e., a composite object) to a remote DICOM application entity</w:t>
      </w:r>
      <w:r w:rsidR="00E671F9">
        <w:t xml:space="preserve">. </w:t>
      </w:r>
      <w:r>
        <w:t xml:space="preserve">A Storage SOP Class user can send a C-STORE request to another DICOM </w:t>
      </w:r>
      <w:r w:rsidR="00914113">
        <w:t>destination</w:t>
      </w:r>
      <w:r w:rsidR="00E671F9">
        <w:t xml:space="preserve">. </w:t>
      </w:r>
      <w:r>
        <w:t xml:space="preserve">If the remote </w:t>
      </w:r>
      <w:r w:rsidR="00914113">
        <w:t>DICOM destination</w:t>
      </w:r>
      <w:r>
        <w:t xml:space="preserve"> is a corresponding Storage SOP Class provider, it will accept the association and await image transfer</w:t>
      </w:r>
      <w:r w:rsidR="00E671F9">
        <w:t xml:space="preserve">. </w:t>
      </w:r>
      <w:r>
        <w:t>The Storage SOP Class user can then transfer one or more images to the Storage SOP Class provider</w:t>
      </w:r>
      <w:r w:rsidR="00E671F9">
        <w:t xml:space="preserve">. </w:t>
      </w:r>
      <w:r>
        <w:t>After the images are sent, it closes the association.</w:t>
      </w:r>
    </w:p>
    <w:p w:rsidR="002F40DA" w:rsidRDefault="002F40DA" w:rsidP="002F40DA"/>
    <w:p w:rsidR="002F40DA" w:rsidRDefault="002F40DA" w:rsidP="002F40DA">
      <w:proofErr w:type="spellStart"/>
      <w:r>
        <w:t>Send_Image</w:t>
      </w:r>
      <w:proofErr w:type="spellEnd"/>
      <w:r>
        <w:t xml:space="preserve"> is a public domain utility written by the Mallinckrodt Institute of Radiology to issue a C-STORE request and send one or more images to a remote DICOM Storage SOP Class provider.</w:t>
      </w:r>
    </w:p>
    <w:p w:rsidR="002F40DA" w:rsidRDefault="002F40DA" w:rsidP="002F40DA">
      <w:pPr>
        <w:rPr>
          <w:u w:val="single"/>
        </w:rPr>
      </w:pPr>
    </w:p>
    <w:p w:rsidR="002F40DA" w:rsidRDefault="002F40DA" w:rsidP="002F40DA">
      <w:pPr>
        <w:rPr>
          <w:u w:val="single"/>
        </w:rPr>
      </w:pPr>
      <w:r>
        <w:rPr>
          <w:u w:val="single"/>
        </w:rPr>
        <w:t>To View HELP:</w:t>
      </w:r>
    </w:p>
    <w:p w:rsidR="002F40DA" w:rsidRDefault="002F40DA" w:rsidP="002F40DA">
      <w:pPr>
        <w:rPr>
          <w:u w:val="single"/>
        </w:rPr>
      </w:pPr>
    </w:p>
    <w:p w:rsidR="002F40DA" w:rsidRDefault="002F40DA" w:rsidP="00CF0EC4">
      <w:pPr>
        <w:pStyle w:val="BodyText"/>
        <w:jc w:val="left"/>
      </w:pPr>
      <w:r>
        <w:t>C:\User&gt;send_image</w:t>
      </w:r>
    </w:p>
    <w:p w:rsidR="002F40DA" w:rsidRDefault="002F40DA" w:rsidP="00CF0EC4">
      <w:pPr>
        <w:pStyle w:val="BodyText"/>
        <w:jc w:val="left"/>
      </w:pPr>
      <w:proofErr w:type="spellStart"/>
      <w:r>
        <w:t>send_image</w:t>
      </w:r>
      <w:proofErr w:type="spellEnd"/>
      <w:r>
        <w:t xml:space="preserve"> [-a application] [-c called] [-m </w:t>
      </w:r>
      <w:proofErr w:type="spellStart"/>
      <w:r>
        <w:t>maxPDU</w:t>
      </w:r>
      <w:proofErr w:type="spellEnd"/>
      <w:r>
        <w:t xml:space="preserve">] [-p] [-q] [-r] </w:t>
      </w:r>
      <w:r w:rsidR="00CF0EC4">
        <w:br/>
      </w:r>
      <w:r>
        <w:t xml:space="preserve">[-s </w:t>
      </w:r>
      <w:proofErr w:type="spellStart"/>
      <w:r>
        <w:t>SOPName</w:t>
      </w:r>
      <w:proofErr w:type="spellEnd"/>
      <w:r>
        <w:t xml:space="preserve">][-t] [-x FAC] </w:t>
      </w:r>
      <w:r w:rsidR="00CF0EC4" w:rsidRPr="00CF0EC4">
        <w:t xml:space="preserve">[-X </w:t>
      </w:r>
      <w:proofErr w:type="spellStart"/>
      <w:r w:rsidR="00CF0EC4" w:rsidRPr="00CF0EC4">
        <w:t>xfer</w:t>
      </w:r>
      <w:proofErr w:type="spellEnd"/>
      <w:r w:rsidR="00CF0EC4" w:rsidRPr="00CF0EC4">
        <w:t>] [-v] [-w flag] [-Z] node port image</w:t>
      </w:r>
      <w:r>
        <w:t xml:space="preserve"> [image...]</w:t>
      </w:r>
    </w:p>
    <w:p w:rsidR="002F40DA" w:rsidRDefault="002F40DA" w:rsidP="00CF0EC4">
      <w:pPr>
        <w:pStyle w:val="BodyText"/>
        <w:jc w:val="left"/>
      </w:pPr>
    </w:p>
    <w:p w:rsidR="002F40DA" w:rsidRDefault="002F40DA" w:rsidP="00CF0EC4">
      <w:pPr>
        <w:pStyle w:val="BodyText"/>
        <w:jc w:val="left"/>
      </w:pPr>
      <w:r>
        <w:t xml:space="preserve">    -a    Set application title of this (calling) application</w:t>
      </w:r>
    </w:p>
    <w:p w:rsidR="002F40DA" w:rsidRDefault="002F40DA" w:rsidP="00CF0EC4">
      <w:pPr>
        <w:pStyle w:val="BodyText"/>
        <w:jc w:val="left"/>
      </w:pPr>
      <w:r>
        <w:t xml:space="preserve">    -c    Set called AE title to title in Association RQ</w:t>
      </w:r>
    </w:p>
    <w:p w:rsidR="002F40DA" w:rsidRDefault="002F40DA" w:rsidP="00CF0EC4">
      <w:pPr>
        <w:pStyle w:val="BodyText"/>
        <w:jc w:val="left"/>
      </w:pPr>
      <w:r>
        <w:t xml:space="preserve">    -m    Set maximum PDU in Association RQ to </w:t>
      </w:r>
      <w:proofErr w:type="spellStart"/>
      <w:r>
        <w:t>maxPDU</w:t>
      </w:r>
      <w:proofErr w:type="spellEnd"/>
    </w:p>
    <w:p w:rsidR="002F40DA" w:rsidRDefault="002F40DA" w:rsidP="00CF0EC4">
      <w:pPr>
        <w:pStyle w:val="BodyText"/>
        <w:jc w:val="left"/>
      </w:pPr>
      <w:r>
        <w:lastRenderedPageBreak/>
        <w:t xml:space="preserve">    -p    Alter image by sending minimal pixel data</w:t>
      </w:r>
    </w:p>
    <w:p w:rsidR="002F40DA" w:rsidRDefault="002F40DA" w:rsidP="00CF0EC4">
      <w:pPr>
        <w:pStyle w:val="BodyText"/>
        <w:jc w:val="left"/>
      </w:pPr>
      <w:r>
        <w:t xml:space="preserve">    -q    Quiet mode.  Suppresses some messages to </w:t>
      </w:r>
      <w:proofErr w:type="spellStart"/>
      <w:r>
        <w:t>stdout</w:t>
      </w:r>
      <w:proofErr w:type="spellEnd"/>
    </w:p>
    <w:p w:rsidR="002F40DA" w:rsidRDefault="002F40DA" w:rsidP="00CF0EC4">
      <w:pPr>
        <w:pStyle w:val="BodyText"/>
        <w:jc w:val="left"/>
      </w:pPr>
      <w:r>
        <w:t xml:space="preserve">    -r    Make program sensitive to response status.  If not success, stop</w:t>
      </w:r>
    </w:p>
    <w:p w:rsidR="002F40DA" w:rsidRDefault="002F40DA" w:rsidP="00CF0EC4">
      <w:pPr>
        <w:pStyle w:val="BodyText"/>
        <w:jc w:val="left"/>
      </w:pPr>
      <w:r>
        <w:t xml:space="preserve">    -s    Force an initial Association using one SOP Class based on </w:t>
      </w:r>
      <w:proofErr w:type="spellStart"/>
      <w:r>
        <w:t>SOPName</w:t>
      </w:r>
      <w:proofErr w:type="spellEnd"/>
    </w:p>
    <w:p w:rsidR="002F40DA" w:rsidRDefault="002F40DA" w:rsidP="00CF0EC4">
      <w:pPr>
        <w:pStyle w:val="BodyText"/>
        <w:jc w:val="left"/>
      </w:pPr>
      <w:r>
        <w:t xml:space="preserve">          (CR, CT, MR, NM, SC, US)</w:t>
      </w:r>
    </w:p>
    <w:p w:rsidR="002F40DA" w:rsidRDefault="002F40DA" w:rsidP="00CF0EC4">
      <w:pPr>
        <w:pStyle w:val="BodyText"/>
        <w:jc w:val="left"/>
      </w:pPr>
      <w:r>
        <w:t xml:space="preserve">    -t    Time the image transfer.  Print elapsed time and transfer rate.</w:t>
      </w:r>
    </w:p>
    <w:p w:rsidR="002F40DA" w:rsidRDefault="002F40DA" w:rsidP="00CF0EC4">
      <w:pPr>
        <w:pStyle w:val="BodyText"/>
        <w:jc w:val="left"/>
      </w:pPr>
      <w:r>
        <w:t xml:space="preserve">    -v    Place DUL and SRV facilities in verbose mode</w:t>
      </w:r>
    </w:p>
    <w:p w:rsidR="002F40DA" w:rsidRDefault="002F40DA" w:rsidP="00CF0EC4">
      <w:pPr>
        <w:pStyle w:val="BodyText"/>
        <w:jc w:val="left"/>
      </w:pPr>
      <w:r>
        <w:t xml:space="preserve">    -x    Place one facility(DCM, DUL, SRV) in verbose mode</w:t>
      </w:r>
    </w:p>
    <w:p w:rsidR="00913065" w:rsidRDefault="00913065" w:rsidP="00913065">
      <w:pPr>
        <w:pStyle w:val="BodyText"/>
      </w:pPr>
      <w:r>
        <w:t xml:space="preserve">    -X    Specify a transfer syntax to be proposed; may repeat this switch</w:t>
      </w:r>
    </w:p>
    <w:p w:rsidR="00913065" w:rsidRDefault="00913065" w:rsidP="00913065">
      <w:pPr>
        <w:pStyle w:val="BodyText"/>
      </w:pPr>
      <w:r>
        <w:t xml:space="preserve">    -w    Set open options; flag can be REPEAT</w:t>
      </w:r>
    </w:p>
    <w:p w:rsidR="002F40DA" w:rsidRDefault="00913065" w:rsidP="00913065">
      <w:pPr>
        <w:pStyle w:val="BodyText"/>
      </w:pPr>
      <w:r>
        <w:t xml:space="preserve">    -Z    Allow VR mismatch in input files</w:t>
      </w:r>
    </w:p>
    <w:p w:rsidR="00913065" w:rsidRDefault="00913065" w:rsidP="00913065">
      <w:pPr>
        <w:pStyle w:val="BodyText"/>
      </w:pPr>
    </w:p>
    <w:p w:rsidR="002F40DA" w:rsidRDefault="002F40DA" w:rsidP="00CF0EC4">
      <w:pPr>
        <w:pStyle w:val="BodyText"/>
        <w:jc w:val="left"/>
      </w:pPr>
      <w:r>
        <w:t xml:space="preserve">    node  </w:t>
      </w:r>
      <w:proofErr w:type="spellStart"/>
      <w:r>
        <w:t>Node</w:t>
      </w:r>
      <w:proofErr w:type="spellEnd"/>
      <w:r>
        <w:t xml:space="preserve"> name for network connection</w:t>
      </w:r>
    </w:p>
    <w:p w:rsidR="002F40DA" w:rsidRDefault="002F40DA" w:rsidP="00CF0EC4">
      <w:pPr>
        <w:pStyle w:val="BodyText"/>
        <w:jc w:val="left"/>
      </w:pPr>
      <w:r>
        <w:t xml:space="preserve">    port  TCP / IP port number of server application</w:t>
      </w:r>
    </w:p>
    <w:p w:rsidR="002F40DA" w:rsidRDefault="002F40DA" w:rsidP="00CF0EC4">
      <w:pPr>
        <w:pStyle w:val="BodyText"/>
        <w:jc w:val="left"/>
      </w:pPr>
      <w:r>
        <w:t xml:space="preserve">    image A list of one or more images to send</w:t>
      </w:r>
    </w:p>
    <w:p w:rsidR="002F40DA" w:rsidRDefault="002F40DA" w:rsidP="00CF0EC4">
      <w:pPr>
        <w:rPr>
          <w:u w:val="single"/>
        </w:rPr>
      </w:pPr>
    </w:p>
    <w:p w:rsidR="002F40DA" w:rsidRDefault="002F40DA" w:rsidP="002F40DA">
      <w:pPr>
        <w:rPr>
          <w:u w:val="single"/>
        </w:rPr>
      </w:pPr>
      <w:r>
        <w:rPr>
          <w:u w:val="single"/>
        </w:rPr>
        <w:t>Actual Usage:</w:t>
      </w:r>
    </w:p>
    <w:p w:rsidR="002F40DA" w:rsidRDefault="002F40DA" w:rsidP="002F40DA">
      <w:pPr>
        <w:rPr>
          <w:u w:val="single"/>
        </w:rPr>
      </w:pPr>
    </w:p>
    <w:p w:rsidR="002E3540" w:rsidRDefault="002E3540" w:rsidP="002E3540">
      <w:pPr>
        <w:pStyle w:val="BodyText"/>
        <w:jc w:val="left"/>
      </w:pPr>
      <w:r>
        <w:t>C:\User&gt;send_image -q cemax30 104 a0000001.dcm a0000002.dcm a0000003.dcm</w:t>
      </w:r>
    </w:p>
    <w:p w:rsidR="002E3540" w:rsidRDefault="002E3540" w:rsidP="002E3540">
      <w:pPr>
        <w:pStyle w:val="BodyText"/>
        <w:jc w:val="left"/>
      </w:pPr>
      <w:r>
        <w:t>Store Response</w:t>
      </w:r>
    </w:p>
    <w:p w:rsidR="002E3540" w:rsidRDefault="002E3540" w:rsidP="002E3540">
      <w:pPr>
        <w:pStyle w:val="BodyText"/>
        <w:jc w:val="left"/>
      </w:pPr>
      <w:r>
        <w:t>Message ID Resp:1</w:t>
      </w:r>
    </w:p>
    <w:p w:rsidR="002E3540" w:rsidRDefault="002E3540" w:rsidP="002E3540">
      <w:pPr>
        <w:pStyle w:val="BodyText"/>
        <w:jc w:val="left"/>
      </w:pPr>
      <w:r>
        <w:t>Data Set Type:  0101</w:t>
      </w:r>
    </w:p>
    <w:p w:rsidR="002E3540" w:rsidRDefault="002E3540" w:rsidP="002E3540">
      <w:pPr>
        <w:pStyle w:val="BodyText"/>
        <w:jc w:val="left"/>
      </w:pPr>
      <w:r>
        <w:t>Status:         0000  Status Information:-</w:t>
      </w:r>
    </w:p>
    <w:p w:rsidR="002E3540" w:rsidRDefault="002E3540" w:rsidP="002E3540">
      <w:pPr>
        <w:pStyle w:val="BodyText"/>
        <w:jc w:val="left"/>
      </w:pPr>
      <w:r>
        <w:t xml:space="preserve">        Successful operation</w:t>
      </w:r>
    </w:p>
    <w:p w:rsidR="002E3540" w:rsidRDefault="002E3540" w:rsidP="002E3540">
      <w:pPr>
        <w:pStyle w:val="BodyText"/>
        <w:jc w:val="left"/>
      </w:pPr>
      <w:r>
        <w:t>Class UID:      1.2.840.10008.5.1.4.1.1.2</w:t>
      </w:r>
    </w:p>
    <w:p w:rsidR="002E3540" w:rsidRDefault="002E3540" w:rsidP="002E3540">
      <w:pPr>
        <w:pStyle w:val="BodyText"/>
        <w:jc w:val="left"/>
      </w:pPr>
      <w:r>
        <w:t>Instance UID:   1.2.840.113619.2.1.11101.786458237.2.11.858271581</w:t>
      </w:r>
    </w:p>
    <w:p w:rsidR="002E3540" w:rsidRDefault="002E3540" w:rsidP="002E3540">
      <w:pPr>
        <w:pStyle w:val="BodyText"/>
        <w:jc w:val="left"/>
      </w:pPr>
      <w:r>
        <w:t>Store Response</w:t>
      </w:r>
    </w:p>
    <w:p w:rsidR="002E3540" w:rsidRDefault="002E3540" w:rsidP="002E3540">
      <w:pPr>
        <w:pStyle w:val="BodyText"/>
        <w:jc w:val="left"/>
      </w:pPr>
      <w:r>
        <w:t>Message ID Resp:2</w:t>
      </w:r>
    </w:p>
    <w:p w:rsidR="002E3540" w:rsidRDefault="002E3540" w:rsidP="002E3540">
      <w:pPr>
        <w:pStyle w:val="BodyText"/>
        <w:jc w:val="left"/>
      </w:pPr>
      <w:r>
        <w:t>Data Set Type:  0101</w:t>
      </w:r>
    </w:p>
    <w:p w:rsidR="002E3540" w:rsidRDefault="002E3540" w:rsidP="002E3540">
      <w:pPr>
        <w:pStyle w:val="BodyText"/>
        <w:jc w:val="left"/>
      </w:pPr>
      <w:r>
        <w:t>Status:         0000  Status Information:-</w:t>
      </w:r>
    </w:p>
    <w:p w:rsidR="002E3540" w:rsidRDefault="002E3540" w:rsidP="002E3540">
      <w:pPr>
        <w:pStyle w:val="BodyText"/>
        <w:jc w:val="left"/>
      </w:pPr>
      <w:r>
        <w:t xml:space="preserve">        Successful operation</w:t>
      </w:r>
    </w:p>
    <w:p w:rsidR="002E3540" w:rsidRDefault="002E3540" w:rsidP="002E3540">
      <w:pPr>
        <w:pStyle w:val="BodyText"/>
        <w:jc w:val="left"/>
      </w:pPr>
      <w:r>
        <w:t>Class UID:      1.2.840.10008.5.1.4.1.1.2</w:t>
      </w:r>
    </w:p>
    <w:p w:rsidR="002E3540" w:rsidRDefault="002E3540" w:rsidP="002E3540">
      <w:pPr>
        <w:pStyle w:val="BodyText"/>
        <w:jc w:val="left"/>
      </w:pPr>
      <w:r>
        <w:t>Instance UID:   1.2.840.113619.2.1.11101.786458237.2.11.858271582</w:t>
      </w:r>
    </w:p>
    <w:p w:rsidR="002E3540" w:rsidRDefault="002E3540" w:rsidP="002E3540">
      <w:pPr>
        <w:pStyle w:val="BodyText"/>
        <w:jc w:val="left"/>
      </w:pPr>
      <w:r>
        <w:t>Store Response</w:t>
      </w:r>
    </w:p>
    <w:p w:rsidR="002E3540" w:rsidRDefault="002E3540" w:rsidP="002E3540">
      <w:pPr>
        <w:pStyle w:val="BodyText"/>
        <w:jc w:val="left"/>
      </w:pPr>
      <w:r>
        <w:t>Message ID Resp:3</w:t>
      </w:r>
    </w:p>
    <w:p w:rsidR="002E3540" w:rsidRDefault="002E3540" w:rsidP="002E3540">
      <w:pPr>
        <w:pStyle w:val="BodyText"/>
        <w:jc w:val="left"/>
      </w:pPr>
      <w:r>
        <w:t>Data Set Type:  0101</w:t>
      </w:r>
    </w:p>
    <w:p w:rsidR="002E3540" w:rsidRDefault="002E3540" w:rsidP="002E3540">
      <w:pPr>
        <w:pStyle w:val="BodyText"/>
        <w:jc w:val="left"/>
      </w:pPr>
      <w:r>
        <w:t>Status:         0000  Status Information:-</w:t>
      </w:r>
    </w:p>
    <w:p w:rsidR="002E3540" w:rsidRDefault="002E3540" w:rsidP="002E3540">
      <w:pPr>
        <w:pStyle w:val="BodyText"/>
        <w:jc w:val="left"/>
      </w:pPr>
      <w:r>
        <w:t xml:space="preserve">        Successful operation</w:t>
      </w:r>
    </w:p>
    <w:p w:rsidR="002F40DA" w:rsidRDefault="002E3540" w:rsidP="002E3540">
      <w:pPr>
        <w:pStyle w:val="BodyText"/>
        <w:jc w:val="left"/>
      </w:pPr>
      <w:r>
        <w:t>Class UID:      1.2.840.10008.5.1.4.1.1.2</w:t>
      </w:r>
    </w:p>
    <w:p w:rsidR="002E3540" w:rsidRDefault="002E3540" w:rsidP="002F40DA">
      <w:pPr>
        <w:pStyle w:val="BodyText"/>
      </w:pPr>
    </w:p>
    <w:p w:rsidR="002E3540" w:rsidRDefault="002E3540" w:rsidP="002F40DA">
      <w:pPr>
        <w:pStyle w:val="BodyText"/>
      </w:pPr>
    </w:p>
    <w:p w:rsidR="001D3082" w:rsidRDefault="001D3082" w:rsidP="002F40DA">
      <w:bookmarkStart w:id="1922" w:name="_Toc434288925"/>
      <w:bookmarkStart w:id="1923" w:name="_Toc435337182"/>
      <w:bookmarkStart w:id="1924" w:name="_Toc435342725"/>
      <w:bookmarkStart w:id="1925" w:name="_Toc474915290"/>
    </w:p>
    <w:p w:rsidR="00FE3F2B" w:rsidRDefault="00FE3F2B" w:rsidP="002F40DA">
      <w:pPr>
        <w:pStyle w:val="Heading1"/>
        <w:numPr>
          <w:ilvl w:val="0"/>
          <w:numId w:val="0"/>
        </w:numPr>
        <w:ind w:left="90"/>
        <w:sectPr w:rsidR="00FE3F2B" w:rsidSect="0099632D">
          <w:headerReference w:type="even" r:id="rId133"/>
          <w:type w:val="oddPage"/>
          <w:pgSz w:w="12240" w:h="15840" w:code="1"/>
          <w:pgMar w:top="1440" w:right="1440" w:bottom="1440" w:left="1440" w:header="720" w:footer="720" w:gutter="0"/>
          <w:paperSrc w:first="7" w:other="7"/>
          <w:cols w:space="720"/>
          <w:titlePg/>
        </w:sectPr>
      </w:pPr>
      <w:bookmarkStart w:id="1926" w:name="_Toc89057626"/>
    </w:p>
    <w:p w:rsidR="002F40DA" w:rsidRDefault="00EC5447" w:rsidP="002F40DA">
      <w:pPr>
        <w:pStyle w:val="Heading1"/>
        <w:numPr>
          <w:ilvl w:val="0"/>
          <w:numId w:val="0"/>
        </w:numPr>
        <w:ind w:left="90"/>
      </w:pPr>
      <w:bookmarkStart w:id="1927" w:name="_Toc356301113"/>
      <w:r>
        <w:lastRenderedPageBreak/>
        <w:t xml:space="preserve">Appendix E   </w:t>
      </w:r>
      <w:r w:rsidR="002F40DA">
        <w:t>Port Numbers for VistA Imaging DICOM Gateway Applications</w:t>
      </w:r>
      <w:bookmarkEnd w:id="1922"/>
      <w:bookmarkEnd w:id="1923"/>
      <w:bookmarkEnd w:id="1924"/>
      <w:bookmarkEnd w:id="1925"/>
      <w:bookmarkEnd w:id="1926"/>
      <w:bookmarkEnd w:id="1927"/>
    </w:p>
    <w:p w:rsidR="002F40DA" w:rsidRDefault="002F40DA" w:rsidP="002F40DA">
      <w:pPr>
        <w:rPr>
          <w:b/>
        </w:rPr>
      </w:pPr>
    </w:p>
    <w:p w:rsidR="002F40DA" w:rsidRDefault="002F40DA" w:rsidP="002F40DA">
      <w:r>
        <w:rPr>
          <w:b/>
          <w:u w:val="single"/>
        </w:rPr>
        <w:t>Attention</w:t>
      </w:r>
      <w:r>
        <w:rPr>
          <w:b/>
        </w:rPr>
        <w:t xml:space="preserve">:  </w:t>
      </w:r>
      <w:r>
        <w:t>For inter-process communications, DICOM applications require well-known port numbers</w:t>
      </w:r>
      <w:r>
        <w:rPr>
          <w:rStyle w:val="FootnoteReference"/>
          <w:rFonts w:ascii="Century Schoolbook" w:hAnsi="Century Schoolbook"/>
        </w:rPr>
        <w:footnoteReference w:id="3"/>
      </w:r>
      <w:r>
        <w:t>.</w:t>
      </w:r>
    </w:p>
    <w:p w:rsidR="002F40DA" w:rsidRDefault="002F40DA" w:rsidP="002F40DA"/>
    <w:p w:rsidR="002F40DA" w:rsidRDefault="002F40DA" w:rsidP="002F40DA">
      <w:r>
        <w:t xml:space="preserve">The VistA Imaging DICOM Gateway uses port numbers in the 60000-61000 range, in order to avoid conflicting with those used by other applications. </w:t>
      </w:r>
    </w:p>
    <w:p w:rsidR="002F40DA" w:rsidRDefault="002F40DA" w:rsidP="002F40DA"/>
    <w:p w:rsidR="002F40DA" w:rsidRDefault="002F40DA" w:rsidP="002F40DA">
      <w:r>
        <w:rPr>
          <w:b/>
        </w:rPr>
        <w:t>Note</w:t>
      </w:r>
      <w:r>
        <w:t>: 104 is commonly used as the default port number for DICOM.</w:t>
      </w:r>
    </w:p>
    <w:p w:rsidR="002F40DA" w:rsidRDefault="002F40DA" w:rsidP="002F40DA"/>
    <w:p w:rsidR="002F40DA" w:rsidRDefault="002F40DA" w:rsidP="002F40DA">
      <w:r>
        <w:t>The following table contains suggested port numbers for the VistA DICOM Applications.</w:t>
      </w:r>
    </w:p>
    <w:p w:rsidR="002F40DA" w:rsidRDefault="002F40DA" w:rsidP="002F40DA">
      <w:pPr>
        <w:pStyle w:val="BodyText"/>
        <w:rPr>
          <w:rFonts w:ascii="Century Schoolbook" w:hAnsi="Century Schoolbook"/>
          <w:sz w:val="24"/>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F" w:firstRow="1" w:lastRow="0" w:firstColumn="1" w:lastColumn="0" w:noHBand="0" w:noVBand="0"/>
      </w:tblPr>
      <w:tblGrid>
        <w:gridCol w:w="5670"/>
        <w:gridCol w:w="2430"/>
      </w:tblGrid>
      <w:tr w:rsidR="00A63092">
        <w:trPr>
          <w:tblHeader/>
          <w:jc w:val="center"/>
        </w:trPr>
        <w:tc>
          <w:tcPr>
            <w:tcW w:w="5670" w:type="dxa"/>
            <w:tcBorders>
              <w:top w:val="single" w:sz="6" w:space="0" w:color="000000"/>
              <w:left w:val="single" w:sz="6" w:space="0" w:color="000000"/>
              <w:bottom w:val="single" w:sz="6" w:space="0" w:color="000000"/>
              <w:right w:val="single" w:sz="6" w:space="0" w:color="000000"/>
            </w:tcBorders>
            <w:shd w:val="pct25" w:color="auto" w:fill="auto"/>
          </w:tcPr>
          <w:p w:rsidR="00A63092" w:rsidRDefault="00A63092" w:rsidP="00011B09">
            <w:pPr>
              <w:pStyle w:val="BodyText"/>
              <w:spacing w:before="120" w:after="120"/>
              <w:jc w:val="center"/>
              <w:rPr>
                <w:rFonts w:ascii="Times New Roman" w:hAnsi="Times New Roman"/>
                <w:b/>
                <w:sz w:val="24"/>
              </w:rPr>
            </w:pPr>
            <w:smartTag w:uri="urn:schemas-microsoft-com:office:smarttags" w:element="place">
              <w:r>
                <w:rPr>
                  <w:rFonts w:ascii="Times New Roman" w:hAnsi="Times New Roman"/>
                  <w:b/>
                  <w:sz w:val="24"/>
                </w:rPr>
                <w:t>VistA</w:t>
              </w:r>
            </w:smartTag>
            <w:r>
              <w:rPr>
                <w:rFonts w:ascii="Times New Roman" w:hAnsi="Times New Roman"/>
              </w:rPr>
              <w:t xml:space="preserve"> </w:t>
            </w:r>
            <w:r>
              <w:rPr>
                <w:rFonts w:ascii="Times New Roman" w:hAnsi="Times New Roman"/>
                <w:b/>
                <w:sz w:val="24"/>
              </w:rPr>
              <w:t>Imaging DICOM Gateway Application</w:t>
            </w:r>
          </w:p>
        </w:tc>
        <w:tc>
          <w:tcPr>
            <w:tcW w:w="2430" w:type="dxa"/>
            <w:tcBorders>
              <w:top w:val="single" w:sz="6" w:space="0" w:color="000000"/>
              <w:left w:val="single" w:sz="6" w:space="0" w:color="000000"/>
              <w:bottom w:val="single" w:sz="6" w:space="0" w:color="000000"/>
              <w:right w:val="single" w:sz="6" w:space="0" w:color="000000"/>
            </w:tcBorders>
            <w:shd w:val="pct25" w:color="auto" w:fill="auto"/>
          </w:tcPr>
          <w:p w:rsidR="00A63092" w:rsidRDefault="00A63092" w:rsidP="00011B09">
            <w:pPr>
              <w:pStyle w:val="BodyText"/>
              <w:spacing w:before="120" w:after="120"/>
              <w:jc w:val="center"/>
              <w:rPr>
                <w:rFonts w:ascii="Times New Roman" w:hAnsi="Times New Roman"/>
                <w:b/>
                <w:sz w:val="24"/>
              </w:rPr>
            </w:pPr>
            <w:r>
              <w:rPr>
                <w:rFonts w:ascii="Times New Roman" w:hAnsi="Times New Roman"/>
                <w:b/>
                <w:sz w:val="24"/>
              </w:rPr>
              <w:t>Port Number</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Commercial Modality Worklist SCP #1</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60041</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Commercial Modality Worklist SCP #2</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60042</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Commercial PACS Text Interface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60040</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CR Modality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60100 – 60109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CT Modality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60120 – 60129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Default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104</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Dental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60200 – 60299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Digital Angiography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60150 – 60159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 xml:space="preserve">Digital Radio </w:t>
            </w:r>
            <w:proofErr w:type="spellStart"/>
            <w:r>
              <w:rPr>
                <w:rFonts w:ascii="Times New Roman" w:hAnsi="Times New Roman"/>
                <w:sz w:val="24"/>
              </w:rPr>
              <w:t>Fluoro</w:t>
            </w:r>
            <w:proofErr w:type="spellEnd"/>
            <w:r>
              <w:rPr>
                <w:rFonts w:ascii="Times New Roman" w:hAnsi="Times New Roman"/>
                <w:sz w:val="24"/>
              </w:rPr>
              <w:t xml:space="preserve">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60140 – 60149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Digital Radiography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60110 – 60119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Film Digitizer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60190 – 60199</w:t>
            </w:r>
          </w:p>
        </w:tc>
      </w:tr>
      <w:tr w:rsidR="00A63092">
        <w:trPr>
          <w:jc w:val="center"/>
        </w:trPr>
        <w:tc>
          <w:tcPr>
            <w:tcW w:w="5670" w:type="dxa"/>
            <w:tcBorders>
              <w:top w:val="nil"/>
            </w:tcBorders>
          </w:tcPr>
          <w:p w:rsidR="00A63092" w:rsidRDefault="00A63092" w:rsidP="00011B09">
            <w:pPr>
              <w:pStyle w:val="BodyText"/>
              <w:spacing w:before="120" w:after="120"/>
              <w:rPr>
                <w:rFonts w:ascii="Times New Roman" w:hAnsi="Times New Roman"/>
                <w:sz w:val="24"/>
              </w:rPr>
            </w:pPr>
            <w:r>
              <w:rPr>
                <w:rFonts w:ascii="Times New Roman" w:hAnsi="Times New Roman"/>
                <w:sz w:val="24"/>
              </w:rPr>
              <w:t>Image acquisition MUMPS storage controller</w:t>
            </w:r>
          </w:p>
        </w:tc>
        <w:tc>
          <w:tcPr>
            <w:tcW w:w="2430" w:type="dxa"/>
            <w:tcBorders>
              <w:top w:val="nil"/>
            </w:tcBorders>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60000</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Modality Worklist SCP</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60010</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lastRenderedPageBreak/>
              <w:t>MR Modality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60130 – 60139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Nuclear Medicine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60170 – 60179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proofErr w:type="spellStart"/>
            <w:r>
              <w:rPr>
                <w:rFonts w:ascii="Times New Roman" w:hAnsi="Times New Roman"/>
                <w:sz w:val="24"/>
              </w:rPr>
              <w:t>Ophthalmogy</w:t>
            </w:r>
            <w:proofErr w:type="spellEnd"/>
            <w:r>
              <w:rPr>
                <w:rFonts w:ascii="Times New Roman" w:hAnsi="Times New Roman"/>
                <w:sz w:val="24"/>
              </w:rPr>
              <w:t xml:space="preserve">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60300 – 60399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Performed Procedure Step SCP</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60020</w:t>
            </w:r>
          </w:p>
        </w:tc>
      </w:tr>
      <w:tr w:rsidR="00A63092">
        <w:trPr>
          <w:jc w:val="center"/>
        </w:trPr>
        <w:tc>
          <w:tcPr>
            <w:tcW w:w="5670" w:type="dxa"/>
          </w:tcPr>
          <w:p w:rsidR="00A63092" w:rsidRDefault="00A63092" w:rsidP="00D14F4B">
            <w:pPr>
              <w:pStyle w:val="BodyText"/>
              <w:spacing w:before="120" w:after="120"/>
              <w:rPr>
                <w:rFonts w:ascii="Times New Roman" w:hAnsi="Times New Roman"/>
                <w:sz w:val="24"/>
              </w:rPr>
            </w:pPr>
            <w:r>
              <w:rPr>
                <w:rFonts w:ascii="Times New Roman" w:hAnsi="Times New Roman"/>
                <w:sz w:val="24"/>
              </w:rPr>
              <w:t>Query/Retrieve SCP</w:t>
            </w:r>
          </w:p>
        </w:tc>
        <w:tc>
          <w:tcPr>
            <w:tcW w:w="2430" w:type="dxa"/>
          </w:tcPr>
          <w:p w:rsidR="00A63092" w:rsidRDefault="00A63092" w:rsidP="00D14F4B">
            <w:pPr>
              <w:pStyle w:val="BodyText"/>
              <w:spacing w:before="120" w:after="120"/>
              <w:jc w:val="center"/>
              <w:rPr>
                <w:rFonts w:ascii="Times New Roman" w:hAnsi="Times New Roman"/>
                <w:sz w:val="24"/>
              </w:rPr>
            </w:pPr>
            <w:r>
              <w:rPr>
                <w:rFonts w:ascii="Times New Roman" w:hAnsi="Times New Roman"/>
                <w:sz w:val="24"/>
              </w:rPr>
              <w:t>60090</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Storage Commitment SCP</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60030</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Ultrasound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60160 – 60169</w:t>
            </w:r>
          </w:p>
        </w:tc>
      </w:tr>
      <w:tr w:rsidR="00A63092">
        <w:trPr>
          <w:jc w:val="center"/>
        </w:trPr>
        <w:tc>
          <w:tcPr>
            <w:tcW w:w="5670" w:type="dxa"/>
          </w:tcPr>
          <w:p w:rsidR="00A63092" w:rsidRDefault="00A63092" w:rsidP="00011B09">
            <w:pPr>
              <w:pStyle w:val="BodyText"/>
              <w:spacing w:before="120" w:after="120"/>
              <w:rPr>
                <w:rFonts w:ascii="Times New Roman" w:hAnsi="Times New Roman"/>
                <w:sz w:val="24"/>
              </w:rPr>
            </w:pPr>
            <w:r>
              <w:rPr>
                <w:rFonts w:ascii="Times New Roman" w:hAnsi="Times New Roman"/>
                <w:sz w:val="24"/>
              </w:rPr>
              <w:t>Visible Light – Image Storage</w:t>
            </w:r>
          </w:p>
        </w:tc>
        <w:tc>
          <w:tcPr>
            <w:tcW w:w="2430" w:type="dxa"/>
          </w:tcPr>
          <w:p w:rsidR="00A63092" w:rsidRDefault="00A63092" w:rsidP="00011B09">
            <w:pPr>
              <w:pStyle w:val="BodyText"/>
              <w:spacing w:before="120" w:after="120"/>
              <w:jc w:val="center"/>
              <w:rPr>
                <w:rFonts w:ascii="Times New Roman" w:hAnsi="Times New Roman"/>
                <w:sz w:val="24"/>
              </w:rPr>
            </w:pPr>
            <w:r>
              <w:rPr>
                <w:rFonts w:ascii="Times New Roman" w:hAnsi="Times New Roman"/>
                <w:sz w:val="24"/>
              </w:rPr>
              <w:t>60180 – 60189</w:t>
            </w:r>
          </w:p>
        </w:tc>
      </w:tr>
    </w:tbl>
    <w:p w:rsidR="002F40DA" w:rsidRDefault="002F40DA" w:rsidP="002F40DA"/>
    <w:p w:rsidR="002F40DA" w:rsidRDefault="002F40DA" w:rsidP="002F40DA"/>
    <w:p w:rsidR="00FE3F2B" w:rsidRDefault="00FE3F2B" w:rsidP="002F40DA">
      <w:pPr>
        <w:pStyle w:val="Heading1"/>
        <w:numPr>
          <w:ilvl w:val="0"/>
          <w:numId w:val="0"/>
        </w:numPr>
        <w:sectPr w:rsidR="00FE3F2B" w:rsidSect="00FE3F2B">
          <w:headerReference w:type="even" r:id="rId134"/>
          <w:type w:val="oddPage"/>
          <w:pgSz w:w="12240" w:h="15840" w:code="1"/>
          <w:pgMar w:top="1440" w:right="1440" w:bottom="1440" w:left="1440" w:header="720" w:footer="720" w:gutter="0"/>
          <w:paperSrc w:first="7" w:other="7"/>
          <w:cols w:space="720"/>
          <w:titlePg/>
        </w:sectPr>
      </w:pPr>
      <w:bookmarkStart w:id="1928" w:name="_Toc435337183"/>
      <w:bookmarkStart w:id="1929" w:name="_Toc435342726"/>
      <w:bookmarkStart w:id="1930" w:name="_Toc474915291"/>
      <w:bookmarkStart w:id="1931" w:name="_Toc89057627"/>
      <w:bookmarkStart w:id="1932" w:name="_Toc434288926"/>
    </w:p>
    <w:p w:rsidR="002F40DA" w:rsidRDefault="00EC5447" w:rsidP="002F40DA">
      <w:pPr>
        <w:pStyle w:val="Heading1"/>
        <w:numPr>
          <w:ilvl w:val="0"/>
          <w:numId w:val="0"/>
        </w:numPr>
      </w:pPr>
      <w:bookmarkStart w:id="1933" w:name="_Toc356301114"/>
      <w:r>
        <w:lastRenderedPageBreak/>
        <w:t xml:space="preserve">Appendix F   </w:t>
      </w:r>
      <w:r w:rsidR="002F40DA">
        <w:t>VistA Imaging DICOM Gateway Application Entity (AE) Titles</w:t>
      </w:r>
      <w:bookmarkEnd w:id="1928"/>
      <w:bookmarkEnd w:id="1929"/>
      <w:bookmarkEnd w:id="1930"/>
      <w:bookmarkEnd w:id="1931"/>
      <w:bookmarkEnd w:id="1933"/>
    </w:p>
    <w:bookmarkEnd w:id="1932"/>
    <w:p w:rsidR="002F40DA" w:rsidRDefault="002F40DA" w:rsidP="002F40DA">
      <w:r>
        <w:t>DICOM requires the calling application entity to supply both its AE title and the called AE title when the association request is made</w:t>
      </w:r>
      <w:r w:rsidR="00E671F9">
        <w:t xml:space="preserve">. </w:t>
      </w:r>
      <w:r>
        <w:t xml:space="preserve">The AE titles for the VistA Gateway processes are listed in the following table (These values are defined in the master file named </w:t>
      </w:r>
      <w:proofErr w:type="spellStart"/>
      <w:r>
        <w:rPr>
          <w:rFonts w:ascii="Courier New" w:hAnsi="Courier New"/>
        </w:rPr>
        <w:t>scp_list.dic</w:t>
      </w:r>
      <w:proofErr w:type="spellEnd"/>
      <w:r>
        <w:t>).</w:t>
      </w:r>
    </w:p>
    <w:p w:rsidR="002F40DA" w:rsidRDefault="002F40DA" w:rsidP="002F40DA"/>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F" w:firstRow="1" w:lastRow="0" w:firstColumn="1" w:lastColumn="0" w:noHBand="0" w:noVBand="0"/>
      </w:tblPr>
      <w:tblGrid>
        <w:gridCol w:w="4492"/>
        <w:gridCol w:w="3289"/>
      </w:tblGrid>
      <w:tr w:rsidR="002F40DA">
        <w:trPr>
          <w:jc w:val="center"/>
        </w:trPr>
        <w:tc>
          <w:tcPr>
            <w:tcW w:w="4492" w:type="dxa"/>
            <w:tcBorders>
              <w:top w:val="single" w:sz="6" w:space="0" w:color="000000"/>
              <w:left w:val="single" w:sz="6" w:space="0" w:color="000000"/>
              <w:bottom w:val="single" w:sz="6" w:space="0" w:color="000000"/>
              <w:right w:val="single" w:sz="6" w:space="0" w:color="000000"/>
            </w:tcBorders>
            <w:shd w:val="pct25" w:color="auto" w:fill="auto"/>
          </w:tcPr>
          <w:p w:rsidR="002F40DA" w:rsidRDefault="002F40DA" w:rsidP="00011B09">
            <w:pPr>
              <w:pStyle w:val="BodyText"/>
              <w:spacing w:before="120" w:after="120"/>
              <w:jc w:val="center"/>
              <w:rPr>
                <w:rFonts w:ascii="Times New Roman" w:hAnsi="Times New Roman"/>
                <w:b/>
                <w:sz w:val="24"/>
              </w:rPr>
            </w:pPr>
            <w:smartTag w:uri="urn:schemas-microsoft-com:office:smarttags" w:element="place">
              <w:r>
                <w:rPr>
                  <w:rFonts w:ascii="Times New Roman" w:hAnsi="Times New Roman"/>
                  <w:b/>
                  <w:sz w:val="24"/>
                </w:rPr>
                <w:t>VistA</w:t>
              </w:r>
            </w:smartTag>
            <w:r>
              <w:t xml:space="preserve"> </w:t>
            </w:r>
            <w:r>
              <w:rPr>
                <w:rFonts w:ascii="Times New Roman" w:hAnsi="Times New Roman"/>
                <w:b/>
                <w:sz w:val="24"/>
              </w:rPr>
              <w:t>Imaging DICOM Gateway Process</w:t>
            </w:r>
          </w:p>
        </w:tc>
        <w:tc>
          <w:tcPr>
            <w:tcW w:w="3289" w:type="dxa"/>
            <w:tcBorders>
              <w:top w:val="single" w:sz="6" w:space="0" w:color="000000"/>
              <w:left w:val="single" w:sz="6" w:space="0" w:color="000000"/>
              <w:bottom w:val="single" w:sz="6" w:space="0" w:color="000000"/>
              <w:right w:val="single" w:sz="6" w:space="0" w:color="000000"/>
            </w:tcBorders>
            <w:shd w:val="pct25" w:color="auto" w:fill="auto"/>
          </w:tcPr>
          <w:p w:rsidR="002F40DA" w:rsidRDefault="002F40DA" w:rsidP="00011B09">
            <w:pPr>
              <w:pStyle w:val="BodyText"/>
              <w:spacing w:before="120" w:after="120"/>
              <w:jc w:val="center"/>
              <w:rPr>
                <w:rFonts w:ascii="Times New Roman" w:hAnsi="Times New Roman"/>
                <w:b/>
                <w:sz w:val="24"/>
              </w:rPr>
            </w:pPr>
            <w:r>
              <w:rPr>
                <w:rFonts w:ascii="Times New Roman" w:hAnsi="Times New Roman"/>
                <w:b/>
                <w:sz w:val="24"/>
              </w:rPr>
              <w:t>Application Entity Title</w:t>
            </w:r>
          </w:p>
        </w:tc>
      </w:tr>
      <w:tr w:rsidR="00F908D2">
        <w:trPr>
          <w:jc w:val="center"/>
        </w:trPr>
        <w:tc>
          <w:tcPr>
            <w:tcW w:w="4492" w:type="dxa"/>
            <w:tcBorders>
              <w:top w:val="nil"/>
            </w:tcBorders>
          </w:tcPr>
          <w:p w:rsidR="00F908D2" w:rsidRDefault="00F908D2" w:rsidP="00F908D2">
            <w:pPr>
              <w:pStyle w:val="BodyText"/>
              <w:spacing w:before="120" w:after="120"/>
            </w:pPr>
            <w:r w:rsidRPr="00F908D2">
              <w:rPr>
                <w:rFonts w:ascii="Times New Roman" w:hAnsi="Times New Roman"/>
                <w:sz w:val="24"/>
              </w:rPr>
              <w:t>Application Entity Title dictionary</w:t>
            </w:r>
          </w:p>
        </w:tc>
        <w:tc>
          <w:tcPr>
            <w:tcW w:w="3289" w:type="dxa"/>
            <w:tcBorders>
              <w:top w:val="nil"/>
            </w:tcBorders>
          </w:tcPr>
          <w:p w:rsidR="00F908D2" w:rsidRPr="00F908D2" w:rsidRDefault="00F908D2" w:rsidP="00F908D2">
            <w:pPr>
              <w:pStyle w:val="BodyText"/>
              <w:spacing w:before="120" w:after="120"/>
              <w:rPr>
                <w:rFonts w:ascii="Times New Roman" w:hAnsi="Times New Roman"/>
                <w:sz w:val="24"/>
              </w:rPr>
            </w:pPr>
            <w:r w:rsidRPr="00F908D2">
              <w:rPr>
                <w:rFonts w:ascii="Times New Roman" w:hAnsi="Times New Roman"/>
                <w:sz w:val="24"/>
              </w:rPr>
              <w:t>AE_TITLE.DIC</w:t>
            </w:r>
          </w:p>
        </w:tc>
      </w:tr>
      <w:tr w:rsidR="00F908D2">
        <w:trPr>
          <w:jc w:val="center"/>
        </w:trPr>
        <w:tc>
          <w:tcPr>
            <w:tcW w:w="4492" w:type="dxa"/>
            <w:tcBorders>
              <w:top w:val="nil"/>
            </w:tcBorders>
          </w:tcPr>
          <w:p w:rsidR="00F908D2" w:rsidRDefault="00F908D2" w:rsidP="00D14F4B">
            <w:pPr>
              <w:pStyle w:val="BodyText"/>
              <w:spacing w:before="120" w:after="120"/>
              <w:rPr>
                <w:rFonts w:ascii="Times New Roman" w:hAnsi="Times New Roman"/>
                <w:sz w:val="24"/>
              </w:rPr>
            </w:pPr>
            <w:r>
              <w:rPr>
                <w:rFonts w:ascii="Times New Roman" w:hAnsi="Times New Roman"/>
                <w:sz w:val="24"/>
              </w:rPr>
              <w:t>PACS Text Interface</w:t>
            </w:r>
          </w:p>
        </w:tc>
        <w:tc>
          <w:tcPr>
            <w:tcW w:w="3289" w:type="dxa"/>
            <w:tcBorders>
              <w:top w:val="nil"/>
            </w:tcBorders>
          </w:tcPr>
          <w:p w:rsidR="00F908D2" w:rsidRDefault="00F908D2" w:rsidP="00D14F4B">
            <w:pPr>
              <w:pStyle w:val="BodyText"/>
              <w:spacing w:before="120" w:after="120"/>
              <w:rPr>
                <w:rFonts w:ascii="Times New Roman" w:hAnsi="Times New Roman"/>
                <w:caps/>
                <w:sz w:val="24"/>
              </w:rPr>
            </w:pPr>
            <w:r>
              <w:rPr>
                <w:rFonts w:ascii="Times New Roman" w:hAnsi="Times New Roman"/>
                <w:caps/>
                <w:sz w:val="24"/>
              </w:rPr>
              <w:t>VISTA_PACS_IF</w:t>
            </w:r>
          </w:p>
        </w:tc>
      </w:tr>
      <w:tr w:rsidR="002F40DA">
        <w:trPr>
          <w:jc w:val="center"/>
        </w:trPr>
        <w:tc>
          <w:tcPr>
            <w:tcW w:w="4492" w:type="dxa"/>
          </w:tcPr>
          <w:p w:rsidR="002F40DA" w:rsidRDefault="002F40DA" w:rsidP="00011B09">
            <w:pPr>
              <w:pStyle w:val="BodyText"/>
              <w:spacing w:before="120" w:after="120"/>
              <w:rPr>
                <w:rFonts w:ascii="Times New Roman" w:hAnsi="Times New Roman"/>
                <w:sz w:val="24"/>
              </w:rPr>
            </w:pPr>
            <w:r>
              <w:rPr>
                <w:rFonts w:ascii="Times New Roman" w:hAnsi="Times New Roman"/>
                <w:sz w:val="24"/>
              </w:rPr>
              <w:t>Query/Retrieve Provider</w:t>
            </w:r>
          </w:p>
        </w:tc>
        <w:tc>
          <w:tcPr>
            <w:tcW w:w="3289" w:type="dxa"/>
          </w:tcPr>
          <w:p w:rsidR="002F40DA" w:rsidRDefault="002F40DA" w:rsidP="00011B09">
            <w:pPr>
              <w:pStyle w:val="BodyText"/>
              <w:spacing w:before="120" w:after="120"/>
              <w:rPr>
                <w:rFonts w:ascii="Times New Roman" w:hAnsi="Times New Roman"/>
                <w:caps/>
                <w:sz w:val="24"/>
              </w:rPr>
            </w:pPr>
            <w:r>
              <w:rPr>
                <w:rFonts w:ascii="Times New Roman" w:hAnsi="Times New Roman"/>
                <w:caps/>
                <w:sz w:val="24"/>
              </w:rPr>
              <w:t>VISTA_QR_SCP</w:t>
            </w:r>
          </w:p>
        </w:tc>
      </w:tr>
      <w:tr w:rsidR="002F40DA">
        <w:trPr>
          <w:jc w:val="center"/>
        </w:trPr>
        <w:tc>
          <w:tcPr>
            <w:tcW w:w="4492" w:type="dxa"/>
          </w:tcPr>
          <w:p w:rsidR="002F40DA" w:rsidRDefault="002F40DA" w:rsidP="00011B09">
            <w:pPr>
              <w:pStyle w:val="BodyText"/>
              <w:spacing w:before="120" w:after="120"/>
              <w:rPr>
                <w:rFonts w:ascii="Times New Roman" w:hAnsi="Times New Roman"/>
                <w:sz w:val="24"/>
              </w:rPr>
            </w:pPr>
            <w:r>
              <w:rPr>
                <w:rFonts w:ascii="Times New Roman" w:hAnsi="Times New Roman"/>
                <w:sz w:val="24"/>
              </w:rPr>
              <w:t>Query/Retrieve User</w:t>
            </w:r>
          </w:p>
        </w:tc>
        <w:tc>
          <w:tcPr>
            <w:tcW w:w="3289" w:type="dxa"/>
          </w:tcPr>
          <w:p w:rsidR="002F40DA" w:rsidRDefault="002F40DA" w:rsidP="00011B09">
            <w:pPr>
              <w:pStyle w:val="BodyText"/>
              <w:spacing w:before="120" w:after="120"/>
              <w:rPr>
                <w:rFonts w:ascii="Times New Roman" w:hAnsi="Times New Roman"/>
                <w:caps/>
                <w:sz w:val="24"/>
              </w:rPr>
            </w:pPr>
            <w:r>
              <w:rPr>
                <w:rFonts w:ascii="Times New Roman" w:hAnsi="Times New Roman"/>
                <w:caps/>
                <w:sz w:val="24"/>
              </w:rPr>
              <w:t>VistA_QR_SCU</w:t>
            </w:r>
          </w:p>
        </w:tc>
      </w:tr>
      <w:tr w:rsidR="002F40DA">
        <w:trPr>
          <w:jc w:val="center"/>
        </w:trPr>
        <w:tc>
          <w:tcPr>
            <w:tcW w:w="4492" w:type="dxa"/>
          </w:tcPr>
          <w:p w:rsidR="002F40DA" w:rsidRDefault="002F40DA" w:rsidP="00011B09">
            <w:pPr>
              <w:pStyle w:val="BodyText"/>
              <w:spacing w:before="120" w:after="120"/>
              <w:rPr>
                <w:rFonts w:ascii="Times New Roman" w:hAnsi="Times New Roman"/>
                <w:sz w:val="24"/>
              </w:rPr>
            </w:pPr>
            <w:r>
              <w:rPr>
                <w:rFonts w:ascii="Times New Roman" w:hAnsi="Times New Roman"/>
                <w:sz w:val="24"/>
              </w:rPr>
              <w:t>Modality Worklist</w:t>
            </w:r>
          </w:p>
        </w:tc>
        <w:tc>
          <w:tcPr>
            <w:tcW w:w="3289" w:type="dxa"/>
          </w:tcPr>
          <w:p w:rsidR="002F40DA" w:rsidRDefault="002F40DA" w:rsidP="00011B09">
            <w:pPr>
              <w:pStyle w:val="BodyText"/>
              <w:spacing w:before="120" w:after="120"/>
              <w:rPr>
                <w:rFonts w:ascii="Times New Roman" w:hAnsi="Times New Roman"/>
                <w:caps/>
                <w:sz w:val="24"/>
              </w:rPr>
            </w:pPr>
            <w:r>
              <w:rPr>
                <w:rFonts w:ascii="Times New Roman" w:hAnsi="Times New Roman"/>
                <w:caps/>
                <w:sz w:val="24"/>
              </w:rPr>
              <w:t>VistA_Worklist</w:t>
            </w:r>
          </w:p>
        </w:tc>
      </w:tr>
      <w:tr w:rsidR="002F40DA">
        <w:trPr>
          <w:jc w:val="center"/>
        </w:trPr>
        <w:tc>
          <w:tcPr>
            <w:tcW w:w="4492" w:type="dxa"/>
          </w:tcPr>
          <w:p w:rsidR="002F40DA" w:rsidRDefault="002F40DA" w:rsidP="00011B09">
            <w:pPr>
              <w:pStyle w:val="BodyText"/>
              <w:spacing w:before="120" w:after="120"/>
              <w:rPr>
                <w:rFonts w:ascii="Times New Roman" w:hAnsi="Times New Roman"/>
                <w:sz w:val="24"/>
              </w:rPr>
            </w:pPr>
            <w:r>
              <w:rPr>
                <w:rFonts w:ascii="Times New Roman" w:hAnsi="Times New Roman"/>
                <w:sz w:val="24"/>
              </w:rPr>
              <w:t>Image Storage</w:t>
            </w:r>
          </w:p>
        </w:tc>
        <w:tc>
          <w:tcPr>
            <w:tcW w:w="3289" w:type="dxa"/>
          </w:tcPr>
          <w:p w:rsidR="002F40DA" w:rsidRDefault="002F40DA" w:rsidP="00011B09">
            <w:pPr>
              <w:pStyle w:val="BodyText"/>
              <w:spacing w:before="120" w:after="120"/>
              <w:rPr>
                <w:rFonts w:ascii="Times New Roman" w:hAnsi="Times New Roman"/>
                <w:caps/>
                <w:sz w:val="24"/>
              </w:rPr>
            </w:pPr>
            <w:r>
              <w:rPr>
                <w:rFonts w:ascii="Times New Roman" w:hAnsi="Times New Roman"/>
                <w:caps/>
                <w:sz w:val="24"/>
              </w:rPr>
              <w:t>VistA_Storage</w:t>
            </w:r>
          </w:p>
        </w:tc>
      </w:tr>
      <w:tr w:rsidR="002F40DA">
        <w:trPr>
          <w:jc w:val="center"/>
        </w:trPr>
        <w:tc>
          <w:tcPr>
            <w:tcW w:w="4492" w:type="dxa"/>
          </w:tcPr>
          <w:p w:rsidR="002F40DA" w:rsidRDefault="002F40DA" w:rsidP="00011B09">
            <w:pPr>
              <w:pStyle w:val="BodyText"/>
              <w:spacing w:before="120" w:after="120"/>
              <w:rPr>
                <w:rFonts w:ascii="Times New Roman" w:hAnsi="Times New Roman"/>
                <w:sz w:val="24"/>
              </w:rPr>
            </w:pPr>
            <w:r>
              <w:rPr>
                <w:rFonts w:ascii="Times New Roman" w:hAnsi="Times New Roman"/>
                <w:sz w:val="24"/>
              </w:rPr>
              <w:t>Image Import</w:t>
            </w:r>
          </w:p>
        </w:tc>
        <w:tc>
          <w:tcPr>
            <w:tcW w:w="3289" w:type="dxa"/>
          </w:tcPr>
          <w:p w:rsidR="002F40DA" w:rsidRDefault="002F40DA" w:rsidP="00011B09">
            <w:pPr>
              <w:pStyle w:val="BodyText"/>
              <w:spacing w:before="120" w:after="120"/>
              <w:rPr>
                <w:rFonts w:ascii="Times New Roman" w:hAnsi="Times New Roman"/>
                <w:caps/>
                <w:sz w:val="24"/>
              </w:rPr>
            </w:pPr>
            <w:r>
              <w:rPr>
                <w:rFonts w:ascii="Times New Roman" w:hAnsi="Times New Roman"/>
                <w:caps/>
                <w:sz w:val="24"/>
              </w:rPr>
              <w:t>VISTA_SEND_IMAGE</w:t>
            </w:r>
          </w:p>
        </w:tc>
      </w:tr>
    </w:tbl>
    <w:p w:rsidR="002F40DA" w:rsidRDefault="002F40DA" w:rsidP="00315841">
      <w:pPr>
        <w:pStyle w:val="aNorm"/>
      </w:pPr>
    </w:p>
    <w:p w:rsidR="001D3082" w:rsidRDefault="001D3082" w:rsidP="001D3082">
      <w:bookmarkStart w:id="1934" w:name="_Toc89057628"/>
      <w:bookmarkStart w:id="1935" w:name="OLE_LINK2"/>
    </w:p>
    <w:p w:rsidR="001D3082" w:rsidRPr="001D3082" w:rsidRDefault="001D3082" w:rsidP="001D3082">
      <w:pPr>
        <w:sectPr w:rsidR="001D3082" w:rsidRPr="001D3082" w:rsidSect="00FE3F2B">
          <w:headerReference w:type="even" r:id="rId135"/>
          <w:type w:val="oddPage"/>
          <w:pgSz w:w="12240" w:h="15840" w:code="1"/>
          <w:pgMar w:top="1440" w:right="1440" w:bottom="1440" w:left="1440" w:header="720" w:footer="720" w:gutter="0"/>
          <w:paperSrc w:first="7" w:other="7"/>
          <w:cols w:space="720"/>
          <w:titlePg/>
        </w:sectPr>
      </w:pPr>
    </w:p>
    <w:p w:rsidR="002F40DA" w:rsidRDefault="002F40DA" w:rsidP="002F40DA">
      <w:pPr>
        <w:pStyle w:val="Heading1"/>
        <w:numPr>
          <w:ilvl w:val="0"/>
          <w:numId w:val="0"/>
        </w:numPr>
      </w:pPr>
      <w:bookmarkStart w:id="1936" w:name="_Toc356301115"/>
      <w:r>
        <w:lastRenderedPageBreak/>
        <w:t xml:space="preserve">Appendix G  </w:t>
      </w:r>
      <w:r w:rsidR="00EC5447">
        <w:t xml:space="preserve"> </w:t>
      </w:r>
      <w:r>
        <w:t>Setting Up the MUMPS-to-MUMPS Broker</w:t>
      </w:r>
      <w:bookmarkEnd w:id="1934"/>
      <w:bookmarkEnd w:id="1936"/>
    </w:p>
    <w:p w:rsidR="002F40DA" w:rsidRDefault="002F40DA" w:rsidP="002F40DA">
      <w:pPr>
        <w:pStyle w:val="Body"/>
        <w:rPr>
          <w:sz w:val="24"/>
        </w:rPr>
      </w:pPr>
      <w:r>
        <w:rPr>
          <w:sz w:val="24"/>
        </w:rPr>
        <w:t>The installation and set-up of the MUMPS-to-MUMPS Kernel Broker is described in the documentation that comes with the patches for the Kernel software (XU*8*28, XU*8*41 and XU*8*34). In an attempt to keep all relevant information together, some of the instructions are duplicated here.</w:t>
      </w:r>
    </w:p>
    <w:p w:rsidR="002F40DA" w:rsidRDefault="002F40DA" w:rsidP="002F40DA">
      <w:pPr>
        <w:pStyle w:val="Body"/>
        <w:rPr>
          <w:sz w:val="24"/>
        </w:rPr>
      </w:pPr>
      <w:r>
        <w:rPr>
          <w:sz w:val="24"/>
        </w:rPr>
        <w:t>Once the KIDS package for the MUMPS-to-MUMPS Broker is installed, some platform-specific set-up activities need to be executed to ensure that a “listener” will be active at a site-configurable TCP/IP port number.</w:t>
      </w:r>
    </w:p>
    <w:p w:rsidR="002F40DA" w:rsidRDefault="002F40DA" w:rsidP="002F40DA">
      <w:pPr>
        <w:pStyle w:val="Body"/>
        <w:spacing w:after="120"/>
        <w:rPr>
          <w:sz w:val="24"/>
        </w:rPr>
      </w:pPr>
      <w:r>
        <w:rPr>
          <w:sz w:val="24"/>
        </w:rPr>
        <w:t>Specifically, there are different instructions for…</w:t>
      </w:r>
    </w:p>
    <w:p w:rsidR="002F40DA" w:rsidRDefault="002F40DA" w:rsidP="00905AF2">
      <w:pPr>
        <w:pStyle w:val="Body"/>
        <w:numPr>
          <w:ilvl w:val="0"/>
          <w:numId w:val="29"/>
        </w:numPr>
        <w:spacing w:after="0"/>
        <w:rPr>
          <w:sz w:val="24"/>
        </w:rPr>
      </w:pPr>
      <w:proofErr w:type="spellStart"/>
      <w:r>
        <w:rPr>
          <w:sz w:val="24"/>
        </w:rPr>
        <w:t>Caché</w:t>
      </w:r>
      <w:proofErr w:type="spellEnd"/>
      <w:r>
        <w:rPr>
          <w:sz w:val="24"/>
        </w:rPr>
        <w:t xml:space="preserve"> on VMS</w:t>
      </w:r>
    </w:p>
    <w:p w:rsidR="002F40DA" w:rsidRDefault="002F40DA" w:rsidP="00905AF2">
      <w:pPr>
        <w:pStyle w:val="Body"/>
        <w:numPr>
          <w:ilvl w:val="0"/>
          <w:numId w:val="29"/>
        </w:numPr>
        <w:spacing w:after="0"/>
        <w:rPr>
          <w:sz w:val="24"/>
        </w:rPr>
      </w:pPr>
      <w:r>
        <w:rPr>
          <w:sz w:val="24"/>
        </w:rPr>
        <w:t>DSM on VMS</w:t>
      </w:r>
    </w:p>
    <w:p w:rsidR="002F40DA" w:rsidRDefault="002F40DA" w:rsidP="00905AF2">
      <w:pPr>
        <w:pStyle w:val="Body"/>
        <w:numPr>
          <w:ilvl w:val="0"/>
          <w:numId w:val="29"/>
        </w:numPr>
        <w:spacing w:after="0"/>
      </w:pPr>
      <w:proofErr w:type="spellStart"/>
      <w:r>
        <w:t>Caché</w:t>
      </w:r>
      <w:proofErr w:type="spellEnd"/>
      <w:r>
        <w:t xml:space="preserve"> on Windows</w:t>
      </w:r>
    </w:p>
    <w:p w:rsidR="002F40DA" w:rsidRDefault="002F40DA" w:rsidP="002F40DA">
      <w:pPr>
        <w:pStyle w:val="Heading2"/>
        <w:numPr>
          <w:ilvl w:val="0"/>
          <w:numId w:val="0"/>
        </w:numPr>
      </w:pPr>
      <w:bookmarkStart w:id="1937" w:name="_Toc89057629"/>
      <w:bookmarkStart w:id="1938" w:name="_Toc356301116"/>
      <w:r>
        <w:t xml:space="preserve">G.1 </w:t>
      </w:r>
      <w:r w:rsidR="00EC5447">
        <w:t xml:space="preserve"> </w:t>
      </w:r>
      <w:proofErr w:type="spellStart"/>
      <w:r>
        <w:t>Caché</w:t>
      </w:r>
      <w:proofErr w:type="spellEnd"/>
      <w:r>
        <w:t xml:space="preserve"> on VMS</w:t>
      </w:r>
      <w:bookmarkEnd w:id="1937"/>
      <w:bookmarkEnd w:id="1938"/>
    </w:p>
    <w:p w:rsidR="002F40DA" w:rsidRDefault="002F40DA" w:rsidP="002F40DA">
      <w:pPr>
        <w:pStyle w:val="Body"/>
        <w:rPr>
          <w:sz w:val="24"/>
        </w:rPr>
      </w:pPr>
      <w:bookmarkStart w:id="1939" w:name="_Toc89057630"/>
      <w:r>
        <w:rPr>
          <w:sz w:val="24"/>
        </w:rPr>
        <w:t xml:space="preserve">When </w:t>
      </w:r>
      <w:smartTag w:uri="urn:schemas-microsoft-com:office:smarttags" w:element="place">
        <w:r>
          <w:t>VistA</w:t>
        </w:r>
      </w:smartTag>
      <w:r>
        <w:rPr>
          <w:sz w:val="24"/>
        </w:rPr>
        <w:t xml:space="preserve"> is running under the VMS operating system, listener processes are set up outside of the realm of the MUMPS processor. First, the utility program UCX has to be used to configure the parameters for the service that provides the listener. This service will call for the execution of a DCM-command file, which, in turn, will invoke a </w:t>
      </w:r>
      <w:proofErr w:type="spellStart"/>
      <w:r>
        <w:rPr>
          <w:sz w:val="24"/>
        </w:rPr>
        <w:t>Caché</w:t>
      </w:r>
      <w:proofErr w:type="spellEnd"/>
      <w:r>
        <w:rPr>
          <w:sz w:val="24"/>
        </w:rPr>
        <w:t xml:space="preserve"> process that provides the actual Broker Service.</w:t>
      </w:r>
    </w:p>
    <w:p w:rsidR="002F40DA" w:rsidRDefault="002F40DA" w:rsidP="002F40DA">
      <w:pPr>
        <w:pStyle w:val="Body"/>
        <w:rPr>
          <w:sz w:val="24"/>
        </w:rPr>
      </w:pPr>
      <w:r>
        <w:rPr>
          <w:sz w:val="24"/>
        </w:rPr>
        <w:t xml:space="preserve">This command file should be called </w:t>
      </w:r>
      <w:r>
        <w:rPr>
          <w:rFonts w:ascii="Courier New" w:hAnsi="Courier New" w:cs="Courier New"/>
          <w:sz w:val="24"/>
        </w:rPr>
        <w:t>M2MSERVER_start.COM</w:t>
      </w:r>
      <w:r>
        <w:rPr>
          <w:sz w:val="24"/>
        </w:rPr>
        <w:t xml:space="preserve"> and its content should be:</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$!M2MSERVER_start.COM - for incoming </w:t>
      </w:r>
      <w:proofErr w:type="spellStart"/>
      <w:r>
        <w:rPr>
          <w:sz w:val="16"/>
        </w:rPr>
        <w:t>tcp</w:t>
      </w:r>
      <w:proofErr w:type="spellEnd"/>
      <w:r>
        <w:rPr>
          <w:sz w:val="16"/>
        </w:rPr>
        <w:t xml:space="preserve"> connect requests</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set noon        !Don't stop</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set </w:t>
      </w:r>
      <w:proofErr w:type="spellStart"/>
      <w:r>
        <w:rPr>
          <w:sz w:val="16"/>
        </w:rPr>
        <w:t>noverify</w:t>
      </w:r>
      <w:proofErr w:type="spellEnd"/>
      <w:r>
        <w:rPr>
          <w:sz w:val="16"/>
        </w:rPr>
        <w:t xml:space="preserve">    !change as needed   </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say :== write </w:t>
      </w:r>
      <w:proofErr w:type="spellStart"/>
      <w:r>
        <w:rPr>
          <w:sz w:val="16"/>
        </w:rPr>
        <w:t>sys$output</w:t>
      </w:r>
      <w:proofErr w:type="spellEnd"/>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w:t>
      </w:r>
      <w:proofErr w:type="spellStart"/>
      <w:r>
        <w:rPr>
          <w:sz w:val="16"/>
        </w:rPr>
        <w:t>dev</w:t>
      </w:r>
      <w:proofErr w:type="spellEnd"/>
      <w:r>
        <w:rPr>
          <w:sz w:val="16"/>
        </w:rPr>
        <w:t>=</w:t>
      </w:r>
      <w:proofErr w:type="spellStart"/>
      <w:r>
        <w:rPr>
          <w:sz w:val="16"/>
        </w:rPr>
        <w:t>f$trnlnm</w:t>
      </w:r>
      <w:proofErr w:type="spellEnd"/>
      <w:r>
        <w:rPr>
          <w:sz w:val="16"/>
        </w:rPr>
        <w:t>("</w:t>
      </w:r>
      <w:proofErr w:type="spellStart"/>
      <w:r>
        <w:rPr>
          <w:sz w:val="16"/>
        </w:rPr>
        <w:t>sys$net</w:t>
      </w:r>
      <w:proofErr w:type="spellEnd"/>
      <w:r>
        <w:rPr>
          <w:sz w:val="16"/>
        </w:rPr>
        <w:t>")  !This is our MBX device</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say "Opening " + </w:t>
      </w:r>
      <w:proofErr w:type="spellStart"/>
      <w:r>
        <w:rPr>
          <w:sz w:val="16"/>
        </w:rPr>
        <w:t>dev</w:t>
      </w:r>
      <w:proofErr w:type="spellEnd"/>
      <w:r>
        <w:rPr>
          <w:sz w:val="16"/>
        </w:rPr>
        <w:t xml:space="preserve"> !This can be viewed in the log file</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w:t>
      </w:r>
      <w:proofErr w:type="spellStart"/>
      <w:r>
        <w:rPr>
          <w:sz w:val="16"/>
        </w:rPr>
        <w:t>bg</w:t>
      </w:r>
      <w:proofErr w:type="spellEnd"/>
      <w:r>
        <w:rPr>
          <w:sz w:val="16"/>
        </w:rPr>
        <w:t xml:space="preserve"> == </w:t>
      </w:r>
      <w:proofErr w:type="spellStart"/>
      <w:r>
        <w:rPr>
          <w:sz w:val="16"/>
        </w:rPr>
        <w:t>f$extract</w:t>
      </w:r>
      <w:proofErr w:type="spellEnd"/>
      <w:r>
        <w:rPr>
          <w:sz w:val="16"/>
        </w:rPr>
        <w:t>(1,f$locate(":",</w:t>
      </w:r>
      <w:proofErr w:type="spellStart"/>
      <w:r>
        <w:rPr>
          <w:sz w:val="16"/>
        </w:rPr>
        <w:t>dev</w:t>
      </w:r>
      <w:proofErr w:type="spellEnd"/>
      <w:r>
        <w:rPr>
          <w:sz w:val="16"/>
        </w:rPr>
        <w:t>)-1,dev)</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PIPE TCPIP SHOW DEVICE '</w:t>
      </w:r>
      <w:proofErr w:type="spellStart"/>
      <w:r>
        <w:rPr>
          <w:sz w:val="16"/>
        </w:rPr>
        <w:t>bg</w:t>
      </w:r>
      <w:proofErr w:type="spellEnd"/>
      <w:r>
        <w:rPr>
          <w:sz w:val="16"/>
        </w:rPr>
        <w:t xml:space="preserve"> | SEARCH SYS$INPUT "''</w:t>
      </w:r>
      <w:proofErr w:type="spellStart"/>
      <w:r>
        <w:rPr>
          <w:sz w:val="16"/>
        </w:rPr>
        <w:t>bg</w:t>
      </w:r>
      <w:proofErr w:type="spellEnd"/>
      <w:r>
        <w:rPr>
          <w:sz w:val="16"/>
        </w:rPr>
        <w:t>'" | -</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(READ SYS$INPUT host ; </w:t>
      </w:r>
      <w:proofErr w:type="spellStart"/>
      <w:r>
        <w:rPr>
          <w:sz w:val="16"/>
        </w:rPr>
        <w:t>ip</w:t>
      </w:r>
      <w:proofErr w:type="spellEnd"/>
      <w:r>
        <w:rPr>
          <w:sz w:val="16"/>
        </w:rPr>
        <w:t xml:space="preserve"> = </w:t>
      </w:r>
      <w:proofErr w:type="spellStart"/>
      <w:r>
        <w:rPr>
          <w:sz w:val="16"/>
        </w:rPr>
        <w:t>f$extract</w:t>
      </w:r>
      <w:proofErr w:type="spellEnd"/>
      <w:r>
        <w:rPr>
          <w:sz w:val="16"/>
        </w:rPr>
        <w:t xml:space="preserve">(55,15,host) ; define/job </w:t>
      </w:r>
      <w:proofErr w:type="spellStart"/>
      <w:r>
        <w:rPr>
          <w:sz w:val="16"/>
        </w:rPr>
        <w:t>ip</w:t>
      </w:r>
      <w:proofErr w:type="spellEnd"/>
      <w:r>
        <w:rPr>
          <w:sz w:val="16"/>
        </w:rPr>
        <w:t xml:space="preserve"> &amp;</w:t>
      </w:r>
      <w:proofErr w:type="spellStart"/>
      <w:r>
        <w:rPr>
          <w:sz w:val="16"/>
        </w:rPr>
        <w:t>ip</w:t>
      </w:r>
      <w:proofErr w:type="spellEnd"/>
      <w:r>
        <w:rPr>
          <w:sz w:val="16"/>
        </w:rPr>
        <w:t xml:space="preserve">) - </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&amp;&amp; </w:t>
      </w:r>
      <w:proofErr w:type="spellStart"/>
      <w:r>
        <w:rPr>
          <w:sz w:val="16"/>
        </w:rPr>
        <w:t>ip</w:t>
      </w:r>
      <w:proofErr w:type="spellEnd"/>
      <w:r>
        <w:rPr>
          <w:sz w:val="16"/>
        </w:rPr>
        <w:t>=</w:t>
      </w:r>
      <w:proofErr w:type="spellStart"/>
      <w:r>
        <w:rPr>
          <w:sz w:val="16"/>
        </w:rPr>
        <w:t>f$trnlnm</w:t>
      </w:r>
      <w:proofErr w:type="spellEnd"/>
      <w:r>
        <w:rPr>
          <w:sz w:val="16"/>
        </w:rPr>
        <w:t>("</w:t>
      </w:r>
      <w:proofErr w:type="spellStart"/>
      <w:r>
        <w:rPr>
          <w:sz w:val="16"/>
        </w:rPr>
        <w:t>ip</w:t>
      </w:r>
      <w:proofErr w:type="spellEnd"/>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define </w:t>
      </w:r>
      <w:proofErr w:type="spellStart"/>
      <w:smartTag w:uri="urn:schemas-microsoft-com:office:smarttags" w:element="place">
        <w:r>
          <w:rPr>
            <w:sz w:val="16"/>
          </w:rPr>
          <w:t>VistA</w:t>
        </w:r>
      </w:smartTag>
      <w:r>
        <w:rPr>
          <w:sz w:val="16"/>
        </w:rPr>
        <w:t>$IP</w:t>
      </w:r>
      <w:proofErr w:type="spellEnd"/>
      <w:r>
        <w:rPr>
          <w:sz w:val="16"/>
        </w:rPr>
        <w:t xml:space="preserve"> "''</w:t>
      </w:r>
      <w:proofErr w:type="spellStart"/>
      <w:r>
        <w:rPr>
          <w:sz w:val="16"/>
        </w:rPr>
        <w:t>ip</w:t>
      </w:r>
      <w:proofErr w:type="spellEnd"/>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say "''</w:t>
      </w:r>
      <w:proofErr w:type="spellStart"/>
      <w:r>
        <w:rPr>
          <w:sz w:val="16"/>
        </w:rPr>
        <w:t>dev</w:t>
      </w:r>
      <w:proofErr w:type="spellEnd"/>
      <w:r>
        <w:rPr>
          <w:sz w:val="16"/>
        </w:rPr>
        <w:t>' from host ''</w:t>
      </w:r>
      <w:proofErr w:type="spellStart"/>
      <w:r>
        <w:rPr>
          <w:sz w:val="16"/>
        </w:rPr>
        <w:t>ip</w:t>
      </w:r>
      <w:proofErr w:type="spellEnd"/>
      <w:r>
        <w:rPr>
          <w:sz w:val="16"/>
        </w:rPr>
        <w:t>' is now ready for use."</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w:t>
      </w:r>
      <w:r>
        <w:rPr>
          <w:b/>
          <w:bCs/>
          <w:i/>
          <w:iCs/>
          <w:sz w:val="16"/>
        </w:rPr>
        <w:t>anything in &lt;x&gt; needs to be replaced including the &lt;&gt; with local data</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assign  '</w:t>
      </w:r>
      <w:proofErr w:type="spellStart"/>
      <w:r>
        <w:rPr>
          <w:sz w:val="16"/>
        </w:rPr>
        <w:t>f$trnlnm</w:t>
      </w:r>
      <w:proofErr w:type="spellEnd"/>
      <w:r>
        <w:rPr>
          <w:sz w:val="16"/>
        </w:rPr>
        <w:t>("SYS$NET")' SYS$NET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w:t>
      </w:r>
      <w:proofErr w:type="spellStart"/>
      <w:r>
        <w:rPr>
          <w:sz w:val="16"/>
        </w:rPr>
        <w:t>csession</w:t>
      </w:r>
      <w:proofErr w:type="spellEnd"/>
      <w:r>
        <w:rPr>
          <w:sz w:val="16"/>
        </w:rPr>
        <w:t xml:space="preserve"> &lt;</w:t>
      </w:r>
      <w:proofErr w:type="spellStart"/>
      <w:r>
        <w:rPr>
          <w:b/>
          <w:bCs/>
          <w:i/>
          <w:iCs/>
          <w:sz w:val="16"/>
        </w:rPr>
        <w:t>configname</w:t>
      </w:r>
      <w:proofErr w:type="spellEnd"/>
      <w:r>
        <w:rPr>
          <w:sz w:val="16"/>
        </w:rPr>
        <w:t>&gt; "-U" "&lt;</w:t>
      </w:r>
      <w:r>
        <w:rPr>
          <w:b/>
          <w:bCs/>
          <w:i/>
          <w:iCs/>
          <w:sz w:val="16"/>
        </w:rPr>
        <w:t>namespace</w:t>
      </w:r>
      <w:r>
        <w:rPr>
          <w:sz w:val="16"/>
        </w:rPr>
        <w:t>&gt;" "CACHEVMS^XWBVLL"</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6"/>
        </w:rPr>
      </w:pPr>
      <w:r>
        <w:rPr>
          <w:sz w:val="16"/>
        </w:rPr>
        <w:t xml:space="preserve">$ purge/keep=100 </w:t>
      </w:r>
      <w:proofErr w:type="spellStart"/>
      <w:r>
        <w:rPr>
          <w:sz w:val="16"/>
        </w:rPr>
        <w:t>sys$login</w:t>
      </w:r>
      <w:proofErr w:type="spellEnd"/>
      <w:r>
        <w:rPr>
          <w:sz w:val="16"/>
        </w:rPr>
        <w:t>:*.log !Purge log files only</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pPr>
      <w:r>
        <w:rPr>
          <w:sz w:val="16"/>
        </w:rPr>
        <w:t>$ logout/brief</w:t>
      </w:r>
    </w:p>
    <w:p w:rsidR="002F40DA" w:rsidRDefault="002F40DA" w:rsidP="002F40DA">
      <w:pPr>
        <w:pStyle w:val="Body"/>
      </w:pPr>
    </w:p>
    <w:p w:rsidR="002F40DA" w:rsidRDefault="002F40DA" w:rsidP="002F40DA">
      <w:pPr>
        <w:pStyle w:val="Body"/>
      </w:pPr>
      <w:r>
        <w:rPr>
          <w:b/>
        </w:rPr>
        <w:t>Note</w:t>
      </w:r>
      <w:r>
        <w:t>: See the following information for setting up the UCX service.</w:t>
      </w:r>
    </w:p>
    <w:p w:rsidR="002F40DA" w:rsidRDefault="002F40DA" w:rsidP="002F40DA"/>
    <w:p w:rsidR="002F40DA" w:rsidRDefault="002F40DA" w:rsidP="002F40DA">
      <w:pPr>
        <w:pStyle w:val="Heading2"/>
        <w:numPr>
          <w:ilvl w:val="0"/>
          <w:numId w:val="0"/>
        </w:numPr>
      </w:pPr>
      <w:bookmarkStart w:id="1940" w:name="_Toc356301117"/>
      <w:r>
        <w:lastRenderedPageBreak/>
        <w:t xml:space="preserve">G.2 </w:t>
      </w:r>
      <w:r w:rsidR="00EC5447">
        <w:t xml:space="preserve"> </w:t>
      </w:r>
      <w:r>
        <w:t>DSM on VMS</w:t>
      </w:r>
      <w:bookmarkEnd w:id="1939"/>
      <w:bookmarkEnd w:id="1940"/>
    </w:p>
    <w:p w:rsidR="002F40DA" w:rsidRDefault="002F40DA" w:rsidP="002F40DA">
      <w:pPr>
        <w:pStyle w:val="Body"/>
      </w:pPr>
      <w:r>
        <w:t xml:space="preserve">When </w:t>
      </w:r>
      <w:smartTag w:uri="urn:schemas-microsoft-com:office:smarttags" w:element="place">
        <w:r>
          <w:rPr>
            <w:bCs/>
          </w:rPr>
          <w:t>VistA</w:t>
        </w:r>
      </w:smartTag>
      <w:r>
        <w:t xml:space="preserve"> is running under the VMS operating system, listener processes are set up outside of the realm of the MUMPS processor. First, the utility program UCX has to be used to configure the parameters for the service that provides the listener. This service will call for the execution of a DCM-command file, which, in turn, will invoke a DSM process that provides the actual Broker Service.</w:t>
      </w:r>
    </w:p>
    <w:p w:rsidR="002F40DA" w:rsidRDefault="002F40DA" w:rsidP="002F40DA">
      <w:pPr>
        <w:pStyle w:val="Body"/>
      </w:pPr>
      <w:r>
        <w:t xml:space="preserve">This command file should be called </w:t>
      </w:r>
      <w:r>
        <w:rPr>
          <w:rFonts w:ascii="Courier New" w:hAnsi="Courier New" w:cs="Courier New"/>
        </w:rPr>
        <w:t>M2MSERVER_start.COM</w:t>
      </w:r>
      <w:r>
        <w:t xml:space="preserve"> and its content should be:</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$!M2MSERVER_start.COM - for incoming </w:t>
      </w:r>
      <w:proofErr w:type="spellStart"/>
      <w:r>
        <w:rPr>
          <w:sz w:val="18"/>
          <w:szCs w:val="18"/>
        </w:rPr>
        <w:t>tcp</w:t>
      </w:r>
      <w:proofErr w:type="spellEnd"/>
      <w:r>
        <w:rPr>
          <w:sz w:val="18"/>
          <w:szCs w:val="18"/>
        </w:rPr>
        <w:t xml:space="preserve"> connect requests</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set </w:t>
      </w:r>
      <w:smartTag w:uri="urn:schemas-microsoft-com:office:smarttags" w:element="time">
        <w:smartTagPr>
          <w:attr w:name="Hour" w:val="12"/>
          <w:attr w:name="Minute" w:val="0"/>
        </w:smartTagPr>
        <w:r>
          <w:rPr>
            <w:sz w:val="18"/>
            <w:szCs w:val="18"/>
          </w:rPr>
          <w:t>noon</w:t>
        </w:r>
      </w:smartTag>
      <w:r>
        <w:rPr>
          <w:sz w:val="18"/>
          <w:szCs w:val="18"/>
        </w:rPr>
        <w:t xml:space="preserve">        !Don't stop</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set </w:t>
      </w:r>
      <w:proofErr w:type="spellStart"/>
      <w:r>
        <w:rPr>
          <w:sz w:val="18"/>
          <w:szCs w:val="18"/>
        </w:rPr>
        <w:t>noverify</w:t>
      </w:r>
      <w:proofErr w:type="spellEnd"/>
      <w:r>
        <w:rPr>
          <w:sz w:val="18"/>
          <w:szCs w:val="18"/>
        </w:rPr>
        <w:t xml:space="preserve">    !change as needed   </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say :== write </w:t>
      </w:r>
      <w:proofErr w:type="spellStart"/>
      <w:r>
        <w:rPr>
          <w:sz w:val="18"/>
          <w:szCs w:val="18"/>
        </w:rPr>
        <w:t>sys$output</w:t>
      </w:r>
      <w:proofErr w:type="spellEnd"/>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w:t>
      </w:r>
      <w:proofErr w:type="spellStart"/>
      <w:r>
        <w:rPr>
          <w:sz w:val="18"/>
          <w:szCs w:val="18"/>
        </w:rPr>
        <w:t>dev</w:t>
      </w:r>
      <w:proofErr w:type="spellEnd"/>
      <w:r>
        <w:rPr>
          <w:sz w:val="18"/>
          <w:szCs w:val="18"/>
        </w:rPr>
        <w:t>=</w:t>
      </w:r>
      <w:proofErr w:type="spellStart"/>
      <w:r>
        <w:rPr>
          <w:sz w:val="18"/>
          <w:szCs w:val="18"/>
        </w:rPr>
        <w:t>f$trnlnm</w:t>
      </w:r>
      <w:proofErr w:type="spellEnd"/>
      <w:r>
        <w:rPr>
          <w:sz w:val="18"/>
          <w:szCs w:val="18"/>
        </w:rPr>
        <w:t>("</w:t>
      </w:r>
      <w:proofErr w:type="spellStart"/>
      <w:r>
        <w:rPr>
          <w:sz w:val="18"/>
          <w:szCs w:val="18"/>
        </w:rPr>
        <w:t>sys$net</w:t>
      </w:r>
      <w:proofErr w:type="spellEnd"/>
      <w:r>
        <w:rPr>
          <w:sz w:val="18"/>
          <w:szCs w:val="18"/>
        </w:rPr>
        <w:t>")  !This is our MBX device</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say "Opening " + </w:t>
      </w:r>
      <w:proofErr w:type="spellStart"/>
      <w:r>
        <w:rPr>
          <w:sz w:val="18"/>
          <w:szCs w:val="18"/>
        </w:rPr>
        <w:t>dev</w:t>
      </w:r>
      <w:proofErr w:type="spellEnd"/>
      <w:r>
        <w:rPr>
          <w:sz w:val="18"/>
          <w:szCs w:val="18"/>
        </w:rPr>
        <w:t xml:space="preserve"> !This can be viewed in the log file</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w:t>
      </w:r>
      <w:proofErr w:type="spellStart"/>
      <w:r>
        <w:rPr>
          <w:sz w:val="18"/>
          <w:szCs w:val="18"/>
        </w:rPr>
        <w:t>bg</w:t>
      </w:r>
      <w:proofErr w:type="spellEnd"/>
      <w:r>
        <w:rPr>
          <w:sz w:val="18"/>
          <w:szCs w:val="18"/>
        </w:rPr>
        <w:t xml:space="preserve"> == </w:t>
      </w:r>
      <w:proofErr w:type="spellStart"/>
      <w:r>
        <w:rPr>
          <w:sz w:val="18"/>
          <w:szCs w:val="18"/>
        </w:rPr>
        <w:t>f$extract</w:t>
      </w:r>
      <w:proofErr w:type="spellEnd"/>
      <w:r>
        <w:rPr>
          <w:sz w:val="18"/>
          <w:szCs w:val="18"/>
        </w:rPr>
        <w:t>(1,f$locate(":",</w:t>
      </w:r>
      <w:proofErr w:type="spellStart"/>
      <w:r>
        <w:rPr>
          <w:sz w:val="18"/>
          <w:szCs w:val="18"/>
        </w:rPr>
        <w:t>dev</w:t>
      </w:r>
      <w:proofErr w:type="spellEnd"/>
      <w:r>
        <w:rPr>
          <w:sz w:val="18"/>
          <w:szCs w:val="18"/>
        </w:rPr>
        <w:t>)-1,dev)</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PIPE TCPIP SHOW DEVICE '</w:t>
      </w:r>
      <w:proofErr w:type="spellStart"/>
      <w:r>
        <w:rPr>
          <w:sz w:val="18"/>
          <w:szCs w:val="18"/>
        </w:rPr>
        <w:t>bg</w:t>
      </w:r>
      <w:proofErr w:type="spellEnd"/>
      <w:r>
        <w:rPr>
          <w:sz w:val="18"/>
          <w:szCs w:val="18"/>
        </w:rPr>
        <w:t xml:space="preserve"> | SEARCH SYS$INPUT "''</w:t>
      </w:r>
      <w:proofErr w:type="spellStart"/>
      <w:r>
        <w:rPr>
          <w:sz w:val="18"/>
          <w:szCs w:val="18"/>
        </w:rPr>
        <w:t>bg</w:t>
      </w:r>
      <w:proofErr w:type="spellEnd"/>
      <w:r>
        <w:rPr>
          <w:sz w:val="18"/>
          <w:szCs w:val="18"/>
        </w:rPr>
        <w:t>'" | -</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(READ SYS$INPUT host ; </w:t>
      </w:r>
      <w:proofErr w:type="spellStart"/>
      <w:r>
        <w:rPr>
          <w:sz w:val="18"/>
          <w:szCs w:val="18"/>
        </w:rPr>
        <w:t>ip</w:t>
      </w:r>
      <w:proofErr w:type="spellEnd"/>
      <w:r>
        <w:rPr>
          <w:sz w:val="18"/>
          <w:szCs w:val="18"/>
        </w:rPr>
        <w:t xml:space="preserve"> = </w:t>
      </w:r>
      <w:proofErr w:type="spellStart"/>
      <w:r>
        <w:rPr>
          <w:sz w:val="18"/>
          <w:szCs w:val="18"/>
        </w:rPr>
        <w:t>f$extract</w:t>
      </w:r>
      <w:proofErr w:type="spellEnd"/>
      <w:r>
        <w:rPr>
          <w:sz w:val="18"/>
          <w:szCs w:val="18"/>
        </w:rPr>
        <w:t xml:space="preserve">(55,15,host) ; define/job </w:t>
      </w:r>
      <w:proofErr w:type="spellStart"/>
      <w:r>
        <w:rPr>
          <w:sz w:val="18"/>
          <w:szCs w:val="18"/>
        </w:rPr>
        <w:t>ip</w:t>
      </w:r>
      <w:proofErr w:type="spellEnd"/>
      <w:r>
        <w:rPr>
          <w:sz w:val="18"/>
          <w:szCs w:val="18"/>
        </w:rPr>
        <w:t xml:space="preserve"> &amp;</w:t>
      </w:r>
      <w:proofErr w:type="spellStart"/>
      <w:r>
        <w:rPr>
          <w:sz w:val="18"/>
          <w:szCs w:val="18"/>
        </w:rPr>
        <w:t>ip</w:t>
      </w:r>
      <w:proofErr w:type="spellEnd"/>
      <w:r>
        <w:rPr>
          <w:sz w:val="18"/>
          <w:szCs w:val="18"/>
        </w:rPr>
        <w:t xml:space="preserve">) - </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&amp;&amp; </w:t>
      </w:r>
      <w:proofErr w:type="spellStart"/>
      <w:r>
        <w:rPr>
          <w:sz w:val="18"/>
          <w:szCs w:val="18"/>
        </w:rPr>
        <w:t>ip</w:t>
      </w:r>
      <w:proofErr w:type="spellEnd"/>
      <w:r>
        <w:rPr>
          <w:sz w:val="18"/>
          <w:szCs w:val="18"/>
        </w:rPr>
        <w:t>=</w:t>
      </w:r>
      <w:proofErr w:type="spellStart"/>
      <w:r>
        <w:rPr>
          <w:sz w:val="18"/>
          <w:szCs w:val="18"/>
        </w:rPr>
        <w:t>f$trnlnm</w:t>
      </w:r>
      <w:proofErr w:type="spellEnd"/>
      <w:r>
        <w:rPr>
          <w:sz w:val="18"/>
          <w:szCs w:val="18"/>
        </w:rPr>
        <w:t>("</w:t>
      </w:r>
      <w:proofErr w:type="spellStart"/>
      <w:r>
        <w:rPr>
          <w:sz w:val="18"/>
          <w:szCs w:val="18"/>
        </w:rPr>
        <w:t>ip</w:t>
      </w:r>
      <w:proofErr w:type="spellEnd"/>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define </w:t>
      </w:r>
      <w:proofErr w:type="spellStart"/>
      <w:smartTag w:uri="urn:schemas-microsoft-com:office:smarttags" w:element="place">
        <w:r>
          <w:rPr>
            <w:sz w:val="18"/>
            <w:szCs w:val="18"/>
          </w:rPr>
          <w:t>VistA</w:t>
        </w:r>
      </w:smartTag>
      <w:r>
        <w:rPr>
          <w:sz w:val="18"/>
          <w:szCs w:val="18"/>
        </w:rPr>
        <w:t>$IP</w:t>
      </w:r>
      <w:proofErr w:type="spellEnd"/>
      <w:r>
        <w:rPr>
          <w:sz w:val="18"/>
          <w:szCs w:val="18"/>
        </w:rPr>
        <w:t xml:space="preserve"> "''</w:t>
      </w:r>
      <w:proofErr w:type="spellStart"/>
      <w:r>
        <w:rPr>
          <w:sz w:val="18"/>
          <w:szCs w:val="18"/>
        </w:rPr>
        <w:t>ip</w:t>
      </w:r>
      <w:proofErr w:type="spellEnd"/>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say "''</w:t>
      </w:r>
      <w:proofErr w:type="spellStart"/>
      <w:r>
        <w:rPr>
          <w:sz w:val="18"/>
          <w:szCs w:val="18"/>
        </w:rPr>
        <w:t>dev</w:t>
      </w:r>
      <w:proofErr w:type="spellEnd"/>
      <w:r>
        <w:rPr>
          <w:sz w:val="18"/>
          <w:szCs w:val="18"/>
        </w:rPr>
        <w:t>' from host ''</w:t>
      </w:r>
      <w:proofErr w:type="spellStart"/>
      <w:r>
        <w:rPr>
          <w:sz w:val="18"/>
          <w:szCs w:val="18"/>
        </w:rPr>
        <w:t>ip</w:t>
      </w:r>
      <w:proofErr w:type="spellEnd"/>
      <w:r>
        <w:rPr>
          <w:sz w:val="18"/>
          <w:szCs w:val="18"/>
        </w:rPr>
        <w:t>' is now ready for use."</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w:t>
      </w:r>
      <w:r>
        <w:rPr>
          <w:b/>
          <w:bCs/>
          <w:i/>
          <w:iCs/>
          <w:sz w:val="18"/>
          <w:szCs w:val="18"/>
        </w:rPr>
        <w:t>anything in &lt;x&gt; needs to be replaced including the &lt;&gt; with local data</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w:t>
      </w:r>
      <w:proofErr w:type="spellStart"/>
      <w:r>
        <w:rPr>
          <w:sz w:val="18"/>
          <w:szCs w:val="18"/>
        </w:rPr>
        <w:t>dsm</w:t>
      </w:r>
      <w:proofErr w:type="spellEnd"/>
      <w:r>
        <w:rPr>
          <w:sz w:val="18"/>
          <w:szCs w:val="18"/>
        </w:rPr>
        <w:t>/</w:t>
      </w:r>
      <w:proofErr w:type="spellStart"/>
      <w:r>
        <w:rPr>
          <w:sz w:val="18"/>
          <w:szCs w:val="18"/>
        </w:rPr>
        <w:t>env</w:t>
      </w:r>
      <w:proofErr w:type="spellEnd"/>
      <w:r>
        <w:rPr>
          <w:sz w:val="18"/>
          <w:szCs w:val="18"/>
        </w:rPr>
        <w:t>=&lt;</w:t>
      </w:r>
      <w:proofErr w:type="spellStart"/>
      <w:r>
        <w:rPr>
          <w:b/>
          <w:bCs/>
          <w:i/>
          <w:iCs/>
          <w:sz w:val="18"/>
          <w:szCs w:val="18"/>
        </w:rPr>
        <w:t>dsmmgr</w:t>
      </w:r>
      <w:proofErr w:type="spellEnd"/>
      <w:r>
        <w:rPr>
          <w:sz w:val="18"/>
          <w:szCs w:val="18"/>
        </w:rPr>
        <w:t>&gt;/</w:t>
      </w:r>
      <w:proofErr w:type="spellStart"/>
      <w:r>
        <w:rPr>
          <w:sz w:val="18"/>
          <w:szCs w:val="18"/>
        </w:rPr>
        <w:t>uci</w:t>
      </w:r>
      <w:proofErr w:type="spellEnd"/>
      <w:r>
        <w:rPr>
          <w:sz w:val="18"/>
          <w:szCs w:val="18"/>
        </w:rPr>
        <w:t>=&lt;</w:t>
      </w:r>
      <w:proofErr w:type="spellStart"/>
      <w:r>
        <w:rPr>
          <w:b/>
          <w:bCs/>
          <w:i/>
          <w:iCs/>
          <w:sz w:val="18"/>
          <w:szCs w:val="18"/>
        </w:rPr>
        <w:t>vah</w:t>
      </w:r>
      <w:proofErr w:type="spellEnd"/>
      <w:r>
        <w:rPr>
          <w:sz w:val="18"/>
          <w:szCs w:val="18"/>
        </w:rPr>
        <w:t>&gt;/</w:t>
      </w:r>
      <w:proofErr w:type="spellStart"/>
      <w:r>
        <w:rPr>
          <w:sz w:val="18"/>
          <w:szCs w:val="18"/>
        </w:rPr>
        <w:t>vol</w:t>
      </w:r>
      <w:proofErr w:type="spellEnd"/>
      <w:r>
        <w:rPr>
          <w:sz w:val="18"/>
          <w:szCs w:val="18"/>
        </w:rPr>
        <w:t>=&lt;</w:t>
      </w:r>
      <w:proofErr w:type="spellStart"/>
      <w:r>
        <w:rPr>
          <w:b/>
          <w:bCs/>
          <w:i/>
          <w:iCs/>
          <w:sz w:val="18"/>
          <w:szCs w:val="18"/>
        </w:rPr>
        <w:t>rou</w:t>
      </w:r>
      <w:proofErr w:type="spellEnd"/>
      <w:r>
        <w:rPr>
          <w:sz w:val="18"/>
          <w:szCs w:val="18"/>
        </w:rPr>
        <w:t>&gt; UCX^XWBVLL</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xml:space="preserve">$ purge/keep=100 </w:t>
      </w:r>
      <w:proofErr w:type="spellStart"/>
      <w:r>
        <w:rPr>
          <w:sz w:val="18"/>
          <w:szCs w:val="18"/>
        </w:rPr>
        <w:t>sys$login</w:t>
      </w:r>
      <w:proofErr w:type="spellEnd"/>
      <w:r>
        <w:rPr>
          <w:sz w:val="18"/>
          <w:szCs w:val="18"/>
        </w:rPr>
        <w:t>:*.log !Purge log files only</w:t>
      </w:r>
    </w:p>
    <w:p w:rsidR="002F40DA" w:rsidRDefault="002F40DA" w:rsidP="002F40DA">
      <w:pPr>
        <w:pStyle w:val="PlainTextExample"/>
        <w:pBdr>
          <w:top w:val="none" w:sz="0" w:space="0" w:color="auto"/>
          <w:left w:val="none" w:sz="0" w:space="0" w:color="auto"/>
          <w:bottom w:val="none" w:sz="0" w:space="0" w:color="auto"/>
          <w:right w:val="none" w:sz="0" w:space="0" w:color="auto"/>
        </w:pBdr>
        <w:ind w:left="0"/>
        <w:rPr>
          <w:sz w:val="18"/>
          <w:szCs w:val="18"/>
        </w:rPr>
      </w:pPr>
      <w:r>
        <w:rPr>
          <w:sz w:val="18"/>
          <w:szCs w:val="18"/>
        </w:rPr>
        <w:t>$ logout/brief</w:t>
      </w:r>
    </w:p>
    <w:p w:rsidR="002F40DA" w:rsidRDefault="002F40DA" w:rsidP="002F40DA">
      <w:pPr>
        <w:pStyle w:val="Body"/>
      </w:pPr>
    </w:p>
    <w:p w:rsidR="002F40DA" w:rsidRDefault="002F40DA" w:rsidP="002F40DA">
      <w:pPr>
        <w:pStyle w:val="Body"/>
        <w:rPr>
          <w:sz w:val="24"/>
        </w:rPr>
      </w:pPr>
      <w:r>
        <w:rPr>
          <w:sz w:val="24"/>
        </w:rPr>
        <w:t>See below for setting up the UCX service.</w:t>
      </w:r>
    </w:p>
    <w:p w:rsidR="002F40DA" w:rsidRDefault="002F40DA" w:rsidP="002F40DA">
      <w:pPr>
        <w:pStyle w:val="Heading2"/>
        <w:numPr>
          <w:ilvl w:val="0"/>
          <w:numId w:val="0"/>
        </w:numPr>
        <w:rPr>
          <w:vertAlign w:val="superscript"/>
        </w:rPr>
      </w:pPr>
      <w:bookmarkStart w:id="1941" w:name="_Toc89057631"/>
      <w:bookmarkStart w:id="1942" w:name="_Toc356301118"/>
      <w:r>
        <w:t xml:space="preserve">G.3 </w:t>
      </w:r>
      <w:r w:rsidR="00EC5447">
        <w:t xml:space="preserve"> </w:t>
      </w:r>
      <w:r>
        <w:t>Setting up a UCX service under VMS</w:t>
      </w:r>
      <w:bookmarkEnd w:id="1941"/>
      <w:bookmarkEnd w:id="1942"/>
    </w:p>
    <w:bookmarkEnd w:id="1935"/>
    <w:p w:rsidR="002F40DA" w:rsidRDefault="002F40DA" w:rsidP="002F40DA">
      <w:pPr>
        <w:pStyle w:val="Body"/>
        <w:rPr>
          <w:sz w:val="24"/>
        </w:rPr>
      </w:pPr>
      <w:r>
        <w:rPr>
          <w:sz w:val="24"/>
        </w:rPr>
        <w:t>In order to set up a UCX service, first decide whether the UCX service should run using an existing user-account, or whether a new account is to be created. In general, it is preferred that a separate account is created for each listener service.</w:t>
      </w:r>
    </w:p>
    <w:p w:rsidR="002F40DA" w:rsidRDefault="002F40DA" w:rsidP="002F40DA">
      <w:pPr>
        <w:pStyle w:val="Body"/>
        <w:spacing w:after="120"/>
        <w:rPr>
          <w:sz w:val="24"/>
        </w:rPr>
      </w:pPr>
      <w:r>
        <w:rPr>
          <w:sz w:val="24"/>
        </w:rPr>
        <w:t>Below follow sample dialogs for…</w:t>
      </w:r>
    </w:p>
    <w:p w:rsidR="002F40DA" w:rsidRDefault="002F40DA" w:rsidP="00905AF2">
      <w:pPr>
        <w:pStyle w:val="Body"/>
        <w:numPr>
          <w:ilvl w:val="0"/>
          <w:numId w:val="30"/>
        </w:numPr>
        <w:spacing w:after="0"/>
        <w:rPr>
          <w:sz w:val="24"/>
        </w:rPr>
      </w:pPr>
      <w:r>
        <w:rPr>
          <w:sz w:val="24"/>
        </w:rPr>
        <w:t>Setting up a new user</w:t>
      </w:r>
    </w:p>
    <w:p w:rsidR="002F40DA" w:rsidRDefault="002F40DA" w:rsidP="00905AF2">
      <w:pPr>
        <w:pStyle w:val="Body"/>
        <w:numPr>
          <w:ilvl w:val="0"/>
          <w:numId w:val="30"/>
        </w:numPr>
        <w:spacing w:after="0"/>
        <w:rPr>
          <w:sz w:val="24"/>
        </w:rPr>
      </w:pPr>
      <w:r>
        <w:rPr>
          <w:sz w:val="24"/>
        </w:rPr>
        <w:t>Establishing the UCX Listener Service</w:t>
      </w:r>
    </w:p>
    <w:p w:rsidR="002F40DA" w:rsidRDefault="002F40DA" w:rsidP="00EC5447">
      <w:pPr>
        <w:pStyle w:val="Heading3"/>
        <w:numPr>
          <w:ilvl w:val="0"/>
          <w:numId w:val="0"/>
        </w:numPr>
      </w:pPr>
      <w:bookmarkStart w:id="1943" w:name="_Toc89057632"/>
      <w:bookmarkStart w:id="1944" w:name="_Toc356301119"/>
      <w:r>
        <w:t xml:space="preserve">G.3.1 </w:t>
      </w:r>
      <w:r w:rsidR="00EC5447">
        <w:t xml:space="preserve"> </w:t>
      </w:r>
      <w:r>
        <w:t>Setting up a new user</w:t>
      </w:r>
      <w:bookmarkEnd w:id="1943"/>
      <w:bookmarkEnd w:id="1944"/>
    </w:p>
    <w:p w:rsidR="002F40DA" w:rsidRDefault="002F40DA" w:rsidP="002F40DA">
      <w:pPr>
        <w:pStyle w:val="Body"/>
        <w:rPr>
          <w:sz w:val="24"/>
        </w:rPr>
      </w:pPr>
      <w:r>
        <w:rPr>
          <w:sz w:val="24"/>
        </w:rPr>
        <w:t>Conduct a dialog like the following:</w:t>
      </w:r>
    </w:p>
    <w:p w:rsidR="002F40DA" w:rsidRDefault="002F40DA" w:rsidP="002F40DA">
      <w:pPr>
        <w:pStyle w:val="PlainText"/>
        <w:rPr>
          <w:sz w:val="18"/>
          <w:szCs w:val="18"/>
        </w:rPr>
      </w:pPr>
      <w:r>
        <w:rPr>
          <w:sz w:val="18"/>
          <w:szCs w:val="18"/>
        </w:rPr>
        <w:t>Directory USER$:[000000]</w:t>
      </w:r>
    </w:p>
    <w:p w:rsidR="002F40DA" w:rsidRDefault="002F40DA" w:rsidP="002F40DA">
      <w:pPr>
        <w:pStyle w:val="PlainText"/>
        <w:rPr>
          <w:sz w:val="18"/>
          <w:szCs w:val="18"/>
        </w:rPr>
      </w:pPr>
      <w:r>
        <w:rPr>
          <w:sz w:val="18"/>
          <w:szCs w:val="18"/>
        </w:rPr>
        <w:t xml:space="preserve">SYSA01&gt;&gt; </w:t>
      </w:r>
      <w:r>
        <w:rPr>
          <w:b/>
          <w:bCs/>
          <w:sz w:val="18"/>
          <w:szCs w:val="18"/>
        </w:rPr>
        <w:t>SET DEF USER$:[000000] &lt;Enter&gt;</w:t>
      </w:r>
    </w:p>
    <w:p w:rsidR="002F40DA" w:rsidRDefault="002F40DA" w:rsidP="002F40DA">
      <w:pPr>
        <w:pStyle w:val="PlainText"/>
        <w:rPr>
          <w:sz w:val="18"/>
          <w:szCs w:val="18"/>
        </w:rPr>
      </w:pPr>
      <w:r>
        <w:rPr>
          <w:sz w:val="18"/>
          <w:szCs w:val="18"/>
        </w:rPr>
        <w:t xml:space="preserve">SYSA01&gt;&gt; </w:t>
      </w:r>
      <w:r>
        <w:rPr>
          <w:b/>
          <w:bCs/>
          <w:sz w:val="18"/>
          <w:szCs w:val="18"/>
        </w:rPr>
        <w:t>DIR M* &lt;Enter&gt;</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Directory USER$:[000000]</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MON.DIR;1</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lastRenderedPageBreak/>
        <w:t>Total of 1 file.</w:t>
      </w:r>
    </w:p>
    <w:p w:rsidR="002F40DA" w:rsidRDefault="002F40DA" w:rsidP="002F40DA">
      <w:pPr>
        <w:pStyle w:val="PlainText"/>
        <w:rPr>
          <w:sz w:val="18"/>
          <w:szCs w:val="18"/>
        </w:rPr>
      </w:pPr>
      <w:r>
        <w:rPr>
          <w:sz w:val="18"/>
          <w:szCs w:val="18"/>
        </w:rPr>
        <w:t xml:space="preserve">SYSA01&gt;&gt; </w:t>
      </w:r>
      <w:r>
        <w:rPr>
          <w:b/>
          <w:bCs/>
          <w:sz w:val="18"/>
          <w:szCs w:val="18"/>
        </w:rPr>
        <w:t>CREATE /DIR [M2MSERVER] &lt;Enter&gt;</w:t>
      </w:r>
    </w:p>
    <w:p w:rsidR="002F40DA" w:rsidRDefault="002F40DA" w:rsidP="002F40DA">
      <w:pPr>
        <w:pStyle w:val="PlainText"/>
        <w:rPr>
          <w:sz w:val="18"/>
          <w:szCs w:val="18"/>
        </w:rPr>
      </w:pPr>
      <w:r>
        <w:rPr>
          <w:sz w:val="18"/>
          <w:szCs w:val="18"/>
        </w:rPr>
        <w:t xml:space="preserve">SYSA01&gt;&gt; </w:t>
      </w:r>
      <w:r>
        <w:rPr>
          <w:b/>
          <w:bCs/>
          <w:sz w:val="18"/>
          <w:szCs w:val="18"/>
        </w:rPr>
        <w:t>DIR M*/SEC &lt;Enter&gt;</w:t>
      </w:r>
    </w:p>
    <w:p w:rsidR="002F40DA" w:rsidRDefault="002F40DA" w:rsidP="002F40DA">
      <w:pPr>
        <w:pStyle w:val="PlainText"/>
        <w:rPr>
          <w:sz w:val="18"/>
          <w:szCs w:val="18"/>
        </w:rPr>
      </w:pP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M2MSERVER.DIR;1      [SYSTEM]                         (RWE,RWE,RE,E)</w:t>
      </w:r>
    </w:p>
    <w:p w:rsidR="002F40DA" w:rsidRDefault="002F40DA" w:rsidP="002F40DA">
      <w:pPr>
        <w:pStyle w:val="PlainText"/>
        <w:rPr>
          <w:sz w:val="18"/>
          <w:szCs w:val="18"/>
        </w:rPr>
      </w:pPr>
      <w:r>
        <w:rPr>
          <w:sz w:val="18"/>
          <w:szCs w:val="18"/>
        </w:rPr>
        <w:t>MON.DIR;1            [DSMMGR]                         (RWE,RWE,RE,E)</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Total of 2 files.</w:t>
      </w:r>
    </w:p>
    <w:p w:rsidR="002F40DA" w:rsidRDefault="002F40DA" w:rsidP="002F40DA">
      <w:pPr>
        <w:pStyle w:val="PlainText"/>
        <w:rPr>
          <w:sz w:val="18"/>
          <w:szCs w:val="18"/>
        </w:rPr>
      </w:pPr>
      <w:r>
        <w:rPr>
          <w:sz w:val="18"/>
          <w:szCs w:val="18"/>
        </w:rPr>
        <w:t xml:space="preserve">SYSA01&gt;&gt; </w:t>
      </w:r>
      <w:r>
        <w:rPr>
          <w:b/>
          <w:bCs/>
          <w:sz w:val="18"/>
          <w:szCs w:val="18"/>
        </w:rPr>
        <w:t>SHO DEF &lt;Enter&gt;</w:t>
      </w:r>
    </w:p>
    <w:p w:rsidR="002F40DA" w:rsidRDefault="002F40DA" w:rsidP="002F40DA">
      <w:pPr>
        <w:pStyle w:val="PlainText"/>
        <w:rPr>
          <w:sz w:val="18"/>
          <w:szCs w:val="18"/>
        </w:rPr>
      </w:pPr>
      <w:r>
        <w:rPr>
          <w:sz w:val="18"/>
          <w:szCs w:val="18"/>
        </w:rPr>
        <w:t xml:space="preserve">  USER$:[000000]</w:t>
      </w:r>
    </w:p>
    <w:p w:rsidR="002F40DA" w:rsidRDefault="002F40DA" w:rsidP="002F40DA">
      <w:pPr>
        <w:pStyle w:val="PlainText"/>
        <w:rPr>
          <w:sz w:val="18"/>
          <w:szCs w:val="18"/>
        </w:rPr>
      </w:pPr>
      <w:r>
        <w:rPr>
          <w:sz w:val="18"/>
          <w:szCs w:val="18"/>
        </w:rPr>
        <w:t xml:space="preserve">SYSA01&gt;&gt; </w:t>
      </w:r>
      <w:r>
        <w:rPr>
          <w:b/>
          <w:bCs/>
          <w:sz w:val="18"/>
          <w:szCs w:val="18"/>
        </w:rPr>
        <w:t>SET FILE M2MSERVER.DIR /PROT=W:RE &lt;Enter&gt;</w:t>
      </w:r>
    </w:p>
    <w:p w:rsidR="002F40DA" w:rsidRDefault="002F40DA" w:rsidP="002F40DA">
      <w:pPr>
        <w:pStyle w:val="PlainText"/>
        <w:rPr>
          <w:sz w:val="18"/>
          <w:szCs w:val="18"/>
        </w:rPr>
      </w:pPr>
      <w:r>
        <w:rPr>
          <w:sz w:val="18"/>
          <w:szCs w:val="18"/>
        </w:rPr>
        <w:t xml:space="preserve">SYSA01&gt;&gt; </w:t>
      </w:r>
      <w:r>
        <w:rPr>
          <w:b/>
          <w:bCs/>
          <w:sz w:val="18"/>
          <w:szCs w:val="18"/>
        </w:rPr>
        <w:t>DIR M*/SEC &lt;Enter&gt;</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Directory USER$:[000000]</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M2MSERVER.DIR;1      [SYSTEM]                         (RWE,RWE,RE,RE)</w:t>
      </w:r>
    </w:p>
    <w:p w:rsidR="002F40DA" w:rsidRDefault="002F40DA" w:rsidP="002F40DA">
      <w:pPr>
        <w:pStyle w:val="PlainText"/>
        <w:rPr>
          <w:sz w:val="18"/>
          <w:szCs w:val="18"/>
        </w:rPr>
      </w:pPr>
      <w:r>
        <w:rPr>
          <w:sz w:val="18"/>
          <w:szCs w:val="18"/>
        </w:rPr>
        <w:t>MON.DIR;1            [DSMMGR]                         (RWE,RWE,RE,E)</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 xml:space="preserve">SYSA01&gt;&gt; </w:t>
      </w:r>
      <w:r>
        <w:rPr>
          <w:b/>
          <w:bCs/>
          <w:sz w:val="18"/>
          <w:szCs w:val="18"/>
        </w:rPr>
        <w:t>MC AUTHORIZE &lt;Enter&gt;</w:t>
      </w:r>
    </w:p>
    <w:p w:rsidR="002F40DA" w:rsidRDefault="002F40DA" w:rsidP="002F40DA">
      <w:pPr>
        <w:pStyle w:val="PlainText"/>
        <w:rPr>
          <w:sz w:val="18"/>
          <w:szCs w:val="18"/>
        </w:rPr>
      </w:pPr>
      <w:r>
        <w:rPr>
          <w:sz w:val="18"/>
          <w:szCs w:val="18"/>
        </w:rPr>
        <w:t xml:space="preserve">UAF&gt; </w:t>
      </w:r>
      <w:r>
        <w:rPr>
          <w:b/>
          <w:bCs/>
          <w:sz w:val="18"/>
          <w:szCs w:val="18"/>
        </w:rPr>
        <w:t>SHO [*,*] /BRIEF &lt;Enter&gt;</w:t>
      </w:r>
    </w:p>
    <w:p w:rsidR="002F40DA" w:rsidRDefault="002F40DA" w:rsidP="002F40DA">
      <w:pPr>
        <w:pStyle w:val="PlainText"/>
        <w:rPr>
          <w:color w:val="FF0000"/>
          <w:sz w:val="18"/>
          <w:szCs w:val="18"/>
        </w:rPr>
      </w:pPr>
      <w:r>
        <w:rPr>
          <w:b/>
          <w:bCs/>
          <w:color w:val="FF0000"/>
          <w:sz w:val="18"/>
          <w:szCs w:val="18"/>
        </w:rPr>
        <w:t>Note:</w:t>
      </w:r>
      <w:r>
        <w:rPr>
          <w:color w:val="FF0000"/>
          <w:sz w:val="18"/>
          <w:szCs w:val="18"/>
        </w:rPr>
        <w:t xml:space="preserve"> A new account must be created with an Unused UID.</w:t>
      </w:r>
    </w:p>
    <w:p w:rsidR="002F40DA" w:rsidRDefault="002F40DA" w:rsidP="002F40DA">
      <w:pPr>
        <w:pStyle w:val="PlainText"/>
        <w:rPr>
          <w:color w:val="FF0000"/>
          <w:sz w:val="18"/>
          <w:szCs w:val="18"/>
        </w:rPr>
      </w:pPr>
    </w:p>
    <w:p w:rsidR="002F40DA" w:rsidRDefault="002F40DA" w:rsidP="002F40DA">
      <w:pPr>
        <w:pStyle w:val="PlainText"/>
        <w:rPr>
          <w:sz w:val="18"/>
          <w:szCs w:val="18"/>
        </w:rPr>
      </w:pPr>
      <w:r>
        <w:rPr>
          <w:sz w:val="18"/>
          <w:szCs w:val="18"/>
        </w:rPr>
        <w:t xml:space="preserve">UAF&gt; </w:t>
      </w:r>
      <w:r>
        <w:rPr>
          <w:b/>
          <w:bCs/>
          <w:sz w:val="18"/>
          <w:szCs w:val="18"/>
        </w:rPr>
        <w:t>COPY /ADD HLSEVEN M2MSERVER/UIC=[50,31] &lt;Enter&gt;</w:t>
      </w:r>
    </w:p>
    <w:p w:rsidR="002F40DA" w:rsidRDefault="002F40DA" w:rsidP="002F40DA">
      <w:pPr>
        <w:pStyle w:val="PlainText"/>
        <w:rPr>
          <w:sz w:val="18"/>
          <w:szCs w:val="18"/>
        </w:rPr>
      </w:pPr>
      <w:r>
        <w:rPr>
          <w:sz w:val="18"/>
          <w:szCs w:val="18"/>
        </w:rPr>
        <w:t>%UAF-I-COPMSG, user record copied</w:t>
      </w:r>
    </w:p>
    <w:p w:rsidR="002F40DA" w:rsidRDefault="002F40DA" w:rsidP="002F40DA">
      <w:pPr>
        <w:pStyle w:val="PlainText"/>
        <w:rPr>
          <w:sz w:val="18"/>
          <w:szCs w:val="18"/>
        </w:rPr>
      </w:pPr>
      <w:r>
        <w:rPr>
          <w:sz w:val="18"/>
          <w:szCs w:val="18"/>
        </w:rPr>
        <w:t>%UAF-W-DEFPWD, copied or renamed records must receive new password</w:t>
      </w:r>
    </w:p>
    <w:p w:rsidR="002F40DA" w:rsidRDefault="002F40DA" w:rsidP="002F40DA">
      <w:pPr>
        <w:pStyle w:val="PlainText"/>
        <w:rPr>
          <w:sz w:val="18"/>
          <w:szCs w:val="18"/>
        </w:rPr>
      </w:pPr>
      <w:r>
        <w:rPr>
          <w:sz w:val="18"/>
          <w:szCs w:val="18"/>
        </w:rPr>
        <w:t>%UAF-I-RDBADDMSGU, identifier M2MSERVER value [000050,000031] added to rights database</w:t>
      </w:r>
    </w:p>
    <w:p w:rsidR="002F40DA" w:rsidRDefault="002F40DA" w:rsidP="002F40DA">
      <w:pPr>
        <w:pStyle w:val="PlainText"/>
        <w:rPr>
          <w:sz w:val="18"/>
          <w:szCs w:val="18"/>
        </w:rPr>
      </w:pPr>
      <w:r>
        <w:rPr>
          <w:sz w:val="18"/>
          <w:szCs w:val="18"/>
        </w:rPr>
        <w:t xml:space="preserve">UAF&gt; </w:t>
      </w:r>
      <w:r>
        <w:rPr>
          <w:b/>
          <w:bCs/>
          <w:sz w:val="18"/>
          <w:szCs w:val="18"/>
        </w:rPr>
        <w:t>mod M2MSERVER/</w:t>
      </w:r>
      <w:proofErr w:type="spellStart"/>
      <w:r>
        <w:rPr>
          <w:b/>
          <w:bCs/>
          <w:sz w:val="18"/>
          <w:szCs w:val="18"/>
        </w:rPr>
        <w:t>dir</w:t>
      </w:r>
      <w:proofErr w:type="spellEnd"/>
      <w:r>
        <w:rPr>
          <w:b/>
          <w:bCs/>
          <w:sz w:val="18"/>
          <w:szCs w:val="18"/>
        </w:rPr>
        <w:t>=M2MSERVER &lt;Enter&gt;</w:t>
      </w:r>
    </w:p>
    <w:p w:rsidR="002F40DA" w:rsidRDefault="002F40DA" w:rsidP="002F40DA">
      <w:pPr>
        <w:pStyle w:val="PlainText"/>
        <w:rPr>
          <w:sz w:val="18"/>
          <w:szCs w:val="18"/>
        </w:rPr>
      </w:pPr>
      <w:r>
        <w:rPr>
          <w:sz w:val="18"/>
          <w:szCs w:val="18"/>
        </w:rPr>
        <w:t>%UAF-I-MDFYMSG, user record(s) updated</w:t>
      </w:r>
    </w:p>
    <w:p w:rsidR="002F40DA" w:rsidRDefault="002F40DA" w:rsidP="002F40DA">
      <w:pPr>
        <w:pStyle w:val="PlainText"/>
        <w:rPr>
          <w:sz w:val="18"/>
          <w:szCs w:val="18"/>
        </w:rPr>
      </w:pPr>
      <w:r>
        <w:rPr>
          <w:sz w:val="18"/>
          <w:szCs w:val="18"/>
        </w:rPr>
        <w:t xml:space="preserve">UAF&gt; </w:t>
      </w:r>
      <w:r>
        <w:rPr>
          <w:b/>
          <w:bCs/>
          <w:sz w:val="18"/>
          <w:szCs w:val="18"/>
        </w:rPr>
        <w:t>SHO M2MSERVER &lt;Enter&gt;</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Username: M2MSERVER                        Owner:  DSMMGR</w:t>
      </w:r>
    </w:p>
    <w:p w:rsidR="002F40DA" w:rsidRDefault="002F40DA" w:rsidP="002F40DA">
      <w:pPr>
        <w:pStyle w:val="PlainText"/>
        <w:rPr>
          <w:sz w:val="18"/>
          <w:szCs w:val="18"/>
        </w:rPr>
      </w:pPr>
      <w:r>
        <w:rPr>
          <w:sz w:val="18"/>
          <w:szCs w:val="18"/>
        </w:rPr>
        <w:t>Account:  NETWORK                          UIC:    [50,31] ([M2MSERVER])</w:t>
      </w:r>
    </w:p>
    <w:p w:rsidR="002F40DA" w:rsidRDefault="002F40DA" w:rsidP="002F40DA">
      <w:pPr>
        <w:pStyle w:val="PlainText"/>
        <w:rPr>
          <w:sz w:val="18"/>
          <w:szCs w:val="18"/>
        </w:rPr>
      </w:pPr>
      <w:r>
        <w:rPr>
          <w:sz w:val="18"/>
          <w:szCs w:val="18"/>
        </w:rPr>
        <w:t>CLI:      DCL                              Tables: DCLTABLES</w:t>
      </w:r>
    </w:p>
    <w:p w:rsidR="002F40DA" w:rsidRDefault="002F40DA" w:rsidP="002F40DA">
      <w:pPr>
        <w:pStyle w:val="PlainText"/>
        <w:rPr>
          <w:sz w:val="18"/>
          <w:szCs w:val="18"/>
        </w:rPr>
      </w:pPr>
      <w:r>
        <w:rPr>
          <w:sz w:val="18"/>
          <w:szCs w:val="18"/>
        </w:rPr>
        <w:t>Default:  USER$:[M2MSERVER]</w:t>
      </w:r>
    </w:p>
    <w:p w:rsidR="002F40DA" w:rsidRDefault="002F40DA" w:rsidP="002F40DA">
      <w:pPr>
        <w:pStyle w:val="PlainText"/>
        <w:rPr>
          <w:sz w:val="18"/>
          <w:szCs w:val="18"/>
        </w:rPr>
      </w:pPr>
      <w:r>
        <w:rPr>
          <w:sz w:val="18"/>
          <w:szCs w:val="18"/>
        </w:rPr>
        <w:t>LGICMD:   NL:</w:t>
      </w:r>
    </w:p>
    <w:p w:rsidR="002F40DA" w:rsidRDefault="002F40DA" w:rsidP="002F40DA">
      <w:pPr>
        <w:pStyle w:val="PlainText"/>
        <w:rPr>
          <w:sz w:val="18"/>
          <w:szCs w:val="18"/>
        </w:rPr>
      </w:pPr>
      <w:r>
        <w:rPr>
          <w:sz w:val="18"/>
          <w:szCs w:val="18"/>
        </w:rPr>
        <w:t xml:space="preserve">Flags:  </w:t>
      </w:r>
      <w:proofErr w:type="spellStart"/>
      <w:r>
        <w:rPr>
          <w:sz w:val="18"/>
          <w:szCs w:val="18"/>
        </w:rPr>
        <w:t>DisCtlY</w:t>
      </w:r>
      <w:proofErr w:type="spellEnd"/>
      <w:r>
        <w:rPr>
          <w:sz w:val="18"/>
          <w:szCs w:val="18"/>
        </w:rPr>
        <w:t xml:space="preserve"> Restricted Captive</w:t>
      </w:r>
    </w:p>
    <w:p w:rsidR="002F40DA" w:rsidRDefault="002F40DA" w:rsidP="002F40DA">
      <w:pPr>
        <w:pStyle w:val="PlainText"/>
        <w:rPr>
          <w:sz w:val="18"/>
          <w:szCs w:val="18"/>
        </w:rPr>
      </w:pPr>
      <w:r>
        <w:rPr>
          <w:sz w:val="18"/>
          <w:szCs w:val="18"/>
        </w:rPr>
        <w:t xml:space="preserve">Primary days:   Mon Tue Wed Thu Fri        </w:t>
      </w:r>
    </w:p>
    <w:p w:rsidR="002F40DA" w:rsidRDefault="002F40DA" w:rsidP="002F40DA">
      <w:pPr>
        <w:pStyle w:val="PlainText"/>
        <w:rPr>
          <w:sz w:val="18"/>
          <w:szCs w:val="18"/>
        </w:rPr>
      </w:pPr>
      <w:r>
        <w:rPr>
          <w:sz w:val="18"/>
          <w:szCs w:val="18"/>
        </w:rPr>
        <w:t>Secondary days:                     Sat Sun</w:t>
      </w:r>
    </w:p>
    <w:p w:rsidR="002F40DA" w:rsidRDefault="002F40DA" w:rsidP="002F40DA">
      <w:pPr>
        <w:pStyle w:val="PlainText"/>
        <w:rPr>
          <w:sz w:val="18"/>
          <w:szCs w:val="18"/>
        </w:rPr>
      </w:pPr>
      <w:r>
        <w:rPr>
          <w:sz w:val="18"/>
          <w:szCs w:val="18"/>
        </w:rPr>
        <w:t>No access restrictions</w:t>
      </w:r>
    </w:p>
    <w:p w:rsidR="002F40DA" w:rsidRDefault="002F40DA" w:rsidP="002F40DA">
      <w:pPr>
        <w:pStyle w:val="PlainText"/>
        <w:rPr>
          <w:sz w:val="18"/>
          <w:szCs w:val="18"/>
        </w:rPr>
      </w:pPr>
      <w:r>
        <w:rPr>
          <w:sz w:val="18"/>
          <w:szCs w:val="18"/>
        </w:rPr>
        <w:t xml:space="preserve">Expiration:            (none)    </w:t>
      </w:r>
      <w:proofErr w:type="spellStart"/>
      <w:r>
        <w:rPr>
          <w:sz w:val="18"/>
          <w:szCs w:val="18"/>
        </w:rPr>
        <w:t>Pwdminimum</w:t>
      </w:r>
      <w:proofErr w:type="spellEnd"/>
      <w:r>
        <w:rPr>
          <w:sz w:val="18"/>
          <w:szCs w:val="18"/>
        </w:rPr>
        <w:t>:  6   Login Fails:     0</w:t>
      </w:r>
    </w:p>
    <w:p w:rsidR="002F40DA" w:rsidRDefault="002F40DA" w:rsidP="002F40DA">
      <w:pPr>
        <w:pStyle w:val="PlainText"/>
        <w:rPr>
          <w:sz w:val="18"/>
          <w:szCs w:val="18"/>
        </w:rPr>
      </w:pPr>
      <w:proofErr w:type="spellStart"/>
      <w:r>
        <w:rPr>
          <w:sz w:val="18"/>
          <w:szCs w:val="18"/>
        </w:rPr>
        <w:t>Pwdlifetime</w:t>
      </w:r>
      <w:proofErr w:type="spellEnd"/>
      <w:r>
        <w:rPr>
          <w:sz w:val="18"/>
          <w:szCs w:val="18"/>
        </w:rPr>
        <w:t xml:space="preserve">:        180 </w:t>
      </w:r>
      <w:smartTag w:uri="urn:schemas-microsoft-com:office:smarttags" w:element="time">
        <w:smartTagPr>
          <w:attr w:name="Minute" w:val="0"/>
          <w:attr w:name="Hour" w:val="0"/>
        </w:smartTagPr>
        <w:r>
          <w:rPr>
            <w:sz w:val="18"/>
            <w:szCs w:val="18"/>
          </w:rPr>
          <w:t>00:00</w:t>
        </w:r>
      </w:smartTag>
      <w:r>
        <w:rPr>
          <w:sz w:val="18"/>
          <w:szCs w:val="18"/>
        </w:rPr>
        <w:t xml:space="preserve">    </w:t>
      </w:r>
      <w:proofErr w:type="spellStart"/>
      <w:r>
        <w:rPr>
          <w:sz w:val="18"/>
          <w:szCs w:val="18"/>
        </w:rPr>
        <w:t>Pwdchange</w:t>
      </w:r>
      <w:proofErr w:type="spellEnd"/>
      <w:r>
        <w:rPr>
          <w:sz w:val="18"/>
          <w:szCs w:val="18"/>
        </w:rPr>
        <w:t xml:space="preserve">:      (pre-expired) </w:t>
      </w:r>
    </w:p>
    <w:p w:rsidR="002F40DA" w:rsidRDefault="002F40DA" w:rsidP="002F40DA">
      <w:pPr>
        <w:pStyle w:val="PlainText"/>
        <w:rPr>
          <w:sz w:val="18"/>
          <w:szCs w:val="18"/>
        </w:rPr>
      </w:pPr>
      <w:r>
        <w:rPr>
          <w:sz w:val="18"/>
          <w:szCs w:val="18"/>
        </w:rPr>
        <w:t>Last Login:            (none) (interactive),            (none) (non-interactive)</w:t>
      </w:r>
    </w:p>
    <w:p w:rsidR="002F40DA" w:rsidRDefault="002F40DA" w:rsidP="002F40DA">
      <w:pPr>
        <w:pStyle w:val="PlainText"/>
        <w:rPr>
          <w:sz w:val="18"/>
          <w:szCs w:val="18"/>
        </w:rPr>
      </w:pPr>
      <w:proofErr w:type="spellStart"/>
      <w:r>
        <w:rPr>
          <w:sz w:val="18"/>
          <w:szCs w:val="18"/>
        </w:rPr>
        <w:t>Maxjobs</w:t>
      </w:r>
      <w:proofErr w:type="spellEnd"/>
      <w:r>
        <w:rPr>
          <w:sz w:val="18"/>
          <w:szCs w:val="18"/>
        </w:rPr>
        <w:t xml:space="preserve">:         0  </w:t>
      </w:r>
      <w:proofErr w:type="spellStart"/>
      <w:r>
        <w:rPr>
          <w:sz w:val="18"/>
          <w:szCs w:val="18"/>
        </w:rPr>
        <w:t>Fillm</w:t>
      </w:r>
      <w:proofErr w:type="spellEnd"/>
      <w:r>
        <w:rPr>
          <w:sz w:val="18"/>
          <w:szCs w:val="18"/>
        </w:rPr>
        <w:t xml:space="preserve">:       600  </w:t>
      </w:r>
      <w:proofErr w:type="spellStart"/>
      <w:r>
        <w:rPr>
          <w:sz w:val="18"/>
          <w:szCs w:val="18"/>
        </w:rPr>
        <w:t>Bytlm</w:t>
      </w:r>
      <w:proofErr w:type="spellEnd"/>
      <w:r>
        <w:rPr>
          <w:sz w:val="18"/>
          <w:szCs w:val="18"/>
        </w:rPr>
        <w:t>:       200000</w:t>
      </w:r>
    </w:p>
    <w:p w:rsidR="002F40DA" w:rsidRDefault="002F40DA" w:rsidP="002F40DA">
      <w:pPr>
        <w:pStyle w:val="PlainText"/>
        <w:rPr>
          <w:sz w:val="18"/>
          <w:szCs w:val="18"/>
        </w:rPr>
      </w:pPr>
      <w:proofErr w:type="spellStart"/>
      <w:r>
        <w:rPr>
          <w:sz w:val="18"/>
          <w:szCs w:val="18"/>
        </w:rPr>
        <w:t>Maxacctjobs</w:t>
      </w:r>
      <w:proofErr w:type="spellEnd"/>
      <w:r>
        <w:rPr>
          <w:sz w:val="18"/>
          <w:szCs w:val="18"/>
        </w:rPr>
        <w:t xml:space="preserve">:     0  </w:t>
      </w:r>
      <w:proofErr w:type="spellStart"/>
      <w:r>
        <w:rPr>
          <w:sz w:val="18"/>
          <w:szCs w:val="18"/>
        </w:rPr>
        <w:t>Shrfillm</w:t>
      </w:r>
      <w:proofErr w:type="spellEnd"/>
      <w:r>
        <w:rPr>
          <w:sz w:val="18"/>
          <w:szCs w:val="18"/>
        </w:rPr>
        <w:t xml:space="preserve">:      0  </w:t>
      </w:r>
      <w:proofErr w:type="spellStart"/>
      <w:r>
        <w:rPr>
          <w:sz w:val="18"/>
          <w:szCs w:val="18"/>
        </w:rPr>
        <w:t>Pbytlm</w:t>
      </w:r>
      <w:proofErr w:type="spellEnd"/>
      <w:r>
        <w:rPr>
          <w:sz w:val="18"/>
          <w:szCs w:val="18"/>
        </w:rPr>
        <w:t>:           0</w:t>
      </w:r>
    </w:p>
    <w:p w:rsidR="002F40DA" w:rsidRDefault="002F40DA" w:rsidP="002F40DA">
      <w:pPr>
        <w:pStyle w:val="PlainText"/>
        <w:rPr>
          <w:sz w:val="18"/>
          <w:szCs w:val="18"/>
        </w:rPr>
      </w:pPr>
      <w:proofErr w:type="spellStart"/>
      <w:r>
        <w:rPr>
          <w:sz w:val="18"/>
          <w:szCs w:val="18"/>
        </w:rPr>
        <w:t>Maxdetach</w:t>
      </w:r>
      <w:proofErr w:type="spellEnd"/>
      <w:r>
        <w:rPr>
          <w:sz w:val="18"/>
          <w:szCs w:val="18"/>
        </w:rPr>
        <w:t xml:space="preserve">:       0  </w:t>
      </w:r>
      <w:proofErr w:type="spellStart"/>
      <w:r>
        <w:rPr>
          <w:sz w:val="18"/>
          <w:szCs w:val="18"/>
        </w:rPr>
        <w:t>BIOlm</w:t>
      </w:r>
      <w:proofErr w:type="spellEnd"/>
      <w:r>
        <w:rPr>
          <w:sz w:val="18"/>
          <w:szCs w:val="18"/>
        </w:rPr>
        <w:t xml:space="preserve">:       600  </w:t>
      </w:r>
      <w:proofErr w:type="spellStart"/>
      <w:r>
        <w:rPr>
          <w:sz w:val="18"/>
          <w:szCs w:val="18"/>
        </w:rPr>
        <w:t>JTquota</w:t>
      </w:r>
      <w:proofErr w:type="spellEnd"/>
      <w:r>
        <w:rPr>
          <w:sz w:val="18"/>
          <w:szCs w:val="18"/>
        </w:rPr>
        <w:t>:       8192</w:t>
      </w:r>
    </w:p>
    <w:p w:rsidR="002F40DA" w:rsidRDefault="002F40DA" w:rsidP="002F40DA">
      <w:pPr>
        <w:pStyle w:val="PlainText"/>
        <w:rPr>
          <w:sz w:val="18"/>
          <w:szCs w:val="18"/>
        </w:rPr>
      </w:pPr>
      <w:proofErr w:type="spellStart"/>
      <w:r>
        <w:rPr>
          <w:sz w:val="18"/>
          <w:szCs w:val="18"/>
        </w:rPr>
        <w:t>Prclm</w:t>
      </w:r>
      <w:proofErr w:type="spellEnd"/>
      <w:r>
        <w:rPr>
          <w:sz w:val="18"/>
          <w:szCs w:val="18"/>
        </w:rPr>
        <w:t xml:space="preserve">:           8  </w:t>
      </w:r>
      <w:proofErr w:type="spellStart"/>
      <w:r>
        <w:rPr>
          <w:sz w:val="18"/>
          <w:szCs w:val="18"/>
        </w:rPr>
        <w:t>DIOlm</w:t>
      </w:r>
      <w:proofErr w:type="spellEnd"/>
      <w:r>
        <w:rPr>
          <w:sz w:val="18"/>
          <w:szCs w:val="18"/>
        </w:rPr>
        <w:t xml:space="preserve">:      2048  </w:t>
      </w:r>
      <w:proofErr w:type="spellStart"/>
      <w:r>
        <w:rPr>
          <w:sz w:val="18"/>
          <w:szCs w:val="18"/>
        </w:rPr>
        <w:t>WSdef</w:t>
      </w:r>
      <w:proofErr w:type="spellEnd"/>
      <w:r>
        <w:rPr>
          <w:sz w:val="18"/>
          <w:szCs w:val="18"/>
        </w:rPr>
        <w:t>:         2400</w:t>
      </w:r>
    </w:p>
    <w:p w:rsidR="002F40DA" w:rsidRDefault="002F40DA" w:rsidP="002F40DA">
      <w:pPr>
        <w:pStyle w:val="PlainText"/>
        <w:rPr>
          <w:sz w:val="18"/>
          <w:szCs w:val="18"/>
        </w:rPr>
      </w:pPr>
      <w:proofErr w:type="spellStart"/>
      <w:r>
        <w:rPr>
          <w:sz w:val="18"/>
          <w:szCs w:val="18"/>
        </w:rPr>
        <w:t>Prio</w:t>
      </w:r>
      <w:proofErr w:type="spellEnd"/>
      <w:r>
        <w:rPr>
          <w:sz w:val="18"/>
          <w:szCs w:val="18"/>
        </w:rPr>
        <w:t xml:space="preserve">:            4  </w:t>
      </w:r>
      <w:proofErr w:type="spellStart"/>
      <w:r>
        <w:rPr>
          <w:sz w:val="18"/>
          <w:szCs w:val="18"/>
        </w:rPr>
        <w:t>ASTlm</w:t>
      </w:r>
      <w:proofErr w:type="spellEnd"/>
      <w:r>
        <w:rPr>
          <w:sz w:val="18"/>
          <w:szCs w:val="18"/>
        </w:rPr>
        <w:t xml:space="preserve">:      4096  </w:t>
      </w:r>
      <w:proofErr w:type="spellStart"/>
      <w:r>
        <w:rPr>
          <w:sz w:val="18"/>
          <w:szCs w:val="18"/>
        </w:rPr>
        <w:t>WSquo</w:t>
      </w:r>
      <w:proofErr w:type="spellEnd"/>
      <w:r>
        <w:rPr>
          <w:sz w:val="18"/>
          <w:szCs w:val="18"/>
        </w:rPr>
        <w:t>:         4096</w:t>
      </w:r>
    </w:p>
    <w:p w:rsidR="002F40DA" w:rsidRDefault="002F40DA" w:rsidP="002F40DA">
      <w:pPr>
        <w:pStyle w:val="PlainText"/>
        <w:rPr>
          <w:sz w:val="18"/>
          <w:szCs w:val="18"/>
        </w:rPr>
      </w:pPr>
      <w:proofErr w:type="spellStart"/>
      <w:r>
        <w:rPr>
          <w:sz w:val="18"/>
          <w:szCs w:val="18"/>
        </w:rPr>
        <w:t>Queprio</w:t>
      </w:r>
      <w:proofErr w:type="spellEnd"/>
      <w:r>
        <w:rPr>
          <w:sz w:val="18"/>
          <w:szCs w:val="18"/>
        </w:rPr>
        <w:t xml:space="preserve">:         4  </w:t>
      </w:r>
      <w:proofErr w:type="spellStart"/>
      <w:r>
        <w:rPr>
          <w:sz w:val="18"/>
          <w:szCs w:val="18"/>
        </w:rPr>
        <w:t>TQElm</w:t>
      </w:r>
      <w:proofErr w:type="spellEnd"/>
      <w:r>
        <w:rPr>
          <w:sz w:val="18"/>
          <w:szCs w:val="18"/>
        </w:rPr>
        <w:t xml:space="preserve">:        50  </w:t>
      </w:r>
      <w:proofErr w:type="spellStart"/>
      <w:r>
        <w:rPr>
          <w:sz w:val="18"/>
          <w:szCs w:val="18"/>
        </w:rPr>
        <w:t>WSextent</w:t>
      </w:r>
      <w:proofErr w:type="spellEnd"/>
      <w:r>
        <w:rPr>
          <w:sz w:val="18"/>
          <w:szCs w:val="18"/>
        </w:rPr>
        <w:t>:     65535</w:t>
      </w:r>
    </w:p>
    <w:p w:rsidR="002F40DA" w:rsidRDefault="002F40DA" w:rsidP="002F40DA">
      <w:pPr>
        <w:pStyle w:val="PlainText"/>
        <w:rPr>
          <w:sz w:val="18"/>
          <w:szCs w:val="18"/>
        </w:rPr>
      </w:pPr>
      <w:r>
        <w:rPr>
          <w:sz w:val="18"/>
          <w:szCs w:val="18"/>
        </w:rPr>
        <w:t xml:space="preserve">CPU:        (none)  </w:t>
      </w:r>
      <w:proofErr w:type="spellStart"/>
      <w:r>
        <w:rPr>
          <w:sz w:val="18"/>
          <w:szCs w:val="18"/>
        </w:rPr>
        <w:t>Enqlm</w:t>
      </w:r>
      <w:proofErr w:type="spellEnd"/>
      <w:r>
        <w:rPr>
          <w:sz w:val="18"/>
          <w:szCs w:val="18"/>
        </w:rPr>
        <w:t xml:space="preserve">:     10000  </w:t>
      </w:r>
      <w:proofErr w:type="spellStart"/>
      <w:r>
        <w:rPr>
          <w:sz w:val="18"/>
          <w:szCs w:val="18"/>
        </w:rPr>
        <w:t>Pgflquo</w:t>
      </w:r>
      <w:proofErr w:type="spellEnd"/>
      <w:r>
        <w:rPr>
          <w:sz w:val="18"/>
          <w:szCs w:val="18"/>
        </w:rPr>
        <w:t>:     200000</w:t>
      </w:r>
    </w:p>
    <w:p w:rsidR="002F40DA" w:rsidRDefault="002F40DA" w:rsidP="002F40DA">
      <w:pPr>
        <w:pStyle w:val="PlainText"/>
        <w:rPr>
          <w:sz w:val="18"/>
          <w:szCs w:val="18"/>
        </w:rPr>
      </w:pPr>
      <w:r>
        <w:rPr>
          <w:sz w:val="18"/>
          <w:szCs w:val="18"/>
        </w:rPr>
        <w:t xml:space="preserve">Authorized Privileges: </w:t>
      </w:r>
    </w:p>
    <w:p w:rsidR="002F40DA" w:rsidRDefault="002F40DA" w:rsidP="002F40DA">
      <w:pPr>
        <w:pStyle w:val="PlainText"/>
        <w:rPr>
          <w:sz w:val="18"/>
          <w:szCs w:val="18"/>
        </w:rPr>
      </w:pPr>
      <w:r>
        <w:rPr>
          <w:sz w:val="18"/>
          <w:szCs w:val="18"/>
        </w:rPr>
        <w:t xml:space="preserve">  NETMBX       OPER         SHARE        TMPMBX</w:t>
      </w:r>
    </w:p>
    <w:p w:rsidR="002F40DA" w:rsidRDefault="002F40DA" w:rsidP="002F40DA">
      <w:pPr>
        <w:pStyle w:val="PlainText"/>
        <w:rPr>
          <w:sz w:val="18"/>
          <w:szCs w:val="18"/>
        </w:rPr>
      </w:pPr>
      <w:r>
        <w:rPr>
          <w:sz w:val="18"/>
          <w:szCs w:val="18"/>
        </w:rPr>
        <w:t xml:space="preserve">Default Privileges: </w:t>
      </w:r>
    </w:p>
    <w:p w:rsidR="002F40DA" w:rsidRDefault="002F40DA" w:rsidP="002F40DA">
      <w:pPr>
        <w:pStyle w:val="PlainText"/>
        <w:rPr>
          <w:sz w:val="18"/>
          <w:szCs w:val="18"/>
        </w:rPr>
      </w:pPr>
      <w:r>
        <w:rPr>
          <w:sz w:val="18"/>
          <w:szCs w:val="18"/>
        </w:rPr>
        <w:t xml:space="preserve">  NETMBX       OPER         SHARE        TMPMBX</w:t>
      </w:r>
    </w:p>
    <w:p w:rsidR="002F40DA" w:rsidRDefault="002F40DA" w:rsidP="002F40DA">
      <w:pPr>
        <w:pStyle w:val="PlainText"/>
        <w:rPr>
          <w:sz w:val="18"/>
          <w:szCs w:val="18"/>
        </w:rPr>
      </w:pPr>
      <w:r>
        <w:rPr>
          <w:sz w:val="18"/>
          <w:szCs w:val="18"/>
        </w:rPr>
        <w:t xml:space="preserve">UAF&gt; </w:t>
      </w:r>
      <w:r>
        <w:rPr>
          <w:b/>
          <w:sz w:val="18"/>
          <w:szCs w:val="18"/>
        </w:rPr>
        <w:t xml:space="preserve">EXIT </w:t>
      </w:r>
      <w:r>
        <w:rPr>
          <w:b/>
          <w:bCs/>
          <w:sz w:val="18"/>
          <w:szCs w:val="18"/>
        </w:rPr>
        <w:t>&lt;Enter&gt;</w:t>
      </w:r>
    </w:p>
    <w:p w:rsidR="002F40DA" w:rsidRDefault="002F40DA" w:rsidP="002F40DA">
      <w:pPr>
        <w:pStyle w:val="PlainText"/>
        <w:rPr>
          <w:sz w:val="18"/>
          <w:szCs w:val="18"/>
        </w:rPr>
      </w:pPr>
      <w:r>
        <w:rPr>
          <w:sz w:val="18"/>
          <w:szCs w:val="18"/>
        </w:rPr>
        <w:t>%UAF-I-DONEMSG, system authorization file modified</w:t>
      </w:r>
    </w:p>
    <w:p w:rsidR="002F40DA" w:rsidRDefault="002F40DA" w:rsidP="002F40DA">
      <w:pPr>
        <w:pStyle w:val="PlainText"/>
        <w:rPr>
          <w:sz w:val="18"/>
          <w:szCs w:val="18"/>
        </w:rPr>
      </w:pPr>
      <w:r>
        <w:rPr>
          <w:sz w:val="18"/>
          <w:szCs w:val="18"/>
        </w:rPr>
        <w:t>%UAF-I-NAFNOMODS, no modifications made to network proxy database</w:t>
      </w:r>
    </w:p>
    <w:p w:rsidR="002F40DA" w:rsidRDefault="002F40DA" w:rsidP="002F40DA">
      <w:pPr>
        <w:pStyle w:val="PlainText"/>
        <w:rPr>
          <w:sz w:val="18"/>
          <w:szCs w:val="18"/>
        </w:rPr>
      </w:pPr>
      <w:r>
        <w:rPr>
          <w:sz w:val="18"/>
          <w:szCs w:val="18"/>
        </w:rPr>
        <w:t>%UAF-I-RDBDONEMSG, rights database modified</w:t>
      </w:r>
    </w:p>
    <w:p w:rsidR="002F40DA" w:rsidRDefault="002F40DA" w:rsidP="002F40DA">
      <w:pPr>
        <w:pStyle w:val="PlainText"/>
        <w:rPr>
          <w:sz w:val="18"/>
          <w:szCs w:val="18"/>
        </w:rPr>
      </w:pPr>
    </w:p>
    <w:p w:rsidR="002F40DA" w:rsidRDefault="002F40DA" w:rsidP="002F40DA">
      <w:pPr>
        <w:pStyle w:val="PlainText"/>
        <w:rPr>
          <w:sz w:val="18"/>
          <w:szCs w:val="18"/>
        </w:rPr>
      </w:pPr>
      <w:r>
        <w:rPr>
          <w:sz w:val="18"/>
          <w:szCs w:val="18"/>
        </w:rPr>
        <w:t>SYSA01&gt;&gt;</w:t>
      </w:r>
    </w:p>
    <w:p w:rsidR="002F40DA" w:rsidRDefault="002F40DA" w:rsidP="0099632D">
      <w:pPr>
        <w:pStyle w:val="Heading3"/>
        <w:numPr>
          <w:ilvl w:val="0"/>
          <w:numId w:val="0"/>
        </w:numPr>
      </w:pPr>
      <w:bookmarkStart w:id="1945" w:name="_Toc89057633"/>
      <w:bookmarkStart w:id="1946" w:name="_Toc356301120"/>
      <w:r>
        <w:lastRenderedPageBreak/>
        <w:t xml:space="preserve">G.3.2. </w:t>
      </w:r>
      <w:r w:rsidR="00EC5447">
        <w:t xml:space="preserve"> </w:t>
      </w:r>
      <w:r>
        <w:t>Establishing the UCX Listener Service</w:t>
      </w:r>
      <w:bookmarkEnd w:id="1945"/>
      <w:bookmarkEnd w:id="1946"/>
    </w:p>
    <w:p w:rsidR="002F40DA" w:rsidRDefault="002F40DA" w:rsidP="002F40DA">
      <w:pPr>
        <w:pStyle w:val="Body"/>
      </w:pPr>
      <w:r>
        <w:t>Conduct a dialog like the following:</w:t>
      </w:r>
    </w:p>
    <w:p w:rsidR="002F40DA" w:rsidRDefault="002F40DA" w:rsidP="002F40DA">
      <w:pPr>
        <w:pStyle w:val="Body"/>
        <w:ind w:left="630" w:hanging="630"/>
        <w:rPr>
          <w:sz w:val="24"/>
        </w:rPr>
      </w:pPr>
      <w:r>
        <w:rPr>
          <w:b/>
          <w:sz w:val="24"/>
        </w:rPr>
        <w:t>Note</w:t>
      </w:r>
      <w:r>
        <w:rPr>
          <w:sz w:val="24"/>
        </w:rPr>
        <w:t>:  In the first few lines, notice the dash at the end of those lines, the set-up will fail when those dashes are omitted.</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ISC2A2::&gt;</w:t>
      </w:r>
      <w:r>
        <w:rPr>
          <w:b/>
          <w:bCs/>
          <w:sz w:val="18"/>
          <w:szCs w:val="18"/>
        </w:rPr>
        <w:t>ucx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TCPIP&gt; </w:t>
      </w:r>
      <w:r>
        <w:rPr>
          <w:b/>
          <w:bCs/>
          <w:sz w:val="18"/>
          <w:szCs w:val="18"/>
        </w:rPr>
        <w:t>set service m2mserver -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_TCPIP&gt; </w:t>
      </w:r>
      <w:r>
        <w:rPr>
          <w:b/>
          <w:bCs/>
          <w:sz w:val="18"/>
          <w:szCs w:val="18"/>
        </w:rPr>
        <w:t>/user=xxxxxx -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_TCPIP&gt; </w:t>
      </w:r>
      <w:r>
        <w:rPr>
          <w:b/>
          <w:bCs/>
          <w:sz w:val="18"/>
          <w:szCs w:val="18"/>
        </w:rPr>
        <w:t>/process=m2mserver -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_TCPIP&gt; </w:t>
      </w:r>
      <w:r>
        <w:rPr>
          <w:b/>
          <w:bCs/>
          <w:sz w:val="18"/>
          <w:szCs w:val="18"/>
        </w:rPr>
        <w:t>/port=9001 -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_TCPIP&gt; </w:t>
      </w:r>
      <w:r>
        <w:rPr>
          <w:b/>
          <w:bCs/>
          <w:sz w:val="18"/>
          <w:szCs w:val="18"/>
        </w:rPr>
        <w:t>/protocol=tcp -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_TCPIP&gt; </w:t>
      </w:r>
      <w:r>
        <w:rPr>
          <w:b/>
          <w:bCs/>
          <w:sz w:val="18"/>
          <w:szCs w:val="18"/>
        </w:rPr>
        <w:t>/reject=message="Too Many Mumps-to-MUMPS Broker Calls" -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_TCPIP&gt; </w:t>
      </w:r>
      <w:r>
        <w:rPr>
          <w:b/>
          <w:bCs/>
          <w:sz w:val="18"/>
          <w:szCs w:val="18"/>
        </w:rPr>
        <w:t>/limit=50 -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_TCPIP&gt; </w:t>
      </w:r>
      <w:r>
        <w:rPr>
          <w:b/>
          <w:bCs/>
          <w:sz w:val="18"/>
          <w:szCs w:val="18"/>
        </w:rPr>
        <w:t>/file=xxx$disk:[xxx]m2mserver_start.com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TCPIP&gt; </w:t>
      </w:r>
      <w:r>
        <w:rPr>
          <w:b/>
          <w:bCs/>
          <w:sz w:val="18"/>
          <w:szCs w:val="18"/>
        </w:rPr>
        <w:t>show service m2mserver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Service             Port  Proto    Process          Address            State</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M2MSERVER           9001  TCP      M2MSERVER        0.0.0.0          Disabled</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TCPIP&gt; </w:t>
      </w:r>
      <w:r>
        <w:rPr>
          <w:b/>
          <w:bCs/>
          <w:sz w:val="18"/>
          <w:szCs w:val="18"/>
        </w:rPr>
        <w:t>show service m2mserver/full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Service: EDMTEST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State:     Disabled</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Port:             9001     Protocol:  TCP             Address:  0.0.0.0</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User_name: not defined     Process:  EDMTESTP</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TCPIP&gt; </w:t>
      </w:r>
      <w:r>
        <w:rPr>
          <w:b/>
          <w:bCs/>
          <w:sz w:val="18"/>
          <w:szCs w:val="18"/>
        </w:rPr>
        <w:t>enable service m2mserver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TCPIP&gt; </w:t>
      </w:r>
      <w:r>
        <w:rPr>
          <w:b/>
          <w:bCs/>
          <w:sz w:val="18"/>
          <w:szCs w:val="18"/>
        </w:rPr>
        <w:t>set config enable service m2mserver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TCPIP&gt; </w:t>
      </w:r>
      <w:r>
        <w:rPr>
          <w:b/>
          <w:bCs/>
          <w:sz w:val="18"/>
          <w:szCs w:val="18"/>
        </w:rPr>
        <w:t>show service m2mserver/full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Service: M2MSERVER</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State:     Enabled</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Port:             9001     Protocol:  TCP             Address:  0.0.0.0</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Inactivity:          5     User_name: XXXXXX          Process:  M2MSERVER</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Limit:              50     Active:        0           Peak:         0</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File:         XXX$DISK:[XXX]M2MSERVER_START.COM</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Flags:        Listen</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Socket Opts:  Rcheck Scheck</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Receive:            0     Send:               0</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Log Opts:     None</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File:        not defined</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Security</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Reject msg:  Too Many Mumps-to-MUMPS Broker Calls</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Accept host: 0.0.0.0</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Accept netw: 0.0.0.0</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TCPIP&gt; </w:t>
      </w:r>
      <w:r>
        <w:rPr>
          <w:b/>
          <w:bCs/>
          <w:sz w:val="18"/>
          <w:szCs w:val="18"/>
        </w:rPr>
        <w:t>Exit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ISC2A2::&gt;</w:t>
      </w:r>
    </w:p>
    <w:p w:rsidR="002F40DA" w:rsidRDefault="002F40DA" w:rsidP="002F40DA">
      <w:pPr>
        <w:pStyle w:val="Heading2"/>
        <w:numPr>
          <w:ilvl w:val="0"/>
          <w:numId w:val="0"/>
        </w:numPr>
      </w:pPr>
      <w:bookmarkStart w:id="1947" w:name="_Toc89057634"/>
      <w:bookmarkStart w:id="1948" w:name="_Toc356301121"/>
      <w:r>
        <w:t>G.4</w:t>
      </w:r>
      <w:r w:rsidR="00EC5447">
        <w:t xml:space="preserve"> </w:t>
      </w:r>
      <w:r>
        <w:t xml:space="preserve"> </w:t>
      </w:r>
      <w:proofErr w:type="spellStart"/>
      <w:r>
        <w:t>Caché</w:t>
      </w:r>
      <w:proofErr w:type="spellEnd"/>
      <w:r>
        <w:t xml:space="preserve"> on Windows</w:t>
      </w:r>
      <w:bookmarkEnd w:id="1947"/>
      <w:bookmarkEnd w:id="1948"/>
    </w:p>
    <w:p w:rsidR="002F40DA" w:rsidRDefault="002F40DA" w:rsidP="002F40DA">
      <w:pPr>
        <w:pStyle w:val="Body"/>
        <w:rPr>
          <w:sz w:val="24"/>
        </w:rPr>
      </w:pPr>
      <w:r>
        <w:rPr>
          <w:sz w:val="24"/>
        </w:rPr>
        <w:t xml:space="preserve">When </w:t>
      </w:r>
      <w:r>
        <w:rPr>
          <w:bCs/>
          <w:sz w:val="24"/>
        </w:rPr>
        <w:t>VistA</w:t>
      </w:r>
      <w:r>
        <w:rPr>
          <w:sz w:val="24"/>
        </w:rPr>
        <w:t xml:space="preserve"> is running under a Windows operating system, listener processes are set up inside of </w:t>
      </w:r>
      <w:smartTag w:uri="urn:schemas-microsoft-com:office:smarttags" w:element="place">
        <w:r>
          <w:rPr>
            <w:bCs/>
            <w:sz w:val="24"/>
          </w:rPr>
          <w:t>VistA</w:t>
        </w:r>
      </w:smartTag>
      <w:r>
        <w:rPr>
          <w:sz w:val="24"/>
        </w:rPr>
        <w:t xml:space="preserve"> system itself.</w:t>
      </w:r>
    </w:p>
    <w:p w:rsidR="002F40DA" w:rsidRDefault="002F40DA" w:rsidP="002F40DA">
      <w:pPr>
        <w:pStyle w:val="Body"/>
        <w:rPr>
          <w:sz w:val="24"/>
        </w:rPr>
      </w:pPr>
      <w:r>
        <w:rPr>
          <w:sz w:val="24"/>
        </w:rPr>
        <w:t>When a listener needs to be started temporarily, for testing purposes, it is enough to execute the MUMPS command:</w:t>
      </w:r>
    </w:p>
    <w:p w:rsidR="002F40DA" w:rsidRDefault="002F40DA" w:rsidP="002F40DA">
      <w:pPr>
        <w:pStyle w:val="Body"/>
      </w:pPr>
      <w:r>
        <w:lastRenderedPageBreak/>
        <w:t xml:space="preserve">&gt; </w:t>
      </w:r>
      <w:r>
        <w:rPr>
          <w:rFonts w:ascii="Courier New" w:hAnsi="Courier New" w:cs="Courier New"/>
          <w:b/>
          <w:bCs/>
        </w:rPr>
        <w:t>Job START^XWBVLL(</w:t>
      </w:r>
      <w:proofErr w:type="spellStart"/>
      <w:r>
        <w:rPr>
          <w:rFonts w:ascii="Courier New" w:hAnsi="Courier New" w:cs="Courier New"/>
          <w:b/>
          <w:bCs/>
          <w:i/>
          <w:iCs/>
        </w:rPr>
        <w:t>portnumber</w:t>
      </w:r>
      <w:proofErr w:type="spellEnd"/>
      <w:r>
        <w:rPr>
          <w:rFonts w:ascii="Courier New" w:hAnsi="Courier New" w:cs="Courier New"/>
          <w:b/>
          <w:bCs/>
        </w:rPr>
        <w:t>)</w:t>
      </w:r>
      <w:r>
        <w:rPr>
          <w:b/>
          <w:bCs/>
        </w:rPr>
        <w:t xml:space="preserve"> &lt;Enter&gt;</w:t>
      </w:r>
    </w:p>
    <w:p w:rsidR="002F40DA" w:rsidRDefault="002F40DA" w:rsidP="002F40DA">
      <w:pPr>
        <w:pStyle w:val="Body"/>
        <w:rPr>
          <w:sz w:val="24"/>
        </w:rPr>
      </w:pPr>
      <w:r>
        <w:rPr>
          <w:sz w:val="24"/>
        </w:rPr>
        <w:t xml:space="preserve">When a listener needs to be configured in such a way that it will be started whenever the </w:t>
      </w:r>
      <w:r>
        <w:rPr>
          <w:bCs/>
          <w:sz w:val="24"/>
        </w:rPr>
        <w:t>VistA</w:t>
      </w:r>
      <w:r>
        <w:rPr>
          <w:sz w:val="24"/>
        </w:rPr>
        <w:t xml:space="preserve"> system is restarted, the following set-up will be needed (note that this dialog shows how to select a port-number for the </w:t>
      </w:r>
      <w:smartTag w:uri="urn:schemas-microsoft-com:office:smarttags" w:element="place">
        <w:r>
          <w:rPr>
            <w:bCs/>
            <w:sz w:val="24"/>
          </w:rPr>
          <w:t>VistA</w:t>
        </w:r>
      </w:smartTag>
      <w:r>
        <w:rPr>
          <w:sz w:val="24"/>
        </w:rPr>
        <w:t xml:space="preserve"> configuration):</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DVA&gt;</w:t>
      </w:r>
      <w:r>
        <w:rPr>
          <w:b/>
          <w:bCs/>
          <w:sz w:val="18"/>
          <w:szCs w:val="18"/>
        </w:rPr>
        <w:t>Do P^DII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VA FileMan 22.0</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Select OPTION: en</w:t>
      </w:r>
      <w:r>
        <w:rPr>
          <w:b/>
          <w:bCs/>
          <w:sz w:val="18"/>
          <w:szCs w:val="18"/>
        </w:rPr>
        <w:t xml:space="preserve"> &lt;Enter&gt; </w:t>
      </w:r>
      <w:r>
        <w:rPr>
          <w:sz w:val="18"/>
          <w:szCs w:val="18"/>
        </w:rPr>
        <w:t xml:space="preserve">TER OR EDIT FILE ENTRIES  </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INPUT TO WHAT FILE: OPTION// 19</w:t>
      </w:r>
      <w:r>
        <w:rPr>
          <w:b/>
          <w:bCs/>
          <w:sz w:val="18"/>
          <w:szCs w:val="18"/>
        </w:rPr>
        <w:t xml:space="preserve"> &lt;Enter&gt;</w:t>
      </w:r>
      <w:r>
        <w:rPr>
          <w:sz w:val="18"/>
          <w:szCs w:val="18"/>
        </w:rPr>
        <w:t xml:space="preserve">  OPTION   (9118 entries)</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EDIT WHICH FIELD: ALL// ROUTINE</w:t>
      </w:r>
      <w:r>
        <w:rPr>
          <w:b/>
          <w:bCs/>
          <w:sz w:val="18"/>
          <w:szCs w:val="18"/>
        </w:rPr>
        <w:t xml:space="preserve">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THEN EDIT FIELD:</w:t>
      </w:r>
      <w:r>
        <w:rPr>
          <w:b/>
          <w:bCs/>
          <w:sz w:val="18"/>
          <w:szCs w:val="18"/>
        </w:rPr>
        <w:t xml:space="preserve"> &lt;Enter&gt;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b/>
          <w:bCs/>
          <w:sz w:val="18"/>
          <w:szCs w:val="18"/>
        </w:rPr>
      </w:pPr>
      <w:r>
        <w:rPr>
          <w:sz w:val="18"/>
          <w:szCs w:val="18"/>
        </w:rPr>
        <w:t>Select OPTION NAME: XWB M2M CACHE LISTENER</w:t>
      </w:r>
      <w:r>
        <w:rPr>
          <w:b/>
          <w:bCs/>
          <w:sz w:val="18"/>
          <w:szCs w:val="18"/>
        </w:rPr>
        <w:t xml:space="preserve"> &lt;Enter&gt;</w:t>
      </w:r>
    </w:p>
    <w:p w:rsidR="002F40DA" w:rsidRDefault="002F40DA" w:rsidP="002F40DA">
      <w:pPr>
        <w:pStyle w:val="Screen"/>
        <w:pBdr>
          <w:top w:val="none" w:sz="0" w:space="0" w:color="auto"/>
          <w:left w:val="none" w:sz="0" w:space="0" w:color="auto"/>
          <w:bottom w:val="none" w:sz="0" w:space="0" w:color="auto"/>
          <w:right w:val="none" w:sz="0" w:space="0" w:color="auto"/>
        </w:pBdr>
        <w:jc w:val="right"/>
        <w:rPr>
          <w:sz w:val="18"/>
          <w:szCs w:val="18"/>
        </w:rPr>
      </w:pPr>
      <w:r>
        <w:rPr>
          <w:sz w:val="18"/>
          <w:szCs w:val="18"/>
        </w:rPr>
        <w:t>Start M2M RPC Broker Cache Listener</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ROUTINE: START^XWBVLL(4800)// </w:t>
      </w:r>
      <w:r>
        <w:rPr>
          <w:b/>
          <w:bCs/>
          <w:sz w:val="18"/>
          <w:szCs w:val="18"/>
        </w:rPr>
        <w:t>START^XWBVLL(4301)</w:t>
      </w:r>
      <w:r>
        <w:rPr>
          <w:sz w:val="18"/>
          <w:szCs w:val="18"/>
        </w:rPr>
        <w:t xml:space="preserve"> </w:t>
      </w:r>
      <w:r>
        <w:rPr>
          <w:b/>
          <w:bCs/>
          <w:sz w:val="18"/>
          <w:szCs w:val="18"/>
        </w:rPr>
        <w:t>&lt;Enter&gt;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Select OPTION NAME: </w:t>
      </w:r>
      <w:r>
        <w:rPr>
          <w:b/>
          <w:bCs/>
          <w:sz w:val="18"/>
          <w:szCs w:val="18"/>
        </w:rPr>
        <w:t>&lt;Enter&gt;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Select OPTION: inq</w:t>
      </w:r>
      <w:r>
        <w:rPr>
          <w:b/>
          <w:bCs/>
          <w:sz w:val="18"/>
          <w:szCs w:val="18"/>
        </w:rPr>
        <w:t xml:space="preserve"> &lt;Enter&gt; </w:t>
      </w:r>
      <w:r>
        <w:rPr>
          <w:sz w:val="18"/>
          <w:szCs w:val="18"/>
        </w:rPr>
        <w:t>UIRE TO FILE ENTRIES</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OUTPUT FROM WHAT FILE: OPTION// </w:t>
      </w:r>
      <w:r>
        <w:rPr>
          <w:b/>
          <w:bCs/>
          <w:sz w:val="18"/>
          <w:szCs w:val="18"/>
        </w:rPr>
        <w:t>&lt;Enter&gt;</w:t>
      </w:r>
    </w:p>
    <w:p w:rsidR="002F40DA" w:rsidRDefault="002F40DA" w:rsidP="002F40DA">
      <w:pPr>
        <w:pStyle w:val="Screen"/>
        <w:pBdr>
          <w:top w:val="none" w:sz="0" w:space="0" w:color="auto"/>
          <w:left w:val="none" w:sz="0" w:space="0" w:color="auto"/>
          <w:bottom w:val="none" w:sz="0" w:space="0" w:color="auto"/>
          <w:right w:val="none" w:sz="0" w:space="0" w:color="auto"/>
        </w:pBdr>
        <w:rPr>
          <w:b/>
          <w:bCs/>
          <w:sz w:val="18"/>
          <w:szCs w:val="18"/>
        </w:rPr>
      </w:pPr>
      <w:r>
        <w:rPr>
          <w:sz w:val="18"/>
          <w:szCs w:val="18"/>
        </w:rPr>
        <w:t>Select OPTION NAME: XWB M2M CACHE LISTENER</w:t>
      </w:r>
      <w:r>
        <w:rPr>
          <w:b/>
          <w:bCs/>
          <w:sz w:val="18"/>
          <w:szCs w:val="18"/>
        </w:rPr>
        <w:t xml:space="preserve"> &lt;Enter&gt;</w:t>
      </w:r>
    </w:p>
    <w:p w:rsidR="002F40DA" w:rsidRDefault="002F40DA" w:rsidP="002F40DA">
      <w:pPr>
        <w:pStyle w:val="Screen"/>
        <w:pBdr>
          <w:top w:val="none" w:sz="0" w:space="0" w:color="auto"/>
          <w:left w:val="none" w:sz="0" w:space="0" w:color="auto"/>
          <w:bottom w:val="none" w:sz="0" w:space="0" w:color="auto"/>
          <w:right w:val="none" w:sz="0" w:space="0" w:color="auto"/>
        </w:pBdr>
        <w:jc w:val="right"/>
        <w:rPr>
          <w:sz w:val="18"/>
          <w:szCs w:val="18"/>
        </w:rPr>
      </w:pPr>
      <w:r>
        <w:rPr>
          <w:sz w:val="18"/>
          <w:szCs w:val="18"/>
        </w:rPr>
        <w:t>Start M2M RPC Broker Cache Listener</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ANOTHER ONE: </w:t>
      </w:r>
      <w:r>
        <w:rPr>
          <w:b/>
          <w:bCs/>
          <w:sz w:val="18"/>
          <w:szCs w:val="18"/>
        </w:rPr>
        <w:t>&lt;Enter&gt;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STANDARD CAPTIONED OUTPUT? Yes//</w:t>
      </w:r>
      <w:r>
        <w:rPr>
          <w:b/>
          <w:bCs/>
          <w:sz w:val="18"/>
          <w:szCs w:val="18"/>
        </w:rPr>
        <w:t xml:space="preserve"> &lt;Enter&gt;</w:t>
      </w:r>
      <w:r>
        <w:rPr>
          <w:sz w:val="18"/>
          <w:szCs w:val="18"/>
        </w:rPr>
        <w:t xml:space="preserve">  (Yes)</w:t>
      </w:r>
    </w:p>
    <w:p w:rsidR="002F40DA" w:rsidRDefault="002F40DA" w:rsidP="002F40DA">
      <w:pPr>
        <w:pStyle w:val="Screen"/>
        <w:pBdr>
          <w:top w:val="none" w:sz="0" w:space="0" w:color="auto"/>
          <w:left w:val="none" w:sz="0" w:space="0" w:color="auto"/>
          <w:bottom w:val="none" w:sz="0" w:space="0" w:color="auto"/>
          <w:right w:val="none" w:sz="0" w:space="0" w:color="auto"/>
        </w:pBdr>
        <w:rPr>
          <w:b/>
          <w:bCs/>
          <w:sz w:val="18"/>
          <w:szCs w:val="18"/>
        </w:rPr>
      </w:pPr>
      <w:r>
        <w:rPr>
          <w:sz w:val="18"/>
          <w:szCs w:val="18"/>
        </w:rPr>
        <w:t>Include COMPUTED fields:  (N/Y/R/B): NO//</w:t>
      </w:r>
      <w:r>
        <w:rPr>
          <w:b/>
          <w:bCs/>
          <w:sz w:val="18"/>
          <w:szCs w:val="18"/>
        </w:rPr>
        <w:t xml:space="preserve"> &lt;Enter&gt;</w:t>
      </w:r>
    </w:p>
    <w:p w:rsidR="002F40DA" w:rsidRDefault="002F40DA" w:rsidP="002F40DA">
      <w:pPr>
        <w:pStyle w:val="Screen"/>
        <w:pBdr>
          <w:top w:val="none" w:sz="0" w:space="0" w:color="auto"/>
          <w:left w:val="none" w:sz="0" w:space="0" w:color="auto"/>
          <w:bottom w:val="none" w:sz="0" w:space="0" w:color="auto"/>
          <w:right w:val="none" w:sz="0" w:space="0" w:color="auto"/>
        </w:pBdr>
        <w:jc w:val="right"/>
        <w:rPr>
          <w:sz w:val="18"/>
          <w:szCs w:val="18"/>
        </w:rPr>
      </w:pPr>
      <w:r>
        <w:rPr>
          <w:sz w:val="18"/>
          <w:szCs w:val="18"/>
        </w:rPr>
        <w:t>- No record number (IEN), no Computed Fields</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DISPLAY AUDIT TRAIL? No//</w:t>
      </w:r>
      <w:r>
        <w:rPr>
          <w:b/>
          <w:bCs/>
          <w:sz w:val="18"/>
          <w:szCs w:val="18"/>
        </w:rPr>
        <w:t xml:space="preserve"> &lt;Enter&gt;</w:t>
      </w:r>
      <w:r>
        <w:rPr>
          <w:sz w:val="18"/>
          <w:szCs w:val="18"/>
        </w:rPr>
        <w:t xml:space="preserve">   NO</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NAME: XWB M2M CACHE LISTENER</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MENU TEXT: Start M2M RPC Broker Cache Listener</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TYPE: run routine                     CREATOR: PATCH,USER</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DISPLAY OPTION?: YES                  PACKAGE: RPC BROKER</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DESCRIPTION:   This option is for Cache only.  It will start the listener for RPC Broker M2M. </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ROUTINE: START^XWBVLL(4301)</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  UPPERCASE MENU TEXT: START M2M RPC BROKER CACHE LIS</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Select OPTION NAME: </w:t>
      </w:r>
      <w:r>
        <w:rPr>
          <w:b/>
          <w:bCs/>
          <w:sz w:val="18"/>
          <w:szCs w:val="18"/>
        </w:rPr>
        <w:t>&lt;Enter&gt;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 xml:space="preserve">Select OPTION: </w:t>
      </w:r>
      <w:r>
        <w:rPr>
          <w:b/>
          <w:bCs/>
          <w:sz w:val="18"/>
          <w:szCs w:val="18"/>
        </w:rPr>
        <w:t>&lt;Enter&gt;</w:t>
      </w:r>
    </w:p>
    <w:p w:rsidR="002F40DA" w:rsidRDefault="002F40DA" w:rsidP="002F40DA">
      <w:pPr>
        <w:pStyle w:val="Screen"/>
        <w:pBdr>
          <w:top w:val="none" w:sz="0" w:space="0" w:color="auto"/>
          <w:left w:val="none" w:sz="0" w:space="0" w:color="auto"/>
          <w:bottom w:val="none" w:sz="0" w:space="0" w:color="auto"/>
          <w:right w:val="none" w:sz="0" w:space="0" w:color="auto"/>
        </w:pBdr>
        <w:rPr>
          <w:sz w:val="18"/>
          <w:szCs w:val="18"/>
        </w:rPr>
      </w:pPr>
      <w:r>
        <w:rPr>
          <w:sz w:val="18"/>
          <w:szCs w:val="18"/>
        </w:rPr>
        <w:t>DVA&gt;</w:t>
      </w:r>
    </w:p>
    <w:p w:rsidR="002F40DA" w:rsidRDefault="002F40DA" w:rsidP="002F40DA">
      <w:pPr>
        <w:pStyle w:val="Body"/>
      </w:pPr>
    </w:p>
    <w:p w:rsidR="002F40DA" w:rsidRDefault="002F40DA" w:rsidP="002F40DA">
      <w:pPr>
        <w:pStyle w:val="Body"/>
        <w:rPr>
          <w:sz w:val="24"/>
        </w:rPr>
      </w:pPr>
      <w:r>
        <w:rPr>
          <w:sz w:val="24"/>
        </w:rPr>
        <w:t xml:space="preserve">Once this menu option is configured to the needs of the site, it can be scheduled to start automatically when </w:t>
      </w:r>
      <w:smartTag w:uri="urn:schemas-microsoft-com:office:smarttags" w:element="place">
        <w:r>
          <w:rPr>
            <w:bCs/>
            <w:sz w:val="24"/>
          </w:rPr>
          <w:t>VistA</w:t>
        </w:r>
      </w:smartTag>
      <w:r>
        <w:rPr>
          <w:b/>
          <w:bCs/>
          <w:sz w:val="24"/>
        </w:rPr>
        <w:t xml:space="preserve"> </w:t>
      </w:r>
      <w:r>
        <w:rPr>
          <w:sz w:val="24"/>
        </w:rPr>
        <w:t>is restarted.</w:t>
      </w:r>
    </w:p>
    <w:p w:rsidR="002F40DA" w:rsidRDefault="002F40DA" w:rsidP="002F40DA">
      <w:pPr>
        <w:pStyle w:val="Screen"/>
        <w:pBdr>
          <w:top w:val="none" w:sz="0" w:space="0" w:color="auto"/>
          <w:left w:val="none" w:sz="0" w:space="0" w:color="auto"/>
          <w:bottom w:val="none" w:sz="0" w:space="0" w:color="auto"/>
          <w:right w:val="none" w:sz="0" w:space="0" w:color="auto"/>
        </w:pBdr>
      </w:pPr>
      <w:r>
        <w:t>DVA&gt;</w:t>
      </w:r>
      <w:r>
        <w:rPr>
          <w:b/>
          <w:bCs/>
        </w:rPr>
        <w:t>Do P^DII &lt;Enter&gt;</w:t>
      </w:r>
    </w:p>
    <w:p w:rsidR="002F40DA" w:rsidRDefault="002F40DA" w:rsidP="002F40DA">
      <w:pPr>
        <w:pStyle w:val="Screen"/>
        <w:pBdr>
          <w:top w:val="none" w:sz="0" w:space="0" w:color="auto"/>
          <w:left w:val="none" w:sz="0" w:space="0" w:color="auto"/>
          <w:bottom w:val="none" w:sz="0" w:space="0" w:color="auto"/>
          <w:right w:val="none" w:sz="0" w:space="0" w:color="auto"/>
        </w:pBdr>
      </w:pPr>
    </w:p>
    <w:p w:rsidR="002F40DA" w:rsidRDefault="002F40DA" w:rsidP="002F40DA">
      <w:pPr>
        <w:pStyle w:val="Screen"/>
        <w:pBdr>
          <w:top w:val="none" w:sz="0" w:space="0" w:color="auto"/>
          <w:left w:val="none" w:sz="0" w:space="0" w:color="auto"/>
          <w:bottom w:val="none" w:sz="0" w:space="0" w:color="auto"/>
          <w:right w:val="none" w:sz="0" w:space="0" w:color="auto"/>
        </w:pBdr>
      </w:pPr>
      <w:r>
        <w:t>VA FileMan 22.0</w:t>
      </w:r>
    </w:p>
    <w:p w:rsidR="002F40DA" w:rsidRDefault="002F40DA" w:rsidP="002F40DA">
      <w:pPr>
        <w:pStyle w:val="Screen"/>
        <w:pBdr>
          <w:top w:val="none" w:sz="0" w:space="0" w:color="auto"/>
          <w:left w:val="none" w:sz="0" w:space="0" w:color="auto"/>
          <w:bottom w:val="none" w:sz="0" w:space="0" w:color="auto"/>
          <w:right w:val="none" w:sz="0" w:space="0" w:color="auto"/>
        </w:pBdr>
      </w:pP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Select OPTION: </w:t>
      </w:r>
      <w:r>
        <w:rPr>
          <w:b/>
          <w:bCs/>
        </w:rPr>
        <w:t xml:space="preserve">en &lt;Enter&gt; </w:t>
      </w:r>
      <w:r>
        <w:t xml:space="preserve">TER OR EDIT FILE ENTRIES  </w:t>
      </w:r>
    </w:p>
    <w:p w:rsidR="002F40DA" w:rsidRDefault="002F40DA" w:rsidP="002F40DA">
      <w:pPr>
        <w:pStyle w:val="Screen"/>
        <w:pBdr>
          <w:top w:val="none" w:sz="0" w:space="0" w:color="auto"/>
          <w:left w:val="none" w:sz="0" w:space="0" w:color="auto"/>
          <w:bottom w:val="none" w:sz="0" w:space="0" w:color="auto"/>
          <w:right w:val="none" w:sz="0" w:space="0" w:color="auto"/>
        </w:pBdr>
      </w:pP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INPUT TO WHAT FILE: // </w:t>
      </w:r>
      <w:r>
        <w:rPr>
          <w:b/>
          <w:bCs/>
        </w:rPr>
        <w:t>19.2 &lt;Enter&gt;</w:t>
      </w:r>
      <w:r>
        <w:t xml:space="preserve">  OPTION SCHEDULING</w:t>
      </w: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                                          (33 entries)</w:t>
      </w: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EDIT WHICH FIELD: ALL// </w:t>
      </w:r>
      <w:r>
        <w:rPr>
          <w:b/>
          <w:bCs/>
        </w:rPr>
        <w:t xml:space="preserve">spec &lt;Enter&gt; </w:t>
      </w:r>
      <w:r>
        <w:t xml:space="preserve">IAL QUEUEING  </w:t>
      </w: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THEN EDIT FIELD: </w:t>
      </w:r>
      <w:r>
        <w:rPr>
          <w:b/>
          <w:bCs/>
        </w:rPr>
        <w:t>&lt;Enter&gt;</w:t>
      </w:r>
    </w:p>
    <w:p w:rsidR="002F40DA" w:rsidRDefault="002F40DA" w:rsidP="002F40DA">
      <w:pPr>
        <w:pStyle w:val="Screen"/>
        <w:pBdr>
          <w:top w:val="none" w:sz="0" w:space="0" w:color="auto"/>
          <w:left w:val="none" w:sz="0" w:space="0" w:color="auto"/>
          <w:bottom w:val="none" w:sz="0" w:space="0" w:color="auto"/>
          <w:right w:val="none" w:sz="0" w:space="0" w:color="auto"/>
        </w:pBdr>
      </w:pP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Select OPTION SCHEDULING NAME: </w:t>
      </w:r>
      <w:r>
        <w:rPr>
          <w:b/>
          <w:bCs/>
        </w:rPr>
        <w:t>xwb m2m &lt;Enter&gt;</w:t>
      </w:r>
      <w:r>
        <w:t xml:space="preserve"> CACHE LISTENER</w:t>
      </w:r>
    </w:p>
    <w:p w:rsidR="002F40DA" w:rsidRDefault="002F40DA" w:rsidP="002F40DA">
      <w:pPr>
        <w:pStyle w:val="Screen"/>
        <w:pBdr>
          <w:top w:val="none" w:sz="0" w:space="0" w:color="auto"/>
          <w:left w:val="none" w:sz="0" w:space="0" w:color="auto"/>
          <w:bottom w:val="none" w:sz="0" w:space="0" w:color="auto"/>
          <w:right w:val="none" w:sz="0" w:space="0" w:color="auto"/>
        </w:pBdr>
        <w:jc w:val="right"/>
      </w:pPr>
      <w:r>
        <w:t>Start M2M RPC Broker Cache Listener</w:t>
      </w:r>
    </w:p>
    <w:p w:rsidR="002F40DA" w:rsidRDefault="002F40DA" w:rsidP="002F40DA">
      <w:pPr>
        <w:pStyle w:val="Screen"/>
        <w:pBdr>
          <w:top w:val="none" w:sz="0" w:space="0" w:color="auto"/>
          <w:left w:val="none" w:sz="0" w:space="0" w:color="auto"/>
          <w:bottom w:val="none" w:sz="0" w:space="0" w:color="auto"/>
          <w:right w:val="none" w:sz="0" w:space="0" w:color="auto"/>
        </w:pBdr>
      </w:pPr>
      <w:r>
        <w:lastRenderedPageBreak/>
        <w:t xml:space="preserve">         ...OK? Yes//</w:t>
      </w:r>
      <w:r>
        <w:rPr>
          <w:b/>
          <w:bCs/>
        </w:rPr>
        <w:t xml:space="preserve"> &lt;Enter&gt;</w:t>
      </w:r>
      <w:r>
        <w:t xml:space="preserve">   (Yes)</w:t>
      </w:r>
    </w:p>
    <w:p w:rsidR="002F40DA" w:rsidRDefault="002F40DA" w:rsidP="002F40DA">
      <w:pPr>
        <w:pStyle w:val="Screen"/>
        <w:pBdr>
          <w:top w:val="none" w:sz="0" w:space="0" w:color="auto"/>
          <w:left w:val="none" w:sz="0" w:space="0" w:color="auto"/>
          <w:bottom w:val="none" w:sz="0" w:space="0" w:color="auto"/>
          <w:right w:val="none" w:sz="0" w:space="0" w:color="auto"/>
        </w:pBdr>
      </w:pP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SPECIAL QUEUEING: Startup Persistent// </w:t>
      </w:r>
      <w:r>
        <w:rPr>
          <w:b/>
          <w:bCs/>
        </w:rPr>
        <w:t xml:space="preserve"> &lt;Enter&gt;</w:t>
      </w:r>
    </w:p>
    <w:p w:rsidR="002F40DA" w:rsidRDefault="002F40DA" w:rsidP="002F40DA">
      <w:pPr>
        <w:pStyle w:val="Screen"/>
        <w:pBdr>
          <w:top w:val="none" w:sz="0" w:space="0" w:color="auto"/>
          <w:left w:val="none" w:sz="0" w:space="0" w:color="auto"/>
          <w:bottom w:val="none" w:sz="0" w:space="0" w:color="auto"/>
          <w:right w:val="none" w:sz="0" w:space="0" w:color="auto"/>
        </w:pBdr>
      </w:pP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Select OPTION SCHEDULING NAME: </w:t>
      </w:r>
      <w:r>
        <w:rPr>
          <w:b/>
          <w:bCs/>
        </w:rPr>
        <w:t>&lt;Enter&gt;</w:t>
      </w:r>
    </w:p>
    <w:p w:rsidR="002F40DA" w:rsidRDefault="002F40DA" w:rsidP="002F40DA">
      <w:pPr>
        <w:pStyle w:val="Screen"/>
        <w:pBdr>
          <w:top w:val="none" w:sz="0" w:space="0" w:color="auto"/>
          <w:left w:val="none" w:sz="0" w:space="0" w:color="auto"/>
          <w:bottom w:val="none" w:sz="0" w:space="0" w:color="auto"/>
          <w:right w:val="none" w:sz="0" w:space="0" w:color="auto"/>
        </w:pBdr>
      </w:pPr>
    </w:p>
    <w:p w:rsidR="002F40DA" w:rsidRDefault="002F40DA" w:rsidP="002F40DA">
      <w:pPr>
        <w:pStyle w:val="Screen"/>
        <w:pBdr>
          <w:top w:val="none" w:sz="0" w:space="0" w:color="auto"/>
          <w:left w:val="none" w:sz="0" w:space="0" w:color="auto"/>
          <w:bottom w:val="none" w:sz="0" w:space="0" w:color="auto"/>
          <w:right w:val="none" w:sz="0" w:space="0" w:color="auto"/>
        </w:pBdr>
      </w:pPr>
      <w:r>
        <w:t xml:space="preserve">Select OPTION: </w:t>
      </w:r>
      <w:r>
        <w:rPr>
          <w:b/>
          <w:bCs/>
        </w:rPr>
        <w:t>&lt;Enter&gt;</w:t>
      </w:r>
    </w:p>
    <w:p w:rsidR="002F40DA" w:rsidRDefault="002F40DA" w:rsidP="002F40DA">
      <w:pPr>
        <w:pStyle w:val="Screen"/>
        <w:pBdr>
          <w:top w:val="none" w:sz="0" w:space="0" w:color="auto"/>
          <w:left w:val="none" w:sz="0" w:space="0" w:color="auto"/>
          <w:bottom w:val="none" w:sz="0" w:space="0" w:color="auto"/>
          <w:right w:val="none" w:sz="0" w:space="0" w:color="auto"/>
        </w:pBdr>
      </w:pPr>
      <w:r>
        <w:t>DVA&gt;</w:t>
      </w:r>
    </w:p>
    <w:p w:rsidR="002F40DA" w:rsidRDefault="002F40DA" w:rsidP="002F40DA">
      <w:pPr>
        <w:tabs>
          <w:tab w:val="left" w:pos="-720"/>
        </w:tabs>
        <w:suppressAutoHyphens/>
        <w:sectPr w:rsidR="002F40DA" w:rsidSect="00FE3F2B">
          <w:headerReference w:type="even" r:id="rId136"/>
          <w:headerReference w:type="default" r:id="rId137"/>
          <w:type w:val="oddPage"/>
          <w:pgSz w:w="12240" w:h="15840" w:code="1"/>
          <w:pgMar w:top="1440" w:right="1440" w:bottom="1440" w:left="1440" w:header="720" w:footer="720" w:gutter="0"/>
          <w:paperSrc w:first="7" w:other="7"/>
          <w:cols w:space="720"/>
          <w:titlePg/>
        </w:sectPr>
      </w:pPr>
    </w:p>
    <w:p w:rsidR="002F40DA" w:rsidRDefault="002F40DA" w:rsidP="002F40DA">
      <w:pPr>
        <w:pStyle w:val="Heading1"/>
        <w:numPr>
          <w:ilvl w:val="0"/>
          <w:numId w:val="0"/>
        </w:numPr>
      </w:pPr>
      <w:bookmarkStart w:id="1949" w:name="_Toc356301122"/>
      <w:r>
        <w:lastRenderedPageBreak/>
        <w:t>Appendix H</w:t>
      </w:r>
      <w:r w:rsidR="00EC5447">
        <w:t xml:space="preserve">   </w:t>
      </w:r>
      <w:r>
        <w:t>TCP/IP Settings</w:t>
      </w:r>
      <w:bookmarkEnd w:id="1949"/>
    </w:p>
    <w:p w:rsidR="002F40DA" w:rsidRDefault="00B00523" w:rsidP="002F40DA">
      <w:r>
        <w:fldChar w:fldCharType="begin"/>
      </w:r>
      <w:r w:rsidR="002F40DA">
        <w:instrText xml:space="preserve"> XE "TCP/IP settings" </w:instrText>
      </w:r>
      <w:r>
        <w:fldChar w:fldCharType="end"/>
      </w:r>
      <w:r w:rsidR="002F40DA">
        <w:t>In some systems, the communication across TCP/IP can be extremely slow (e.g., it would take up to 90 seconds to transmit an image across the local area network, while this should be possible in less than three seconds).</w:t>
      </w:r>
    </w:p>
    <w:p w:rsidR="002F40DA" w:rsidRDefault="002F40DA" w:rsidP="002F40DA"/>
    <w:p w:rsidR="002F40DA" w:rsidRDefault="002F40DA" w:rsidP="002F40DA">
      <w:r>
        <w:t>There is a combination of Registry settings and Network Interface Card settings that has shown to resolve this issue:</w:t>
      </w:r>
    </w:p>
    <w:p w:rsidR="002F40DA" w:rsidRDefault="002F40DA" w:rsidP="002F40DA"/>
    <w:p w:rsidR="002F40DA" w:rsidRDefault="002F40DA" w:rsidP="002F40DA">
      <w:pPr>
        <w:pStyle w:val="Heading2"/>
        <w:numPr>
          <w:ilvl w:val="0"/>
          <w:numId w:val="0"/>
        </w:numPr>
      </w:pPr>
      <w:bookmarkStart w:id="1950" w:name="_Toc356301123"/>
      <w:r>
        <w:t>H.1</w:t>
      </w:r>
      <w:r w:rsidR="00EC5447">
        <w:t xml:space="preserve">  </w:t>
      </w:r>
      <w:r>
        <w:t>Registry Settings</w:t>
      </w:r>
      <w:bookmarkEnd w:id="1950"/>
    </w:p>
    <w:p w:rsidR="002F40DA" w:rsidRDefault="002F40DA" w:rsidP="002F40DA">
      <w:r>
        <w:t>The following settings need to be applied to the Registry:</w:t>
      </w:r>
    </w:p>
    <w:p w:rsidR="002F40DA" w:rsidRDefault="002F40DA" w:rsidP="002F40DA"/>
    <w:p w:rsidR="002F40DA" w:rsidRDefault="002F40DA" w:rsidP="002F40DA">
      <w:pPr>
        <w:pStyle w:val="BodyText"/>
      </w:pPr>
      <w:r>
        <w:t>[HKEY_LOCAL_MACHINE\SYSTEM\CurrentControlSet\Services\Tcpip\Parameters]</w:t>
      </w:r>
    </w:p>
    <w:p w:rsidR="002F40DA" w:rsidRDefault="002F40DA" w:rsidP="002F40DA">
      <w:pPr>
        <w:pStyle w:val="BodyText"/>
      </w:pPr>
    </w:p>
    <w:p w:rsidR="002F40DA" w:rsidRDefault="002F40DA" w:rsidP="002F40DA">
      <w:pPr>
        <w:pStyle w:val="BodyText"/>
      </w:pPr>
      <w:proofErr w:type="spellStart"/>
      <w:r>
        <w:t>GlobalMaxTcpWindowSize</w:t>
      </w:r>
      <w:proofErr w:type="spellEnd"/>
    </w:p>
    <w:p w:rsidR="002F40DA" w:rsidRDefault="002F40DA" w:rsidP="002F40DA">
      <w:pPr>
        <w:pStyle w:val="BodyText"/>
      </w:pPr>
      <w:r>
        <w:t xml:space="preserve"> REG_DWORD</w:t>
      </w:r>
    </w:p>
    <w:p w:rsidR="002F40DA" w:rsidRDefault="002F40DA" w:rsidP="002F40DA">
      <w:pPr>
        <w:pStyle w:val="BodyText"/>
      </w:pPr>
      <w:r>
        <w:t xml:space="preserve"> value=65535 (decimal)</w:t>
      </w:r>
    </w:p>
    <w:p w:rsidR="002F40DA" w:rsidRDefault="002F40DA" w:rsidP="002F40DA">
      <w:pPr>
        <w:pStyle w:val="BodyText"/>
      </w:pPr>
    </w:p>
    <w:p w:rsidR="002F40DA" w:rsidRDefault="002F40DA" w:rsidP="002F40DA">
      <w:pPr>
        <w:pStyle w:val="BodyText"/>
      </w:pPr>
      <w:proofErr w:type="spellStart"/>
      <w:r>
        <w:t>TcpWindowSize</w:t>
      </w:r>
      <w:proofErr w:type="spellEnd"/>
    </w:p>
    <w:p w:rsidR="002F40DA" w:rsidRDefault="002F40DA" w:rsidP="002F40DA">
      <w:pPr>
        <w:pStyle w:val="BodyText"/>
      </w:pPr>
      <w:r>
        <w:t xml:space="preserve"> REG_DWORD</w:t>
      </w:r>
    </w:p>
    <w:p w:rsidR="002F40DA" w:rsidRDefault="002F40DA" w:rsidP="002F40DA">
      <w:pPr>
        <w:pStyle w:val="BodyText"/>
      </w:pPr>
      <w:r>
        <w:t xml:space="preserve"> value=65535 (decimal)</w:t>
      </w:r>
    </w:p>
    <w:p w:rsidR="002F40DA" w:rsidRDefault="002F40DA" w:rsidP="002F40DA">
      <w:pPr>
        <w:pStyle w:val="BodyText"/>
      </w:pPr>
    </w:p>
    <w:p w:rsidR="002F40DA" w:rsidRDefault="002F40DA" w:rsidP="002F40DA">
      <w:pPr>
        <w:pStyle w:val="BodyText"/>
      </w:pPr>
      <w:r>
        <w:t>Tcp1323Opts</w:t>
      </w:r>
    </w:p>
    <w:p w:rsidR="002F40DA" w:rsidRDefault="002F40DA" w:rsidP="002F40DA">
      <w:pPr>
        <w:pStyle w:val="BodyText"/>
      </w:pPr>
      <w:r>
        <w:t xml:space="preserve"> REG_DWORD</w:t>
      </w:r>
    </w:p>
    <w:p w:rsidR="002F40DA" w:rsidRDefault="002F40DA" w:rsidP="002F40DA">
      <w:pPr>
        <w:pStyle w:val="BodyText"/>
      </w:pPr>
      <w:r>
        <w:t xml:space="preserve"> value=1</w:t>
      </w:r>
    </w:p>
    <w:p w:rsidR="002F40DA" w:rsidRDefault="002F40DA" w:rsidP="002F40DA">
      <w:pPr>
        <w:pStyle w:val="BodyText"/>
      </w:pPr>
    </w:p>
    <w:p w:rsidR="002F40DA" w:rsidRDefault="002F40DA" w:rsidP="002F40DA">
      <w:r>
        <w:t xml:space="preserve">Possible values for </w:t>
      </w:r>
      <w:r>
        <w:rPr>
          <w:rFonts w:ascii="Courier New" w:hAnsi="Courier New" w:cs="Courier New"/>
        </w:rPr>
        <w:t>Tcp1323Opts</w:t>
      </w:r>
      <w:r>
        <w:t xml:space="preserve"> are:</w:t>
      </w:r>
    </w:p>
    <w:p w:rsidR="002F40DA" w:rsidRDefault="002F40DA" w:rsidP="002F40DA">
      <w:r>
        <w:t xml:space="preserve">   0 (disable RFC 1323 options)</w:t>
      </w:r>
    </w:p>
    <w:p w:rsidR="002F40DA" w:rsidRDefault="002F40DA" w:rsidP="002F40DA">
      <w:r>
        <w:t xml:space="preserve">   1 (window scale enabled only)</w:t>
      </w:r>
    </w:p>
    <w:p w:rsidR="002F40DA" w:rsidRDefault="002F40DA" w:rsidP="002F40DA">
      <w:r>
        <w:t xml:space="preserve">   2 (timestamps enabled only)</w:t>
      </w:r>
    </w:p>
    <w:p w:rsidR="002F40DA" w:rsidRDefault="002F40DA" w:rsidP="002F40DA">
      <w:r>
        <w:t xml:space="preserve">   3 (both options enabled)</w:t>
      </w:r>
    </w:p>
    <w:p w:rsidR="002F40DA" w:rsidRDefault="002F40DA" w:rsidP="002F40DA">
      <w:pPr>
        <w:pStyle w:val="Helvetica"/>
      </w:pPr>
    </w:p>
    <w:p w:rsidR="002F40DA" w:rsidRDefault="002F40DA" w:rsidP="002F40DA">
      <w:pPr>
        <w:pStyle w:val="Helvetica"/>
      </w:pPr>
      <w:r>
        <w:t>Setting it to "1" essentially removes timestamps (or 12 bytes of header information).</w:t>
      </w:r>
    </w:p>
    <w:p w:rsidR="002F40DA" w:rsidRDefault="002F40DA" w:rsidP="002F40DA"/>
    <w:p w:rsidR="002F40DA" w:rsidRDefault="002F40DA" w:rsidP="002F40DA">
      <w:pPr>
        <w:pStyle w:val="Heading2"/>
        <w:numPr>
          <w:ilvl w:val="0"/>
          <w:numId w:val="0"/>
        </w:numPr>
      </w:pPr>
      <w:bookmarkStart w:id="1951" w:name="_Toc356301124"/>
      <w:r>
        <w:lastRenderedPageBreak/>
        <w:t>H.2</w:t>
      </w:r>
      <w:r w:rsidR="00EC5447">
        <w:t xml:space="preserve">  </w:t>
      </w:r>
      <w:r>
        <w:t>Network Interface Card Settings</w:t>
      </w:r>
      <w:bookmarkEnd w:id="1951"/>
    </w:p>
    <w:p w:rsidR="002F40DA" w:rsidRDefault="00B00523" w:rsidP="004B4831">
      <w:pPr>
        <w:keepNext/>
      </w:pPr>
      <w:r>
        <w:fldChar w:fldCharType="begin"/>
      </w:r>
      <w:r w:rsidR="002F40DA">
        <w:instrText xml:space="preserve"> XE "network interface card settings" </w:instrText>
      </w:r>
      <w:r>
        <w:fldChar w:fldCharType="end"/>
      </w:r>
      <w:r w:rsidR="002F40DA">
        <w:t>The NIC Speed and Duplex must be set to the same settings as the network switch between the DICOM Gateway and the Image fileserver. Most often, this setting is 100MBit and full duplex</w:t>
      </w:r>
      <w:r w:rsidR="00E671F9">
        <w:t xml:space="preserve">. </w:t>
      </w:r>
      <w:r w:rsidR="002F40DA">
        <w:t>In some cases, explicitly setting the NIC on the DICOM Gateway to 100/Full will be the optimal setting for the card</w:t>
      </w:r>
      <w:r w:rsidR="00E671F9">
        <w:t xml:space="preserve">. </w:t>
      </w:r>
      <w:r w:rsidR="002F40DA">
        <w:t>In other cases, setting the card to Auto Sense will be the optimal setting for the card</w:t>
      </w:r>
      <w:r w:rsidR="00E671F9">
        <w:t xml:space="preserve">. </w:t>
      </w:r>
      <w:r w:rsidR="002F40DA">
        <w:t>Sites should use the following test to see which setting works for them. </w:t>
      </w:r>
    </w:p>
    <w:p w:rsidR="002F40DA" w:rsidRDefault="002F40DA" w:rsidP="004B4831">
      <w:pPr>
        <w:keepNext/>
      </w:pPr>
      <w:r>
        <w:t xml:space="preserve"> </w:t>
      </w:r>
    </w:p>
    <w:p w:rsidR="002F40DA" w:rsidRDefault="002F40DA" w:rsidP="00905AF2">
      <w:pPr>
        <w:keepNext/>
        <w:numPr>
          <w:ilvl w:val="2"/>
          <w:numId w:val="31"/>
        </w:numPr>
        <w:tabs>
          <w:tab w:val="clear" w:pos="2160"/>
          <w:tab w:val="num" w:pos="360"/>
        </w:tabs>
        <w:ind w:left="360"/>
      </w:pPr>
      <w:r>
        <w:t>Download MagImage.exe (22 MB compressed) from the VistA Imaging FTP site (</w:t>
      </w:r>
      <w:hyperlink r:id="rId138" w:tooltip="ftp://ftp.imaging.med.va.gov/Software/Released_Software" w:history="1">
        <w:r>
          <w:rPr>
            <w:rStyle w:val="Hyperlink"/>
          </w:rPr>
          <w:t>ftp://ftp.imaging.med.va.gov/Software/Released_Software</w:t>
        </w:r>
      </w:hyperlink>
      <w:r>
        <w:rPr>
          <w:color w:val="000080"/>
        </w:rPr>
        <w:t>)</w:t>
      </w:r>
      <w:r>
        <w:t xml:space="preserve">  and put it on the DICOM Gateway desktop</w:t>
      </w:r>
      <w:r w:rsidR="00547FBB">
        <w:t>.</w:t>
      </w:r>
      <w:r w:rsidR="00547FBB">
        <w:br/>
      </w:r>
      <w:r>
        <w:t xml:space="preserve"> </w:t>
      </w:r>
    </w:p>
    <w:p w:rsidR="002F40DA" w:rsidRDefault="002F40DA" w:rsidP="00905AF2">
      <w:pPr>
        <w:numPr>
          <w:ilvl w:val="2"/>
          <w:numId w:val="31"/>
        </w:numPr>
        <w:tabs>
          <w:tab w:val="clear" w:pos="2160"/>
          <w:tab w:val="num" w:pos="360"/>
        </w:tabs>
        <w:ind w:left="360"/>
      </w:pPr>
      <w:r>
        <w:t>Map a drive to an Imaging fileserver share</w:t>
      </w:r>
      <w:r w:rsidR="00547FBB">
        <w:t>.</w:t>
      </w:r>
      <w:r w:rsidR="00547FBB">
        <w:br/>
      </w:r>
      <w:r>
        <w:t xml:space="preserve"> </w:t>
      </w:r>
    </w:p>
    <w:p w:rsidR="002F40DA" w:rsidRDefault="002F40DA" w:rsidP="00905AF2">
      <w:pPr>
        <w:numPr>
          <w:ilvl w:val="2"/>
          <w:numId w:val="31"/>
        </w:numPr>
        <w:tabs>
          <w:tab w:val="clear" w:pos="2160"/>
          <w:tab w:val="num" w:pos="360"/>
        </w:tabs>
        <w:ind w:left="360"/>
      </w:pPr>
      <w:r>
        <w:t>Copy the file from the Gateway desktop to the fileserver share and</w:t>
      </w:r>
      <w:r w:rsidR="00547FBB">
        <w:t xml:space="preserve"> time how long it takes to copy.</w:t>
      </w:r>
    </w:p>
    <w:p w:rsidR="002F40DA" w:rsidRDefault="002F40DA" w:rsidP="002F40DA"/>
    <w:p w:rsidR="002F40DA" w:rsidRDefault="002F40DA" w:rsidP="002F40DA">
      <w:r>
        <w:t>If it takes more than three seconds to copy, there’s a mix of half and full duplex somewhere in the network between the DICOM Gateway and the file server</w:t>
      </w:r>
      <w:r w:rsidR="00E671F9">
        <w:t xml:space="preserve">. </w:t>
      </w:r>
      <w:r>
        <w:t>Toggle the NIC Speed and Duplex setting and re-test.</w:t>
      </w:r>
    </w:p>
    <w:p w:rsidR="002F40DA" w:rsidRDefault="002F40DA" w:rsidP="002F40DA"/>
    <w:p w:rsidR="00C06EA7" w:rsidRDefault="002F40DA" w:rsidP="002F40DA">
      <w:r>
        <w:rPr>
          <w:b/>
          <w:bCs/>
        </w:rPr>
        <w:t xml:space="preserve">Note: </w:t>
      </w:r>
      <w:r>
        <w:t>Sometimes a card will perform well with an explicit setting for a period of time and then begin to fail</w:t>
      </w:r>
      <w:r w:rsidR="00E671F9">
        <w:t xml:space="preserve">. </w:t>
      </w:r>
      <w:r>
        <w:t>Most often when this happens, toggling the setting will solve the issue</w:t>
      </w:r>
      <w:r w:rsidR="00E671F9">
        <w:t xml:space="preserve">. </w:t>
      </w:r>
      <w:r>
        <w:t>Use the test above to verify that the DICOM gateway is performing optimally.</w:t>
      </w:r>
    </w:p>
    <w:p w:rsidR="00C06EA7" w:rsidRDefault="00C06EA7" w:rsidP="002F40DA"/>
    <w:p w:rsidR="00C06EA7" w:rsidRDefault="00C06EA7" w:rsidP="002F40DA"/>
    <w:p w:rsidR="00011B09" w:rsidRDefault="00011B09"/>
    <w:p w:rsidR="00080629" w:rsidRDefault="00080629"/>
    <w:p w:rsidR="00E478A2" w:rsidRDefault="00E478A2" w:rsidP="00080629">
      <w:pPr>
        <w:pStyle w:val="Heading1"/>
        <w:numPr>
          <w:ilvl w:val="0"/>
          <w:numId w:val="0"/>
        </w:numPr>
        <w:sectPr w:rsidR="00E478A2" w:rsidSect="00C06EA7">
          <w:headerReference w:type="even" r:id="rId139"/>
          <w:headerReference w:type="default" r:id="rId140"/>
          <w:pgSz w:w="12240" w:h="15840" w:code="1"/>
          <w:pgMar w:top="1440" w:right="1440" w:bottom="1440" w:left="1440" w:header="720" w:footer="720" w:gutter="0"/>
          <w:cols w:space="720"/>
          <w:titlePg/>
          <w:docGrid w:linePitch="360"/>
        </w:sectPr>
      </w:pPr>
    </w:p>
    <w:p w:rsidR="00080629" w:rsidRPr="00272E83" w:rsidRDefault="00080629" w:rsidP="00080629">
      <w:pPr>
        <w:pStyle w:val="Heading1"/>
        <w:numPr>
          <w:ilvl w:val="0"/>
          <w:numId w:val="0"/>
        </w:numPr>
        <w:rPr>
          <w:strike/>
        </w:rPr>
      </w:pPr>
      <w:bookmarkStart w:id="1952" w:name="_Ref279761310"/>
      <w:bookmarkStart w:id="1953" w:name="_Toc356301125"/>
      <w:r w:rsidRPr="00272E83">
        <w:rPr>
          <w:strike/>
        </w:rPr>
        <w:lastRenderedPageBreak/>
        <w:t>Appendix I</w:t>
      </w:r>
      <w:r w:rsidR="00EC5447" w:rsidRPr="00272E83">
        <w:rPr>
          <w:strike/>
        </w:rPr>
        <w:t xml:space="preserve">   </w:t>
      </w:r>
      <w:r w:rsidR="00E67EE2" w:rsidRPr="00272E83">
        <w:rPr>
          <w:strike/>
        </w:rPr>
        <w:t>Importer Setup</w:t>
      </w:r>
      <w:bookmarkEnd w:id="1952"/>
      <w:bookmarkEnd w:id="1953"/>
    </w:p>
    <w:p w:rsidR="004A60AA" w:rsidRPr="00272E83" w:rsidRDefault="00D47417" w:rsidP="00840DAD">
      <w:pPr>
        <w:pStyle w:val="Heading2"/>
        <w:numPr>
          <w:ilvl w:val="0"/>
          <w:numId w:val="0"/>
        </w:numPr>
        <w:rPr>
          <w:strike/>
        </w:rPr>
      </w:pPr>
      <w:bookmarkStart w:id="1954" w:name="_Toc356301126"/>
      <w:r w:rsidRPr="00272E83">
        <w:rPr>
          <w:rStyle w:val="Emphasis"/>
          <w:i w:val="0"/>
          <w:iCs w:val="0"/>
          <w:strike/>
        </w:rPr>
        <w:t xml:space="preserve">I.1  </w:t>
      </w:r>
      <w:r w:rsidR="004A60AA" w:rsidRPr="00272E83">
        <w:rPr>
          <w:rStyle w:val="Emphasis"/>
          <w:i w:val="0"/>
          <w:iCs w:val="0"/>
          <w:strike/>
        </w:rPr>
        <w:t>Importer Configuration Procedure</w:t>
      </w:r>
      <w:bookmarkEnd w:id="1954"/>
      <w:r w:rsidR="004A60AA" w:rsidRPr="00272E83">
        <w:rPr>
          <w:strike/>
        </w:rPr>
        <w:t xml:space="preserve"> </w:t>
      </w:r>
    </w:p>
    <w:p w:rsidR="004A60AA" w:rsidRPr="00272E83" w:rsidRDefault="004A60AA" w:rsidP="004A60AA">
      <w:pPr>
        <w:keepNext/>
        <w:keepLines/>
        <w:tabs>
          <w:tab w:val="left" w:pos="450"/>
        </w:tabs>
        <w:rPr>
          <w:strike/>
        </w:rPr>
      </w:pPr>
      <w:r w:rsidRPr="00272E83">
        <w:rPr>
          <w:strike/>
        </w:rPr>
        <w:t>The Importer will automatically create corresponding radiology studies on VistA for unordered outside studies so that their DICOM objects may be imported. This necessitates providing data values for the fields that are required by the Radiology Package to order, register, and complete studies. Perform the following three steps:</w:t>
      </w:r>
    </w:p>
    <w:p w:rsidR="004A60AA" w:rsidRPr="00272E83" w:rsidRDefault="004A60AA" w:rsidP="004A60AA">
      <w:pPr>
        <w:keepNext/>
        <w:keepLines/>
        <w:tabs>
          <w:tab w:val="left" w:pos="450"/>
        </w:tabs>
        <w:rPr>
          <w:strike/>
        </w:rPr>
      </w:pPr>
    </w:p>
    <w:p w:rsidR="004A60AA" w:rsidRPr="00272E83" w:rsidRDefault="004A60AA" w:rsidP="00905AF2">
      <w:pPr>
        <w:pStyle w:val="ListNumber"/>
        <w:numPr>
          <w:ilvl w:val="0"/>
          <w:numId w:val="51"/>
        </w:numPr>
        <w:rPr>
          <w:strike/>
        </w:rPr>
      </w:pPr>
      <w:r w:rsidRPr="00272E83">
        <w:rPr>
          <w:strike/>
        </w:rPr>
        <w:t xml:space="preserve">On the VistA system, define an Outside Imaging Location for each Imaging Type used for ordering each radiology procedure. See the </w:t>
      </w:r>
      <w:r w:rsidRPr="00272E83">
        <w:rPr>
          <w:rStyle w:val="Emphasis"/>
          <w:strike/>
        </w:rPr>
        <w:t>Imaging DICOM Gateway Importer User Manual</w:t>
      </w:r>
      <w:r w:rsidRPr="00272E83">
        <w:rPr>
          <w:strike/>
        </w:rPr>
        <w:t xml:space="preserve"> for information about the procedure.</w:t>
      </w:r>
    </w:p>
    <w:p w:rsidR="004A60AA" w:rsidRPr="00272E83" w:rsidRDefault="004A60AA" w:rsidP="004A60AA">
      <w:pPr>
        <w:pStyle w:val="ListNumber"/>
        <w:numPr>
          <w:ilvl w:val="0"/>
          <w:numId w:val="0"/>
        </w:numPr>
        <w:rPr>
          <w:strike/>
        </w:rPr>
      </w:pPr>
    </w:p>
    <w:p w:rsidR="004A60AA" w:rsidRPr="00272E83" w:rsidRDefault="004A60AA" w:rsidP="004A60AA">
      <w:pPr>
        <w:pStyle w:val="ListNumber"/>
        <w:rPr>
          <w:strike/>
        </w:rPr>
      </w:pPr>
      <w:r w:rsidRPr="00272E83">
        <w:rPr>
          <w:strike/>
        </w:rPr>
        <w:t xml:space="preserve">Use menu option </w:t>
      </w:r>
      <w:r w:rsidRPr="00272E83">
        <w:rPr>
          <w:rStyle w:val="Strong"/>
          <w:strike/>
        </w:rPr>
        <w:t>2-12 Import DICOM Objects</w:t>
      </w:r>
      <w:r w:rsidRPr="00272E83">
        <w:rPr>
          <w:strike/>
        </w:rPr>
        <w:t xml:space="preserve"> to access the Importer menu. Use menu options </w:t>
      </w:r>
      <w:r w:rsidRPr="00272E83">
        <w:rPr>
          <w:rStyle w:val="Strong"/>
          <w:strike/>
        </w:rPr>
        <w:t>2-12-7 Build Radiology Procedure File</w:t>
      </w:r>
      <w:r w:rsidRPr="00272E83">
        <w:rPr>
          <w:strike/>
        </w:rPr>
        <w:t xml:space="preserve"> and </w:t>
      </w:r>
      <w:r w:rsidRPr="00272E83">
        <w:rPr>
          <w:rStyle w:val="Strong"/>
          <w:strike/>
        </w:rPr>
        <w:t>2-12-8 Build Radiology Modifiers File</w:t>
      </w:r>
      <w:r w:rsidRPr="00272E83">
        <w:rPr>
          <w:strike/>
        </w:rPr>
        <w:t xml:space="preserve"> to down load the Radiology RAD/NUC MED PROCEDURES file (#71) and PROCEDURE MODIFIERS file (#71.2) to the DICOM Gateway.</w:t>
      </w:r>
    </w:p>
    <w:p w:rsidR="004A60AA" w:rsidRPr="00272E83" w:rsidRDefault="004A60AA" w:rsidP="004A60AA">
      <w:pPr>
        <w:pStyle w:val="ListNumber"/>
        <w:numPr>
          <w:ilvl w:val="0"/>
          <w:numId w:val="0"/>
        </w:numPr>
        <w:rPr>
          <w:strike/>
        </w:rPr>
      </w:pPr>
    </w:p>
    <w:p w:rsidR="004A60AA" w:rsidRPr="00272E83" w:rsidRDefault="004A60AA" w:rsidP="004A60AA">
      <w:pPr>
        <w:pStyle w:val="ListNumber"/>
        <w:rPr>
          <w:strike/>
        </w:rPr>
      </w:pPr>
      <w:r w:rsidRPr="00272E83">
        <w:rPr>
          <w:strike/>
        </w:rPr>
        <w:t xml:space="preserve">Use menu option </w:t>
      </w:r>
      <w:r w:rsidRPr="00272E83">
        <w:rPr>
          <w:rStyle w:val="Strong"/>
          <w:strike/>
        </w:rPr>
        <w:t>2-12-9 Modify Exam/Report Status Update Parameters</w:t>
      </w:r>
      <w:r w:rsidRPr="00272E83">
        <w:rPr>
          <w:strike/>
        </w:rPr>
        <w:t xml:space="preserve"> to designate values for the fields that are required by the Radiology Package to complete a study. </w:t>
      </w:r>
    </w:p>
    <w:p w:rsidR="004A60AA" w:rsidRPr="00272E83" w:rsidRDefault="004A60AA" w:rsidP="004A60AA">
      <w:pPr>
        <w:pStyle w:val="ListNumber"/>
        <w:numPr>
          <w:ilvl w:val="0"/>
          <w:numId w:val="0"/>
        </w:numPr>
        <w:ind w:left="360"/>
        <w:rPr>
          <w:strike/>
        </w:rPr>
      </w:pPr>
      <w:r w:rsidRPr="00272E83">
        <w:rPr>
          <w:strike/>
        </w:rPr>
        <w:t>The following screenshot shows the submenu:</w:t>
      </w:r>
    </w:p>
    <w:p w:rsidR="004A60AA" w:rsidRPr="00272E83" w:rsidRDefault="004A60AA" w:rsidP="004A60AA">
      <w:pPr>
        <w:keepNext/>
        <w:keepLines/>
        <w:tabs>
          <w:tab w:val="left" w:pos="450"/>
        </w:tabs>
        <w:rPr>
          <w:strike/>
        </w:rPr>
      </w:pPr>
    </w:p>
    <w:p w:rsidR="004A60AA" w:rsidRPr="00272E83" w:rsidRDefault="004A60AA" w:rsidP="004A60AA">
      <w:pPr>
        <w:pStyle w:val="Screen2"/>
        <w:ind w:left="720"/>
        <w:rPr>
          <w:strike/>
          <w:szCs w:val="16"/>
        </w:rPr>
      </w:pPr>
      <w:r w:rsidRPr="00272E83">
        <w:rPr>
          <w:strike/>
          <w:szCs w:val="16"/>
        </w:rPr>
        <w:t>Modify Exam/Report Status Update Parameters</w:t>
      </w:r>
    </w:p>
    <w:p w:rsidR="004A60AA" w:rsidRPr="00272E83" w:rsidRDefault="004A60AA" w:rsidP="004A60AA">
      <w:pPr>
        <w:pStyle w:val="Screen2"/>
        <w:ind w:left="720"/>
        <w:rPr>
          <w:strike/>
          <w:szCs w:val="16"/>
        </w:rPr>
      </w:pPr>
    </w:p>
    <w:p w:rsidR="004A60AA" w:rsidRPr="00272E83" w:rsidRDefault="004A60AA" w:rsidP="004A60AA">
      <w:pPr>
        <w:pStyle w:val="Screen2"/>
        <w:ind w:left="720"/>
        <w:rPr>
          <w:strike/>
          <w:szCs w:val="16"/>
        </w:rPr>
      </w:pPr>
      <w:r w:rsidRPr="00272E83">
        <w:rPr>
          <w:strike/>
          <w:szCs w:val="16"/>
        </w:rPr>
        <w:t xml:space="preserve">   1   Display Exam/Report Status Update Parameters</w:t>
      </w:r>
    </w:p>
    <w:p w:rsidR="004A60AA" w:rsidRPr="00272E83" w:rsidRDefault="004A60AA" w:rsidP="004A60AA">
      <w:pPr>
        <w:pStyle w:val="Screen2"/>
        <w:ind w:left="720"/>
        <w:rPr>
          <w:strike/>
          <w:szCs w:val="16"/>
        </w:rPr>
      </w:pPr>
      <w:r w:rsidRPr="00272E83">
        <w:rPr>
          <w:strike/>
          <w:szCs w:val="16"/>
        </w:rPr>
        <w:t xml:space="preserve">   2   Modify Radiology Technologist</w:t>
      </w:r>
    </w:p>
    <w:p w:rsidR="004A60AA" w:rsidRPr="00272E83" w:rsidRDefault="004A60AA" w:rsidP="004A60AA">
      <w:pPr>
        <w:pStyle w:val="Screen2"/>
        <w:ind w:left="720"/>
        <w:rPr>
          <w:strike/>
          <w:szCs w:val="16"/>
        </w:rPr>
      </w:pPr>
      <w:r w:rsidRPr="00272E83">
        <w:rPr>
          <w:strike/>
          <w:szCs w:val="16"/>
        </w:rPr>
        <w:t xml:space="preserve">   3   Modify Film Entry</w:t>
      </w:r>
    </w:p>
    <w:p w:rsidR="004A60AA" w:rsidRPr="00272E83" w:rsidRDefault="004A60AA" w:rsidP="004A60AA">
      <w:pPr>
        <w:pStyle w:val="Screen2"/>
        <w:ind w:left="720"/>
        <w:rPr>
          <w:strike/>
          <w:szCs w:val="16"/>
        </w:rPr>
      </w:pPr>
      <w:r w:rsidRPr="00272E83">
        <w:rPr>
          <w:strike/>
          <w:szCs w:val="16"/>
        </w:rPr>
        <w:t xml:space="preserve">   4   Modify Diagnostic Code</w:t>
      </w:r>
    </w:p>
    <w:p w:rsidR="004A60AA" w:rsidRPr="00272E83" w:rsidRDefault="004A60AA" w:rsidP="004A60AA">
      <w:pPr>
        <w:pStyle w:val="Screen2"/>
        <w:ind w:left="720"/>
        <w:rPr>
          <w:strike/>
          <w:szCs w:val="16"/>
        </w:rPr>
      </w:pPr>
      <w:r w:rsidRPr="00272E83">
        <w:rPr>
          <w:strike/>
          <w:szCs w:val="16"/>
        </w:rPr>
        <w:t xml:space="preserve">   5   Modify Camera/Equipment Room</w:t>
      </w:r>
    </w:p>
    <w:p w:rsidR="004A60AA" w:rsidRPr="00272E83" w:rsidRDefault="004A60AA" w:rsidP="004A60AA">
      <w:pPr>
        <w:pStyle w:val="Screen2"/>
        <w:ind w:left="720"/>
        <w:rPr>
          <w:strike/>
          <w:szCs w:val="16"/>
        </w:rPr>
      </w:pPr>
      <w:r w:rsidRPr="00272E83">
        <w:rPr>
          <w:strike/>
          <w:szCs w:val="16"/>
        </w:rPr>
        <w:t xml:space="preserve">   6   Modify CPT Modifier</w:t>
      </w:r>
    </w:p>
    <w:p w:rsidR="004A60AA" w:rsidRPr="00272E83" w:rsidRDefault="004A60AA" w:rsidP="004A60AA">
      <w:pPr>
        <w:pStyle w:val="Screen2"/>
        <w:ind w:left="720"/>
        <w:rPr>
          <w:strike/>
          <w:szCs w:val="16"/>
        </w:rPr>
      </w:pPr>
      <w:r w:rsidRPr="00272E83">
        <w:rPr>
          <w:strike/>
          <w:szCs w:val="16"/>
        </w:rPr>
        <w:t xml:space="preserve">   7   Modify All the above Parameters</w:t>
      </w:r>
    </w:p>
    <w:p w:rsidR="004A60AA" w:rsidRPr="00272E83" w:rsidRDefault="004A60AA" w:rsidP="004A60AA">
      <w:pPr>
        <w:pStyle w:val="Screen2"/>
        <w:ind w:left="720"/>
        <w:rPr>
          <w:strike/>
          <w:szCs w:val="16"/>
        </w:rPr>
      </w:pPr>
    </w:p>
    <w:p w:rsidR="004A60AA" w:rsidRPr="00272E83" w:rsidRDefault="004A60AA" w:rsidP="004A60AA">
      <w:pPr>
        <w:pStyle w:val="Screen2"/>
        <w:ind w:left="720"/>
        <w:rPr>
          <w:strike/>
          <w:szCs w:val="16"/>
        </w:rPr>
      </w:pPr>
      <w:r w:rsidRPr="00272E83">
        <w:rPr>
          <w:strike/>
          <w:szCs w:val="16"/>
        </w:rPr>
        <w:t xml:space="preserve">   OPTION:</w:t>
      </w:r>
    </w:p>
    <w:p w:rsidR="004A60AA" w:rsidRPr="00272E83" w:rsidRDefault="004A60AA" w:rsidP="004A60AA">
      <w:pPr>
        <w:pStyle w:val="Screen2"/>
        <w:ind w:left="720"/>
        <w:rPr>
          <w:strike/>
          <w:sz w:val="18"/>
          <w:szCs w:val="18"/>
        </w:rPr>
      </w:pPr>
    </w:p>
    <w:p w:rsidR="004A60AA" w:rsidRPr="00272E83" w:rsidRDefault="00D47417" w:rsidP="00840DAD">
      <w:pPr>
        <w:pStyle w:val="Heading2"/>
        <w:numPr>
          <w:ilvl w:val="0"/>
          <w:numId w:val="0"/>
        </w:numPr>
        <w:rPr>
          <w:strike/>
        </w:rPr>
      </w:pPr>
      <w:bookmarkStart w:id="1955" w:name="_Toc356301127"/>
      <w:r w:rsidRPr="00272E83">
        <w:rPr>
          <w:strike/>
        </w:rPr>
        <w:t>I.</w:t>
      </w:r>
      <w:r w:rsidR="00E236E9" w:rsidRPr="00272E83">
        <w:rPr>
          <w:strike/>
        </w:rPr>
        <w:t xml:space="preserve">2  </w:t>
      </w:r>
      <w:r w:rsidR="004A60AA" w:rsidRPr="00272E83">
        <w:rPr>
          <w:strike/>
        </w:rPr>
        <w:t>Enabling the DICOM Importer</w:t>
      </w:r>
      <w:bookmarkEnd w:id="1955"/>
      <w:r w:rsidR="004A60AA" w:rsidRPr="00272E83">
        <w:rPr>
          <w:strike/>
        </w:rPr>
        <w:t xml:space="preserve"> </w:t>
      </w:r>
    </w:p>
    <w:p w:rsidR="004A60AA" w:rsidRPr="00272E83" w:rsidRDefault="004A60AA" w:rsidP="004A60AA">
      <w:pPr>
        <w:keepNext/>
        <w:ind w:left="288"/>
        <w:rPr>
          <w:strike/>
        </w:rPr>
      </w:pPr>
      <w:r w:rsidRPr="00272E83">
        <w:rPr>
          <w:strike/>
        </w:rPr>
        <w:t xml:space="preserve">If you get a “valid” license response, then you </w:t>
      </w:r>
      <w:r w:rsidR="00D36CF7" w:rsidRPr="00272E83">
        <w:rPr>
          <w:strike/>
        </w:rPr>
        <w:t>can</w:t>
      </w:r>
      <w:r w:rsidRPr="00272E83">
        <w:rPr>
          <w:strike/>
        </w:rPr>
        <w:t xml:space="preserve"> enable the Importer</w:t>
      </w:r>
      <w:r w:rsidR="00D36CF7" w:rsidRPr="00272E83">
        <w:rPr>
          <w:strike/>
        </w:rPr>
        <w:t>. To do so, on the DICOM Gateway, r</w:t>
      </w:r>
      <w:r w:rsidRPr="00272E83">
        <w:rPr>
          <w:strike/>
        </w:rPr>
        <w:t>un Menu Option</w:t>
      </w:r>
      <w:r w:rsidRPr="00272E83">
        <w:rPr>
          <w:rStyle w:val="Strong"/>
          <w:strike/>
        </w:rPr>
        <w:t xml:space="preserve"> 4-2-2</w:t>
      </w:r>
      <w:r w:rsidRPr="00272E83">
        <w:rPr>
          <w:strike/>
        </w:rPr>
        <w:t>.</w:t>
      </w:r>
    </w:p>
    <w:p w:rsidR="004A60AA" w:rsidRPr="00272E83" w:rsidRDefault="004A60AA" w:rsidP="004A60AA">
      <w:pPr>
        <w:keepNext/>
        <w:ind w:left="288"/>
        <w:rPr>
          <w:strike/>
        </w:rPr>
      </w:pPr>
    </w:p>
    <w:p w:rsidR="004A60AA" w:rsidRPr="00272E83" w:rsidRDefault="004A60AA" w:rsidP="004A60AA">
      <w:pPr>
        <w:pStyle w:val="Screen2"/>
        <w:keepNext/>
        <w:ind w:left="648"/>
        <w:rPr>
          <w:strike/>
        </w:rPr>
      </w:pPr>
    </w:p>
    <w:p w:rsidR="004A60AA" w:rsidRPr="00272E83" w:rsidRDefault="004A60AA" w:rsidP="004A60AA">
      <w:pPr>
        <w:pStyle w:val="Screen2"/>
        <w:keepNext/>
        <w:ind w:left="648"/>
        <w:rPr>
          <w:strike/>
        </w:rPr>
      </w:pPr>
      <w:r w:rsidRPr="00272E83">
        <w:rPr>
          <w:strike/>
        </w:rPr>
        <w:t>Use the IMPORTER instead of "DICOM Correct"? NO// ?</w:t>
      </w:r>
    </w:p>
    <w:p w:rsidR="004A60AA" w:rsidRPr="00272E83" w:rsidRDefault="004A60AA" w:rsidP="004A60AA">
      <w:pPr>
        <w:pStyle w:val="Screen2"/>
        <w:keepNext/>
        <w:ind w:left="648"/>
        <w:rPr>
          <w:strike/>
        </w:rPr>
      </w:pPr>
      <w:r w:rsidRPr="00272E83">
        <w:rPr>
          <w:strike/>
        </w:rPr>
        <w:t xml:space="preserve"> </w:t>
      </w:r>
    </w:p>
    <w:p w:rsidR="004A60AA" w:rsidRPr="00272E83" w:rsidRDefault="004A60AA" w:rsidP="004A60AA">
      <w:pPr>
        <w:pStyle w:val="Screen2"/>
        <w:keepNext/>
        <w:ind w:left="648"/>
        <w:rPr>
          <w:strike/>
        </w:rPr>
      </w:pPr>
      <w:r w:rsidRPr="00272E83">
        <w:rPr>
          <w:strike/>
        </w:rPr>
        <w:t>Answering "Yes" to this question will have the effect that the</w:t>
      </w:r>
    </w:p>
    <w:p w:rsidR="004A60AA" w:rsidRPr="00272E83" w:rsidRDefault="004A60AA" w:rsidP="004A60AA">
      <w:pPr>
        <w:pStyle w:val="Screen2"/>
        <w:keepNext/>
        <w:ind w:left="648"/>
        <w:rPr>
          <w:strike/>
        </w:rPr>
      </w:pPr>
      <w:r w:rsidRPr="00272E83">
        <w:rPr>
          <w:strike/>
        </w:rPr>
        <w:t>IMPORTER application will be used instead of "DICOM Correct".</w:t>
      </w:r>
    </w:p>
    <w:p w:rsidR="004A60AA" w:rsidRPr="00272E83" w:rsidRDefault="004A60AA" w:rsidP="004A60AA">
      <w:pPr>
        <w:pStyle w:val="Screen2"/>
        <w:keepNext/>
        <w:ind w:left="648"/>
        <w:rPr>
          <w:strike/>
        </w:rPr>
      </w:pPr>
      <w:r w:rsidRPr="00272E83">
        <w:rPr>
          <w:strike/>
        </w:rPr>
        <w:t>The IMPORTER can also be used for importing DICOM objects from</w:t>
      </w:r>
    </w:p>
    <w:p w:rsidR="004A60AA" w:rsidRPr="00272E83" w:rsidRDefault="004A60AA" w:rsidP="004A60AA">
      <w:pPr>
        <w:pStyle w:val="Screen2"/>
        <w:keepNext/>
        <w:ind w:left="648"/>
        <w:rPr>
          <w:strike/>
        </w:rPr>
      </w:pPr>
      <w:r w:rsidRPr="00272E83">
        <w:rPr>
          <w:strike/>
        </w:rPr>
        <w:t>properly formatted CDs/DVDs.</w:t>
      </w:r>
    </w:p>
    <w:p w:rsidR="004A60AA" w:rsidRPr="00272E83" w:rsidRDefault="004A60AA" w:rsidP="004A60AA">
      <w:pPr>
        <w:pStyle w:val="Screen2"/>
        <w:keepNext/>
        <w:ind w:left="648"/>
        <w:rPr>
          <w:strike/>
        </w:rPr>
      </w:pPr>
      <w:r w:rsidRPr="00272E83">
        <w:rPr>
          <w:strike/>
        </w:rPr>
        <w:t xml:space="preserve"> </w:t>
      </w:r>
    </w:p>
    <w:p w:rsidR="004A60AA" w:rsidRPr="00272E83" w:rsidRDefault="004A60AA" w:rsidP="004A60AA">
      <w:pPr>
        <w:pStyle w:val="Screen2"/>
        <w:ind w:left="648"/>
        <w:rPr>
          <w:strike/>
        </w:rPr>
      </w:pPr>
      <w:r w:rsidRPr="00272E83">
        <w:rPr>
          <w:strike/>
        </w:rPr>
        <w:t>A Laurel Bridge Server Runtime License must be installed on the Gateway</w:t>
      </w:r>
    </w:p>
    <w:p w:rsidR="004A60AA" w:rsidRPr="00272E83" w:rsidRDefault="004A60AA" w:rsidP="004A60AA">
      <w:pPr>
        <w:pStyle w:val="Screen2"/>
        <w:ind w:left="648"/>
        <w:rPr>
          <w:strike/>
        </w:rPr>
      </w:pPr>
      <w:r w:rsidRPr="00272E83">
        <w:rPr>
          <w:strike/>
        </w:rPr>
        <w:t>in order to run the IMPORTER application.</w:t>
      </w:r>
    </w:p>
    <w:p w:rsidR="004A60AA" w:rsidRPr="00272E83" w:rsidRDefault="004A60AA" w:rsidP="004A60AA">
      <w:pPr>
        <w:pStyle w:val="Screen2"/>
        <w:ind w:left="648"/>
        <w:rPr>
          <w:strike/>
        </w:rPr>
      </w:pPr>
      <w:r w:rsidRPr="00272E83">
        <w:rPr>
          <w:strike/>
        </w:rPr>
        <w:t xml:space="preserve"> </w:t>
      </w:r>
    </w:p>
    <w:p w:rsidR="004A60AA" w:rsidRPr="00272E83" w:rsidRDefault="004A60AA" w:rsidP="004A60AA">
      <w:pPr>
        <w:pStyle w:val="Screen2"/>
        <w:ind w:left="648"/>
        <w:rPr>
          <w:strike/>
        </w:rPr>
      </w:pPr>
      <w:r w:rsidRPr="00272E83">
        <w:rPr>
          <w:strike/>
        </w:rPr>
        <w:t>Use the IMPORTER instead of "DICOM Correct"? NO// Y</w:t>
      </w:r>
    </w:p>
    <w:p w:rsidR="004A60AA" w:rsidRPr="00272E83" w:rsidRDefault="004A60AA" w:rsidP="004A60AA">
      <w:pPr>
        <w:pStyle w:val="Screen2"/>
        <w:ind w:left="648"/>
        <w:rPr>
          <w:strike/>
        </w:rPr>
      </w:pPr>
    </w:p>
    <w:p w:rsidR="004A60AA" w:rsidRPr="00272E83" w:rsidRDefault="004A60AA" w:rsidP="004A60AA">
      <w:pPr>
        <w:ind w:left="288"/>
        <w:rPr>
          <w:strike/>
          <w:sz w:val="22"/>
          <w:szCs w:val="22"/>
        </w:rPr>
      </w:pPr>
    </w:p>
    <w:p w:rsidR="004A60AA" w:rsidRPr="00272E83" w:rsidRDefault="004A60AA" w:rsidP="004A60AA">
      <w:pPr>
        <w:ind w:left="288"/>
        <w:rPr>
          <w:strike/>
        </w:rPr>
      </w:pPr>
      <w:r w:rsidRPr="00272E83">
        <w:rPr>
          <w:strike/>
        </w:rPr>
        <w:lastRenderedPageBreak/>
        <w:t>The DICOM Gateway is now ready to start processing. Start all normal procedures on the updated Gateway.</w:t>
      </w:r>
    </w:p>
    <w:p w:rsidR="004A60AA" w:rsidRPr="00272E83" w:rsidRDefault="004A60AA" w:rsidP="004A60AA">
      <w:pPr>
        <w:ind w:left="288"/>
        <w:rPr>
          <w:strike/>
        </w:rPr>
      </w:pPr>
    </w:p>
    <w:p w:rsidR="00D36CF7" w:rsidRPr="00272E83" w:rsidRDefault="00D36CF7" w:rsidP="004A60AA">
      <w:pPr>
        <w:rPr>
          <w:strike/>
        </w:rPr>
      </w:pPr>
    </w:p>
    <w:p w:rsidR="00080629" w:rsidRPr="00272E83" w:rsidRDefault="00080629">
      <w:pPr>
        <w:rPr>
          <w:strike/>
        </w:rPr>
      </w:pPr>
    </w:p>
    <w:p w:rsidR="001E5D41" w:rsidRDefault="001E5D41" w:rsidP="00080629">
      <w:pPr>
        <w:pStyle w:val="Heading1"/>
        <w:numPr>
          <w:ilvl w:val="0"/>
          <w:numId w:val="0"/>
        </w:numPr>
        <w:sectPr w:rsidR="001E5D41" w:rsidSect="00E478A2">
          <w:headerReference w:type="even" r:id="rId141"/>
          <w:type w:val="oddPage"/>
          <w:pgSz w:w="12240" w:h="15840" w:code="1"/>
          <w:pgMar w:top="1440" w:right="1440" w:bottom="1440" w:left="1440" w:header="720" w:footer="720" w:gutter="0"/>
          <w:cols w:space="720"/>
          <w:titlePg/>
          <w:docGrid w:linePitch="360"/>
        </w:sectPr>
      </w:pPr>
    </w:p>
    <w:p w:rsidR="00080629" w:rsidRPr="00272E83" w:rsidRDefault="00080629" w:rsidP="00080629">
      <w:pPr>
        <w:pStyle w:val="Heading1"/>
        <w:numPr>
          <w:ilvl w:val="0"/>
          <w:numId w:val="0"/>
        </w:numPr>
        <w:rPr>
          <w:strike/>
        </w:rPr>
      </w:pPr>
      <w:bookmarkStart w:id="1956" w:name="_Ref279761387"/>
      <w:bookmarkStart w:id="1957" w:name="_Toc356301128"/>
      <w:r w:rsidRPr="00272E83">
        <w:rPr>
          <w:strike/>
        </w:rPr>
        <w:lastRenderedPageBreak/>
        <w:t>Appendix J</w:t>
      </w:r>
      <w:r w:rsidR="00EC5447" w:rsidRPr="00272E83">
        <w:rPr>
          <w:strike/>
        </w:rPr>
        <w:t xml:space="preserve">   </w:t>
      </w:r>
      <w:r w:rsidR="004A60AA" w:rsidRPr="00272E83">
        <w:rPr>
          <w:strike/>
        </w:rPr>
        <w:t>Query/Retrieve Setup</w:t>
      </w:r>
      <w:bookmarkEnd w:id="1956"/>
      <w:bookmarkEnd w:id="1957"/>
    </w:p>
    <w:p w:rsidR="001E4F9F" w:rsidRPr="00272E83" w:rsidRDefault="001E4F9F" w:rsidP="001E4F9F">
      <w:pPr>
        <w:pStyle w:val="aNormal0"/>
        <w:keepNext/>
        <w:rPr>
          <w:strike/>
        </w:rPr>
      </w:pPr>
      <w:r w:rsidRPr="00272E83">
        <w:rPr>
          <w:strike/>
        </w:rPr>
        <w:t>The following sections explain how to configure the Query/Retrieve application.</w:t>
      </w:r>
    </w:p>
    <w:p w:rsidR="001E4F9F" w:rsidRPr="00272E83" w:rsidRDefault="00675572" w:rsidP="00675572">
      <w:pPr>
        <w:pStyle w:val="Heading2"/>
        <w:numPr>
          <w:ilvl w:val="0"/>
          <w:numId w:val="0"/>
        </w:numPr>
        <w:rPr>
          <w:strike/>
        </w:rPr>
      </w:pPr>
      <w:bookmarkStart w:id="1958" w:name="_Toc255898694"/>
      <w:bookmarkStart w:id="1959" w:name="_Toc276475021"/>
      <w:bookmarkStart w:id="1960" w:name="_Toc356301129"/>
      <w:r w:rsidRPr="00272E83">
        <w:rPr>
          <w:strike/>
        </w:rPr>
        <w:t>J.</w:t>
      </w:r>
      <w:r w:rsidR="00CD2543" w:rsidRPr="00272E83">
        <w:rPr>
          <w:strike/>
        </w:rPr>
        <w:t xml:space="preserve">1  </w:t>
      </w:r>
      <w:r w:rsidR="001E4F9F" w:rsidRPr="00272E83">
        <w:rPr>
          <w:strike/>
        </w:rPr>
        <w:t>Prerequisites</w:t>
      </w:r>
      <w:bookmarkEnd w:id="1958"/>
      <w:bookmarkEnd w:id="1959"/>
      <w:bookmarkEnd w:id="1960"/>
    </w:p>
    <w:p w:rsidR="001E4F9F" w:rsidRPr="00272E83" w:rsidRDefault="001E4F9F" w:rsidP="00905AF2">
      <w:pPr>
        <w:pStyle w:val="aNormal0"/>
        <w:keepNext/>
        <w:numPr>
          <w:ilvl w:val="0"/>
          <w:numId w:val="47"/>
        </w:numPr>
        <w:spacing w:before="0" w:after="180"/>
        <w:rPr>
          <w:strike/>
        </w:rPr>
      </w:pPr>
      <w:r w:rsidRPr="00272E83">
        <w:rPr>
          <w:strike/>
        </w:rPr>
        <w:t>The Patch 66 KIDS and DICOM Gateway software has been installed as described in previous sections.</w:t>
      </w:r>
    </w:p>
    <w:p w:rsidR="001E4F9F" w:rsidRPr="00272E83" w:rsidRDefault="001E4F9F" w:rsidP="00905AF2">
      <w:pPr>
        <w:pStyle w:val="aNormal0"/>
        <w:keepNext/>
        <w:numPr>
          <w:ilvl w:val="0"/>
          <w:numId w:val="47"/>
        </w:numPr>
        <w:spacing w:before="0" w:after="180"/>
        <w:rPr>
          <w:strike/>
        </w:rPr>
      </w:pPr>
      <w:r w:rsidRPr="00272E83">
        <w:rPr>
          <w:strike/>
        </w:rPr>
        <w:t>The VistA user account that will be used to run the Query/Retrieve application must have MAG DICOM QUERY RETRIEVE assigned as a secondary menu option in the New Person File (#200).</w:t>
      </w:r>
    </w:p>
    <w:p w:rsidR="001E4F9F" w:rsidRPr="00272E83" w:rsidRDefault="001E4F9F" w:rsidP="00905AF2">
      <w:pPr>
        <w:pStyle w:val="aNormal0"/>
        <w:numPr>
          <w:ilvl w:val="0"/>
          <w:numId w:val="47"/>
        </w:numPr>
        <w:spacing w:before="0" w:after="180"/>
        <w:rPr>
          <w:strike/>
        </w:rPr>
      </w:pPr>
      <w:r w:rsidRPr="00272E83">
        <w:rPr>
          <w:strike/>
        </w:rPr>
        <w:t xml:space="preserve">Any device that will be using the Query/Retrieve application to retrieve studies from VistA Imaging must be validated. A list of approved devices, contact information, and an explanation of the test procedure used to validate a device is posted at: </w:t>
      </w:r>
      <w:hyperlink r:id="rId142" w:history="1">
        <w:r w:rsidR="00A76708" w:rsidRPr="00272E83">
          <w:rPr>
            <w:rStyle w:val="Hyperlink"/>
            <w:strike/>
          </w:rPr>
          <w:t>http://www.va.gov/IMAGING/docs/VistA_Imaging_DICOM_Modality_Interfaces.pdf</w:t>
        </w:r>
      </w:hyperlink>
      <w:r w:rsidRPr="00272E83">
        <w:rPr>
          <w:strike/>
        </w:rPr>
        <w:t>.</w:t>
      </w:r>
    </w:p>
    <w:p w:rsidR="001E4F9F" w:rsidRPr="00272E83" w:rsidRDefault="001E4F9F" w:rsidP="00905AF2">
      <w:pPr>
        <w:pStyle w:val="aNormal0"/>
        <w:numPr>
          <w:ilvl w:val="0"/>
          <w:numId w:val="47"/>
        </w:numPr>
        <w:spacing w:before="0" w:after="180"/>
        <w:rPr>
          <w:strike/>
        </w:rPr>
      </w:pPr>
      <w:r w:rsidRPr="00272E83">
        <w:rPr>
          <w:strike/>
        </w:rPr>
        <w:t>A DCF-Q/R Server license key has been purchased for the Laurel Bridge DICOM Toolkit used by the Query/Retrieve application. For information about getting a license, contact your site Implementation Manager.</w:t>
      </w:r>
      <w:r w:rsidR="00A76708" w:rsidRPr="00272E83">
        <w:rPr>
          <w:strike/>
        </w:rPr>
        <w:t xml:space="preserve"> </w:t>
      </w:r>
    </w:p>
    <w:p w:rsidR="001E4F9F" w:rsidRPr="00272E83" w:rsidRDefault="0099632D" w:rsidP="00C810F8">
      <w:pPr>
        <w:pStyle w:val="Heading2"/>
        <w:numPr>
          <w:ilvl w:val="0"/>
          <w:numId w:val="0"/>
        </w:numPr>
        <w:rPr>
          <w:strike/>
        </w:rPr>
      </w:pPr>
      <w:bookmarkStart w:id="1961" w:name="_Toc255898696"/>
      <w:bookmarkStart w:id="1962" w:name="_Ref270003271"/>
      <w:bookmarkStart w:id="1963" w:name="_Toc276475025"/>
      <w:bookmarkStart w:id="1964" w:name="_Toc356301130"/>
      <w:r w:rsidRPr="00272E83">
        <w:rPr>
          <w:strike/>
        </w:rPr>
        <w:t>J</w:t>
      </w:r>
      <w:r w:rsidR="001E4F9F" w:rsidRPr="00272E83">
        <w:rPr>
          <w:strike/>
        </w:rPr>
        <w:t>.</w:t>
      </w:r>
      <w:r w:rsidR="002E0283" w:rsidRPr="00272E83">
        <w:rPr>
          <w:strike/>
        </w:rPr>
        <w:t xml:space="preserve">2  </w:t>
      </w:r>
      <w:r w:rsidR="001E4F9F" w:rsidRPr="00272E83">
        <w:rPr>
          <w:strike/>
        </w:rPr>
        <w:t>VistA Connection Setup (</w:t>
      </w:r>
      <w:proofErr w:type="spellStart"/>
      <w:r w:rsidR="001E4F9F" w:rsidRPr="00272E83">
        <w:rPr>
          <w:strike/>
        </w:rPr>
        <w:t>jaas.config</w:t>
      </w:r>
      <w:proofErr w:type="spellEnd"/>
      <w:r w:rsidR="001E4F9F" w:rsidRPr="00272E83">
        <w:rPr>
          <w:strike/>
        </w:rPr>
        <w:t>)</w:t>
      </w:r>
      <w:bookmarkEnd w:id="1961"/>
      <w:bookmarkEnd w:id="1962"/>
      <w:bookmarkEnd w:id="1963"/>
      <w:bookmarkEnd w:id="1964"/>
    </w:p>
    <w:p w:rsidR="001E4F9F" w:rsidRPr="00272E83" w:rsidRDefault="001E4F9F" w:rsidP="001E4F9F">
      <w:pPr>
        <w:pStyle w:val="aNormal0"/>
        <w:rPr>
          <w:strike/>
        </w:rPr>
      </w:pPr>
      <w:r w:rsidRPr="00272E83">
        <w:rPr>
          <w:strike/>
        </w:rPr>
        <w:t xml:space="preserve">Use the following steps to specify the settings the Query/Retrieve application uses to connect to the VistA system. After initial configuration, settings do not typically need to be changed. </w:t>
      </w:r>
    </w:p>
    <w:p w:rsidR="001E4F9F" w:rsidRPr="00272E83" w:rsidRDefault="001E4F9F" w:rsidP="00905AF2">
      <w:pPr>
        <w:pStyle w:val="aNormal0"/>
        <w:numPr>
          <w:ilvl w:val="0"/>
          <w:numId w:val="48"/>
        </w:numPr>
        <w:spacing w:before="0" w:after="180"/>
        <w:rPr>
          <w:strike/>
        </w:rPr>
      </w:pPr>
      <w:r w:rsidRPr="00272E83">
        <w:rPr>
          <w:strike/>
        </w:rPr>
        <w:t>Navigate to</w:t>
      </w:r>
      <w:r w:rsidRPr="00272E83">
        <w:rPr>
          <w:rStyle w:val="bPlainText"/>
          <w:strike/>
        </w:rPr>
        <w:t xml:space="preserve"> </w:t>
      </w:r>
      <w:r w:rsidRPr="00272E83">
        <w:rPr>
          <w:rFonts w:ascii="Lucida Console" w:hAnsi="Lucida Console"/>
          <w:strike/>
          <w:sz w:val="18"/>
        </w:rPr>
        <w:t>C:</w:t>
      </w:r>
      <w:r w:rsidRPr="00272E83">
        <w:rPr>
          <w:rStyle w:val="bPlainText"/>
          <w:strike/>
        </w:rPr>
        <w:t xml:space="preserve">\DICOM\Java </w:t>
      </w:r>
      <w:r w:rsidRPr="00272E83">
        <w:rPr>
          <w:strike/>
        </w:rPr>
        <w:t>and open the</w:t>
      </w:r>
      <w:r w:rsidRPr="00272E83">
        <w:rPr>
          <w:rStyle w:val="bPlainText"/>
          <w:strike/>
        </w:rPr>
        <w:t xml:space="preserve"> </w:t>
      </w:r>
      <w:proofErr w:type="spellStart"/>
      <w:r w:rsidRPr="00272E83">
        <w:rPr>
          <w:rStyle w:val="bPlainText"/>
          <w:strike/>
        </w:rPr>
        <w:t>jaas.config</w:t>
      </w:r>
      <w:proofErr w:type="spellEnd"/>
      <w:r w:rsidRPr="00272E83">
        <w:rPr>
          <w:rStyle w:val="bPlainText"/>
          <w:strike/>
        </w:rPr>
        <w:t xml:space="preserve"> </w:t>
      </w:r>
      <w:r w:rsidRPr="00272E83">
        <w:rPr>
          <w:strike/>
        </w:rPr>
        <w:t>file in a text editor such as Notepad.</w:t>
      </w:r>
    </w:p>
    <w:p w:rsidR="001E4F9F" w:rsidRPr="00272E83" w:rsidRDefault="001E4F9F" w:rsidP="00905AF2">
      <w:pPr>
        <w:pStyle w:val="aNormal0"/>
        <w:numPr>
          <w:ilvl w:val="0"/>
          <w:numId w:val="48"/>
        </w:numPr>
        <w:spacing w:before="0" w:after="180"/>
        <w:rPr>
          <w:strike/>
        </w:rPr>
      </w:pPr>
      <w:r w:rsidRPr="00272E83">
        <w:rPr>
          <w:strike/>
        </w:rPr>
        <w:t>Locate the</w:t>
      </w:r>
      <w:r w:rsidRPr="00272E83">
        <w:rPr>
          <w:rStyle w:val="bPlainText"/>
          <w:strike/>
        </w:rPr>
        <w:t xml:space="preserve"> </w:t>
      </w:r>
      <w:proofErr w:type="spellStart"/>
      <w:r w:rsidRPr="00272E83">
        <w:rPr>
          <w:rStyle w:val="bPlainText"/>
          <w:strike/>
        </w:rPr>
        <w:t>ServerAddressKey</w:t>
      </w:r>
      <w:proofErr w:type="spellEnd"/>
      <w:r w:rsidRPr="00272E83">
        <w:rPr>
          <w:rStyle w:val="bPlainText"/>
          <w:strike/>
        </w:rPr>
        <w:t xml:space="preserve"> </w:t>
      </w:r>
      <w:r w:rsidRPr="00272E83">
        <w:rPr>
          <w:strike/>
        </w:rPr>
        <w:t>parameter, and replace the placeholder value with the hostname or IP address of your site’s VistA system.</w:t>
      </w:r>
    </w:p>
    <w:p w:rsidR="001E4F9F" w:rsidRPr="00272E83" w:rsidRDefault="001E4F9F" w:rsidP="001E4F9F">
      <w:pPr>
        <w:pStyle w:val="aPlainText"/>
        <w:spacing w:after="120"/>
        <w:rPr>
          <w:rStyle w:val="bPlainText"/>
          <w:strike/>
        </w:rPr>
      </w:pPr>
      <w:r w:rsidRPr="00272E83">
        <w:rPr>
          <w:rStyle w:val="bPlainText"/>
          <w:strike/>
        </w:rPr>
        <w:tab/>
      </w:r>
      <w:proofErr w:type="spellStart"/>
      <w:r w:rsidRPr="00272E83">
        <w:rPr>
          <w:rStyle w:val="bPlainText"/>
          <w:strike/>
        </w:rPr>
        <w:t>ServerAddressKey</w:t>
      </w:r>
      <w:proofErr w:type="spellEnd"/>
      <w:r w:rsidRPr="00272E83">
        <w:rPr>
          <w:rStyle w:val="bPlainText"/>
          <w:strike/>
        </w:rPr>
        <w:t>="</w:t>
      </w:r>
      <w:proofErr w:type="spellStart"/>
      <w:r w:rsidRPr="00272E83">
        <w:rPr>
          <w:rStyle w:val="Strong"/>
          <w:strike/>
        </w:rPr>
        <w:t>YourVistAHostname</w:t>
      </w:r>
      <w:proofErr w:type="spellEnd"/>
      <w:r w:rsidRPr="00272E83">
        <w:rPr>
          <w:rStyle w:val="bPlainText"/>
          <w:strike/>
        </w:rPr>
        <w:t>"</w:t>
      </w:r>
    </w:p>
    <w:p w:rsidR="001E4F9F" w:rsidRPr="00272E83" w:rsidRDefault="001E4F9F" w:rsidP="00905AF2">
      <w:pPr>
        <w:pStyle w:val="aNormal0"/>
        <w:numPr>
          <w:ilvl w:val="0"/>
          <w:numId w:val="48"/>
        </w:numPr>
        <w:spacing w:before="0" w:after="180"/>
        <w:rPr>
          <w:strike/>
        </w:rPr>
      </w:pPr>
      <w:r w:rsidRPr="00272E83">
        <w:rPr>
          <w:strike/>
        </w:rPr>
        <w:t>Locate the</w:t>
      </w:r>
      <w:r w:rsidRPr="00272E83">
        <w:rPr>
          <w:rStyle w:val="bPlainText"/>
          <w:strike/>
        </w:rPr>
        <w:t xml:space="preserve"> </w:t>
      </w:r>
      <w:proofErr w:type="spellStart"/>
      <w:r w:rsidRPr="00272E83">
        <w:rPr>
          <w:rStyle w:val="bPlainText"/>
          <w:strike/>
        </w:rPr>
        <w:t>ServerPortKey</w:t>
      </w:r>
      <w:proofErr w:type="spellEnd"/>
      <w:r w:rsidRPr="00272E83">
        <w:rPr>
          <w:rStyle w:val="bPlainText"/>
          <w:strike/>
        </w:rPr>
        <w:t xml:space="preserve"> </w:t>
      </w:r>
      <w:r w:rsidRPr="00272E83">
        <w:rPr>
          <w:strike/>
        </w:rPr>
        <w:t>parameter, and replace the placeholder value with the port number for your site’s VistA system.</w:t>
      </w:r>
    </w:p>
    <w:p w:rsidR="001E4F9F" w:rsidRPr="00272E83" w:rsidRDefault="001E4F9F" w:rsidP="001E4F9F">
      <w:pPr>
        <w:pStyle w:val="aPlainText"/>
        <w:spacing w:after="120"/>
        <w:rPr>
          <w:rStyle w:val="bPlainText"/>
          <w:strike/>
        </w:rPr>
      </w:pPr>
      <w:r w:rsidRPr="00272E83">
        <w:rPr>
          <w:rStyle w:val="bPlainText"/>
          <w:strike/>
        </w:rPr>
        <w:tab/>
      </w:r>
      <w:proofErr w:type="spellStart"/>
      <w:r w:rsidRPr="00272E83">
        <w:rPr>
          <w:rStyle w:val="bPlainText"/>
          <w:strike/>
        </w:rPr>
        <w:t>ServerPortKey</w:t>
      </w:r>
      <w:proofErr w:type="spellEnd"/>
      <w:r w:rsidRPr="00272E83">
        <w:rPr>
          <w:rStyle w:val="bPlainText"/>
          <w:strike/>
        </w:rPr>
        <w:t>="</w:t>
      </w:r>
      <w:proofErr w:type="spellStart"/>
      <w:r w:rsidRPr="00272E83">
        <w:rPr>
          <w:rStyle w:val="Strong"/>
          <w:strike/>
        </w:rPr>
        <w:t>YourVistAPort</w:t>
      </w:r>
      <w:proofErr w:type="spellEnd"/>
      <w:r w:rsidRPr="00272E83">
        <w:rPr>
          <w:rStyle w:val="Strong"/>
          <w:strike/>
        </w:rPr>
        <w:t>#</w:t>
      </w:r>
      <w:r w:rsidRPr="00272E83">
        <w:rPr>
          <w:rStyle w:val="bPlainText"/>
          <w:strike/>
        </w:rPr>
        <w:t>"</w:t>
      </w:r>
    </w:p>
    <w:p w:rsidR="001E4F9F" w:rsidRPr="00272E83" w:rsidRDefault="001E4F9F" w:rsidP="00905AF2">
      <w:pPr>
        <w:pStyle w:val="aNormal0"/>
        <w:numPr>
          <w:ilvl w:val="0"/>
          <w:numId w:val="48"/>
        </w:numPr>
        <w:spacing w:before="0" w:after="180"/>
        <w:rPr>
          <w:strike/>
        </w:rPr>
      </w:pPr>
      <w:r w:rsidRPr="00272E83">
        <w:rPr>
          <w:strike/>
        </w:rPr>
        <w:t>Save and close the file.</w:t>
      </w:r>
    </w:p>
    <w:p w:rsidR="001E4F9F" w:rsidRPr="00272E83" w:rsidRDefault="0099632D" w:rsidP="00C810F8">
      <w:pPr>
        <w:pStyle w:val="Heading2"/>
        <w:numPr>
          <w:ilvl w:val="0"/>
          <w:numId w:val="0"/>
        </w:numPr>
        <w:rPr>
          <w:strike/>
        </w:rPr>
      </w:pPr>
      <w:bookmarkStart w:id="1965" w:name="_Toc255898697"/>
      <w:bookmarkStart w:id="1966" w:name="_Ref270003315"/>
      <w:bookmarkStart w:id="1967" w:name="_Toc276475026"/>
      <w:bookmarkStart w:id="1968" w:name="_Toc356301131"/>
      <w:r w:rsidRPr="00272E83">
        <w:rPr>
          <w:strike/>
        </w:rPr>
        <w:lastRenderedPageBreak/>
        <w:t>J</w:t>
      </w:r>
      <w:r w:rsidR="001E4F9F" w:rsidRPr="00272E83">
        <w:rPr>
          <w:strike/>
        </w:rPr>
        <w:t>.</w:t>
      </w:r>
      <w:r w:rsidR="002E0283" w:rsidRPr="00272E83">
        <w:rPr>
          <w:strike/>
        </w:rPr>
        <w:t xml:space="preserve">3  </w:t>
      </w:r>
      <w:proofErr w:type="spellStart"/>
      <w:r w:rsidR="001E4F9F" w:rsidRPr="00272E83">
        <w:rPr>
          <w:strike/>
        </w:rPr>
        <w:t>SCU_List.dic</w:t>
      </w:r>
      <w:proofErr w:type="spellEnd"/>
      <w:r w:rsidR="001E4F9F" w:rsidRPr="00272E83">
        <w:rPr>
          <w:strike/>
        </w:rPr>
        <w:t xml:space="preserve"> Setup</w:t>
      </w:r>
      <w:bookmarkEnd w:id="1965"/>
      <w:bookmarkEnd w:id="1966"/>
      <w:bookmarkEnd w:id="1967"/>
      <w:bookmarkEnd w:id="1968"/>
    </w:p>
    <w:p w:rsidR="001E4F9F" w:rsidRPr="00272E83" w:rsidRDefault="001E4F9F" w:rsidP="001E4F9F">
      <w:pPr>
        <w:pStyle w:val="aNormal0"/>
        <w:keepNext/>
        <w:keepLines/>
        <w:rPr>
          <w:strike/>
        </w:rPr>
      </w:pPr>
      <w:r w:rsidRPr="00272E83">
        <w:rPr>
          <w:strike/>
        </w:rPr>
        <w:t>You must add information that the Query/Retrieve application and any devices to the</w:t>
      </w:r>
      <w:r w:rsidRPr="00272E83">
        <w:rPr>
          <w:rStyle w:val="bPlainText"/>
          <w:strike/>
        </w:rPr>
        <w:t xml:space="preserve"> </w:t>
      </w:r>
      <w:proofErr w:type="spellStart"/>
      <w:r w:rsidRPr="00272E83">
        <w:rPr>
          <w:rStyle w:val="bPlainText"/>
          <w:strike/>
        </w:rPr>
        <w:t>SCU_List.dic</w:t>
      </w:r>
      <w:proofErr w:type="spellEnd"/>
      <w:r w:rsidRPr="00272E83">
        <w:rPr>
          <w:rStyle w:val="bPlainText"/>
          <w:strike/>
        </w:rPr>
        <w:t xml:space="preserve"> </w:t>
      </w:r>
      <w:r w:rsidRPr="00272E83">
        <w:rPr>
          <w:strike/>
        </w:rPr>
        <w:t xml:space="preserve">file. After you add the information, you must load </w:t>
      </w:r>
      <w:proofErr w:type="spellStart"/>
      <w:r w:rsidRPr="00272E83">
        <w:rPr>
          <w:rStyle w:val="bPlainText"/>
          <w:strike/>
        </w:rPr>
        <w:t>SCU_List.dic</w:t>
      </w:r>
      <w:proofErr w:type="spellEnd"/>
      <w:r w:rsidRPr="00272E83">
        <w:rPr>
          <w:strike/>
        </w:rPr>
        <w:t xml:space="preserve"> into the local DICOM Gateway database and into the VistA system. This document includes detailed steps for updating and loading </w:t>
      </w:r>
      <w:proofErr w:type="spellStart"/>
      <w:r w:rsidRPr="00272E83">
        <w:rPr>
          <w:rStyle w:val="bPlainText"/>
          <w:strike/>
        </w:rPr>
        <w:t>SCU_List.dic</w:t>
      </w:r>
      <w:proofErr w:type="spellEnd"/>
      <w:r w:rsidRPr="00272E83">
        <w:rPr>
          <w:strike/>
        </w:rPr>
        <w:t xml:space="preserve">. </w:t>
      </w:r>
    </w:p>
    <w:p w:rsidR="001E4F9F" w:rsidRPr="00272E83" w:rsidRDefault="001E4F9F" w:rsidP="001E4F9F">
      <w:pPr>
        <w:pStyle w:val="aNormal0"/>
        <w:keepNext/>
        <w:rPr>
          <w:strike/>
        </w:rPr>
      </w:pPr>
      <w:r w:rsidRPr="00272E83">
        <w:rPr>
          <w:strike/>
        </w:rPr>
        <w:t xml:space="preserve">Typically, at least two query/retrieve-related entries need to be added to </w:t>
      </w:r>
      <w:proofErr w:type="spellStart"/>
      <w:r w:rsidRPr="00272E83">
        <w:rPr>
          <w:rStyle w:val="bPlainText"/>
          <w:strike/>
        </w:rPr>
        <w:t>SCU_List.dic</w:t>
      </w:r>
      <w:proofErr w:type="spellEnd"/>
      <w:r w:rsidRPr="00272E83">
        <w:rPr>
          <w:strike/>
        </w:rPr>
        <w:t>.</w:t>
      </w:r>
    </w:p>
    <w:p w:rsidR="001E4F9F" w:rsidRPr="00272E83" w:rsidRDefault="001E4F9F" w:rsidP="00905AF2">
      <w:pPr>
        <w:pStyle w:val="aNormal0"/>
        <w:keepNext/>
        <w:numPr>
          <w:ilvl w:val="0"/>
          <w:numId w:val="44"/>
        </w:numPr>
        <w:spacing w:before="0" w:after="180"/>
        <w:rPr>
          <w:strike/>
        </w:rPr>
      </w:pPr>
      <w:r w:rsidRPr="00272E83">
        <w:rPr>
          <w:strike/>
        </w:rPr>
        <w:t xml:space="preserve">One entry for each device that will be using the Query/Retrieve application. </w:t>
      </w:r>
    </w:p>
    <w:p w:rsidR="001E4F9F" w:rsidRPr="00272E83" w:rsidRDefault="001E4F9F" w:rsidP="001E4F9F">
      <w:pPr>
        <w:pStyle w:val="aNormal0"/>
        <w:keepNext/>
        <w:ind w:left="720"/>
        <w:rPr>
          <w:strike/>
        </w:rPr>
      </w:pPr>
      <w:r w:rsidRPr="00272E83">
        <w:rPr>
          <w:strike/>
        </w:rPr>
        <w:t>These are the devices that will be pulling images from the Imaging system (these devices function as DICOM C</w:t>
      </w:r>
      <w:r w:rsidRPr="00272E83">
        <w:rPr>
          <w:strike/>
        </w:rPr>
        <w:noBreakHyphen/>
        <w:t>Find/C-Move SCUs (service class users) and typically as C-Store SCPs (service class providers)).</w:t>
      </w:r>
    </w:p>
    <w:p w:rsidR="001E4F9F" w:rsidRPr="00272E83" w:rsidRDefault="001E4F9F" w:rsidP="00905AF2">
      <w:pPr>
        <w:pStyle w:val="aNormal0"/>
        <w:keepNext/>
        <w:numPr>
          <w:ilvl w:val="0"/>
          <w:numId w:val="44"/>
        </w:numPr>
        <w:spacing w:before="0" w:after="180"/>
        <w:rPr>
          <w:strike/>
        </w:rPr>
      </w:pPr>
      <w:r w:rsidRPr="00272E83">
        <w:rPr>
          <w:strike/>
        </w:rPr>
        <w:t>One entry for the Query/Retrieve application itself.</w:t>
      </w:r>
    </w:p>
    <w:p w:rsidR="001E4F9F" w:rsidRPr="00272E83" w:rsidRDefault="001E4F9F" w:rsidP="001E4F9F">
      <w:pPr>
        <w:pStyle w:val="aNormal0"/>
        <w:ind w:left="720"/>
        <w:rPr>
          <w:strike/>
        </w:rPr>
      </w:pPr>
      <w:r w:rsidRPr="00272E83">
        <w:rPr>
          <w:strike/>
        </w:rPr>
        <w:t>The Query/Retrieve application handles requests for study information and image retrieval from devices outside the VistA Imaging system (the Query/Retrieve application serves as a DICOM C</w:t>
      </w:r>
      <w:r w:rsidRPr="00272E83">
        <w:rPr>
          <w:strike/>
        </w:rPr>
        <w:noBreakHyphen/>
        <w:t>Find/C-Move SCP and as a C-Store SCU).</w:t>
      </w:r>
    </w:p>
    <w:p w:rsidR="001E4F9F" w:rsidRPr="00272E83" w:rsidRDefault="001E4F9F" w:rsidP="001E4F9F">
      <w:pPr>
        <w:pStyle w:val="aNormal0"/>
        <w:rPr>
          <w:strike/>
        </w:rPr>
      </w:pPr>
      <w:proofErr w:type="spellStart"/>
      <w:r w:rsidRPr="00272E83">
        <w:rPr>
          <w:rStyle w:val="bPlainText"/>
          <w:strike/>
        </w:rPr>
        <w:t>SCU_List.dic</w:t>
      </w:r>
      <w:proofErr w:type="spellEnd"/>
      <w:r w:rsidRPr="00272E83">
        <w:rPr>
          <w:strike/>
        </w:rPr>
        <w:t xml:space="preserve"> is used for multiple purposes; only details specific to Query/Retrieve are covered here. For general information about </w:t>
      </w:r>
      <w:proofErr w:type="spellStart"/>
      <w:r w:rsidRPr="00272E83">
        <w:rPr>
          <w:rStyle w:val="bPlainText"/>
          <w:strike/>
        </w:rPr>
        <w:t>SCU_List.dic</w:t>
      </w:r>
      <w:proofErr w:type="spellEnd"/>
      <w:r w:rsidR="00CD2543" w:rsidRPr="00272E83">
        <w:rPr>
          <w:strike/>
        </w:rPr>
        <w:t>, see Appendix B in this document</w:t>
      </w:r>
      <w:r w:rsidRPr="00272E83">
        <w:rPr>
          <w:strike/>
        </w:rPr>
        <w:t>.</w:t>
      </w:r>
    </w:p>
    <w:p w:rsidR="001E4F9F" w:rsidRPr="00272E83" w:rsidRDefault="0099632D" w:rsidP="009A1FD0">
      <w:pPr>
        <w:pStyle w:val="Heading3"/>
        <w:numPr>
          <w:ilvl w:val="0"/>
          <w:numId w:val="0"/>
        </w:numPr>
        <w:rPr>
          <w:strike/>
        </w:rPr>
      </w:pPr>
      <w:bookmarkStart w:id="1969" w:name="_Ref198015236"/>
      <w:bookmarkStart w:id="1970" w:name="_Toc276475027"/>
      <w:bookmarkStart w:id="1971" w:name="_Ref198015229"/>
      <w:bookmarkStart w:id="1972" w:name="_Toc356301132"/>
      <w:r w:rsidRPr="00272E83">
        <w:rPr>
          <w:strike/>
        </w:rPr>
        <w:t>J</w:t>
      </w:r>
      <w:r w:rsidR="001E4F9F" w:rsidRPr="00272E83">
        <w:rPr>
          <w:strike/>
        </w:rPr>
        <w:t>.</w:t>
      </w:r>
      <w:r w:rsidR="002E0283" w:rsidRPr="00272E83">
        <w:rPr>
          <w:strike/>
        </w:rPr>
        <w:t>3</w:t>
      </w:r>
      <w:r w:rsidR="00CD2543" w:rsidRPr="00272E83">
        <w:rPr>
          <w:strike/>
        </w:rPr>
        <w:t xml:space="preserve">.1  </w:t>
      </w:r>
      <w:r w:rsidR="001E4F9F" w:rsidRPr="00272E83">
        <w:rPr>
          <w:strike/>
        </w:rPr>
        <w:t>Information Needed for Devices Using the Query/Retrieve Application</w:t>
      </w:r>
      <w:bookmarkEnd w:id="1969"/>
      <w:bookmarkEnd w:id="1970"/>
      <w:bookmarkEnd w:id="1972"/>
    </w:p>
    <w:p w:rsidR="001E4F9F" w:rsidRPr="00272E83" w:rsidRDefault="001E4F9F" w:rsidP="001E4F9F">
      <w:pPr>
        <w:pStyle w:val="aNormal0"/>
        <w:keepNext/>
        <w:rPr>
          <w:strike/>
        </w:rPr>
      </w:pPr>
      <w:r w:rsidRPr="00272E83">
        <w:rPr>
          <w:strike/>
        </w:rPr>
        <w:t xml:space="preserve">For each device that will be communicating with the Query/Retrieve application, you will need the following information. </w:t>
      </w:r>
    </w:p>
    <w:tbl>
      <w:tblPr>
        <w:tblW w:w="7920"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firstRow="1" w:lastRow="1" w:firstColumn="1" w:lastColumn="1" w:noHBand="0" w:noVBand="0"/>
      </w:tblPr>
      <w:tblGrid>
        <w:gridCol w:w="2070"/>
        <w:gridCol w:w="5850"/>
      </w:tblGrid>
      <w:tr w:rsidR="001E4F9F" w:rsidRPr="00272E83" w:rsidTr="00D14F4B">
        <w:trPr>
          <w:cantSplit/>
          <w:tblHeader/>
        </w:trPr>
        <w:tc>
          <w:tcPr>
            <w:tcW w:w="2070" w:type="dxa"/>
          </w:tcPr>
          <w:p w:rsidR="001E4F9F" w:rsidRPr="00272E83" w:rsidRDefault="001E4F9F" w:rsidP="00D14F4B">
            <w:pPr>
              <w:pStyle w:val="aTable"/>
              <w:keepNext/>
              <w:rPr>
                <w:rStyle w:val="Strong"/>
                <w:strike/>
              </w:rPr>
            </w:pPr>
            <w:r w:rsidRPr="00272E83">
              <w:rPr>
                <w:rStyle w:val="Strong"/>
                <w:strike/>
              </w:rPr>
              <w:t>Information Needed</w:t>
            </w:r>
          </w:p>
        </w:tc>
        <w:tc>
          <w:tcPr>
            <w:tcW w:w="5850" w:type="dxa"/>
          </w:tcPr>
          <w:p w:rsidR="001E4F9F" w:rsidRPr="00272E83" w:rsidRDefault="001E4F9F" w:rsidP="00D14F4B">
            <w:pPr>
              <w:pStyle w:val="aTable"/>
              <w:keepNext/>
              <w:rPr>
                <w:rStyle w:val="Strong"/>
                <w:strike/>
              </w:rPr>
            </w:pPr>
            <w:r w:rsidRPr="00272E83">
              <w:rPr>
                <w:rStyle w:val="Strong"/>
                <w:strike/>
              </w:rPr>
              <w:t>Notes</w:t>
            </w:r>
          </w:p>
        </w:tc>
      </w:tr>
      <w:tr w:rsidR="001E4F9F" w:rsidRPr="00272E83" w:rsidTr="00D14F4B">
        <w:trPr>
          <w:cantSplit/>
        </w:trPr>
        <w:tc>
          <w:tcPr>
            <w:tcW w:w="2070" w:type="dxa"/>
          </w:tcPr>
          <w:p w:rsidR="001E4F9F" w:rsidRPr="00272E83" w:rsidRDefault="001E4F9F" w:rsidP="00D14F4B">
            <w:pPr>
              <w:pStyle w:val="aTable"/>
              <w:rPr>
                <w:strike/>
              </w:rPr>
            </w:pPr>
            <w:r w:rsidRPr="00272E83">
              <w:rPr>
                <w:strike/>
              </w:rPr>
              <w:t>Application (or device) name</w:t>
            </w:r>
          </w:p>
        </w:tc>
        <w:tc>
          <w:tcPr>
            <w:tcW w:w="5850" w:type="dxa"/>
          </w:tcPr>
          <w:p w:rsidR="001E4F9F" w:rsidRPr="00272E83" w:rsidRDefault="001E4F9F" w:rsidP="00D14F4B">
            <w:pPr>
              <w:pStyle w:val="aTable"/>
              <w:keepNext/>
              <w:rPr>
                <w:strike/>
              </w:rPr>
            </w:pPr>
            <w:r w:rsidRPr="00272E83">
              <w:rPr>
                <w:strike/>
              </w:rPr>
              <w:t>The name of  the device that communicates with the Query/Retrieve application.</w:t>
            </w:r>
          </w:p>
          <w:p w:rsidR="001E4F9F" w:rsidRPr="00272E83" w:rsidRDefault="001E4F9F" w:rsidP="00D14F4B">
            <w:pPr>
              <w:pStyle w:val="aTable"/>
              <w:keepNext/>
              <w:rPr>
                <w:strike/>
              </w:rPr>
            </w:pPr>
            <w:r w:rsidRPr="00272E83">
              <w:rPr>
                <w:strike/>
              </w:rPr>
              <w:t>The value can be up to 31 characters long, and punctuation may be used. It is not case-sensitive.</w:t>
            </w:r>
          </w:p>
        </w:tc>
      </w:tr>
      <w:tr w:rsidR="001E4F9F" w:rsidRPr="00272E83" w:rsidTr="00D14F4B">
        <w:trPr>
          <w:cantSplit/>
        </w:trPr>
        <w:tc>
          <w:tcPr>
            <w:tcW w:w="2070" w:type="dxa"/>
          </w:tcPr>
          <w:p w:rsidR="001E4F9F" w:rsidRPr="00272E83" w:rsidRDefault="001E4F9F" w:rsidP="00D14F4B">
            <w:pPr>
              <w:pStyle w:val="aTable"/>
              <w:rPr>
                <w:strike/>
              </w:rPr>
            </w:pPr>
            <w:r w:rsidRPr="00272E83">
              <w:rPr>
                <w:strike/>
              </w:rPr>
              <w:t>AE Title</w:t>
            </w:r>
          </w:p>
        </w:tc>
        <w:tc>
          <w:tcPr>
            <w:tcW w:w="5850" w:type="dxa"/>
          </w:tcPr>
          <w:p w:rsidR="001E4F9F" w:rsidRPr="00272E83" w:rsidRDefault="001E4F9F" w:rsidP="00D14F4B">
            <w:pPr>
              <w:pStyle w:val="aTable"/>
              <w:rPr>
                <w:strike/>
              </w:rPr>
            </w:pPr>
            <w:r w:rsidRPr="00272E83">
              <w:rPr>
                <w:strike/>
              </w:rPr>
              <w:t>The DICOM Application Entity title for the device retrieving studies via the Query/Retrieve application.</w:t>
            </w:r>
          </w:p>
          <w:p w:rsidR="001E4F9F" w:rsidRPr="00272E83" w:rsidRDefault="001E4F9F" w:rsidP="00D14F4B">
            <w:pPr>
              <w:pStyle w:val="aTable"/>
              <w:rPr>
                <w:strike/>
                <w:highlight w:val="yellow"/>
              </w:rPr>
            </w:pPr>
            <w:r w:rsidRPr="00272E83">
              <w:rPr>
                <w:strike/>
              </w:rPr>
              <w:t>The value can be up to 16 characters. It is not case-sensitive.</w:t>
            </w:r>
          </w:p>
        </w:tc>
      </w:tr>
      <w:tr w:rsidR="001E4F9F" w:rsidRPr="00272E83" w:rsidTr="00D14F4B">
        <w:trPr>
          <w:cantSplit/>
        </w:trPr>
        <w:tc>
          <w:tcPr>
            <w:tcW w:w="2070" w:type="dxa"/>
          </w:tcPr>
          <w:p w:rsidR="001E4F9F" w:rsidRPr="00272E83" w:rsidRDefault="001E4F9F" w:rsidP="000E4861">
            <w:pPr>
              <w:pStyle w:val="aTable"/>
              <w:tabs>
                <w:tab w:val="right" w:pos="1854"/>
              </w:tabs>
              <w:rPr>
                <w:strike/>
              </w:rPr>
            </w:pPr>
            <w:r w:rsidRPr="00272E83">
              <w:rPr>
                <w:strike/>
              </w:rPr>
              <w:t>IP Address</w:t>
            </w:r>
            <w:r w:rsidR="000E4861" w:rsidRPr="00272E83">
              <w:rPr>
                <w:strike/>
              </w:rPr>
              <w:tab/>
            </w:r>
          </w:p>
        </w:tc>
        <w:tc>
          <w:tcPr>
            <w:tcW w:w="5850" w:type="dxa"/>
          </w:tcPr>
          <w:p w:rsidR="001E4F9F" w:rsidRPr="00272E83" w:rsidRDefault="001E4F9F" w:rsidP="00D14F4B">
            <w:pPr>
              <w:pStyle w:val="aTable"/>
              <w:rPr>
                <w:strike/>
                <w:highlight w:val="yellow"/>
              </w:rPr>
            </w:pPr>
            <w:r w:rsidRPr="00272E83">
              <w:rPr>
                <w:strike/>
              </w:rPr>
              <w:t>The IP address or hostname of the device or application.</w:t>
            </w:r>
          </w:p>
        </w:tc>
      </w:tr>
      <w:tr w:rsidR="001E4F9F" w:rsidRPr="00272E83" w:rsidTr="00D14F4B">
        <w:trPr>
          <w:cantSplit/>
        </w:trPr>
        <w:tc>
          <w:tcPr>
            <w:tcW w:w="2070" w:type="dxa"/>
          </w:tcPr>
          <w:p w:rsidR="001E4F9F" w:rsidRPr="00272E83" w:rsidRDefault="001E4F9F" w:rsidP="00D14F4B">
            <w:pPr>
              <w:pStyle w:val="aTable"/>
              <w:rPr>
                <w:strike/>
              </w:rPr>
            </w:pPr>
            <w:r w:rsidRPr="00272E83">
              <w:rPr>
                <w:strike/>
              </w:rPr>
              <w:t>Port Number</w:t>
            </w:r>
          </w:p>
        </w:tc>
        <w:tc>
          <w:tcPr>
            <w:tcW w:w="5850" w:type="dxa"/>
          </w:tcPr>
          <w:p w:rsidR="001E4F9F" w:rsidRPr="00272E83" w:rsidRDefault="001E4F9F" w:rsidP="00D14F4B">
            <w:pPr>
              <w:pStyle w:val="aTable"/>
              <w:rPr>
                <w:strike/>
                <w:highlight w:val="yellow"/>
              </w:rPr>
            </w:pPr>
            <w:r w:rsidRPr="00272E83">
              <w:rPr>
                <w:strike/>
              </w:rPr>
              <w:t>The port number used by the application for this service.</w:t>
            </w:r>
          </w:p>
        </w:tc>
      </w:tr>
    </w:tbl>
    <w:p w:rsidR="001E4F9F" w:rsidRPr="00272E83" w:rsidRDefault="001E4F9F" w:rsidP="001E4F9F">
      <w:pPr>
        <w:pStyle w:val="aPlainText"/>
        <w:rPr>
          <w:strike/>
          <w:highlight w:val="yellow"/>
        </w:rPr>
      </w:pPr>
    </w:p>
    <w:p w:rsidR="001E4F9F" w:rsidRPr="00272E83" w:rsidRDefault="001E4F9F" w:rsidP="001E4F9F">
      <w:pPr>
        <w:pStyle w:val="aNormal0"/>
        <w:rPr>
          <w:strike/>
        </w:rPr>
      </w:pPr>
      <w:r w:rsidRPr="00272E83">
        <w:rPr>
          <w:strike/>
        </w:rPr>
        <w:t xml:space="preserve">These values will be used to create an entry in </w:t>
      </w:r>
      <w:proofErr w:type="spellStart"/>
      <w:r w:rsidRPr="00272E83">
        <w:rPr>
          <w:strike/>
        </w:rPr>
        <w:t>SCU_List.dic</w:t>
      </w:r>
      <w:proofErr w:type="spellEnd"/>
      <w:r w:rsidRPr="00272E83">
        <w:rPr>
          <w:strike/>
        </w:rPr>
        <w:t xml:space="preserve"> for each device connecting to the Query/Retrieve application. Other values for this entry are usually static, and are provided in the steps </w:t>
      </w:r>
      <w:r w:rsidR="00B00523" w:rsidRPr="00272E83">
        <w:rPr>
          <w:strike/>
        </w:rPr>
        <w:fldChar w:fldCharType="begin"/>
      </w:r>
      <w:r w:rsidRPr="00272E83">
        <w:rPr>
          <w:strike/>
        </w:rPr>
        <w:instrText xml:space="preserve"> PAGEREF _Ref198434566 \p \h </w:instrText>
      </w:r>
      <w:r w:rsidR="00B00523" w:rsidRPr="00272E83">
        <w:rPr>
          <w:strike/>
        </w:rPr>
      </w:r>
      <w:r w:rsidR="00B00523" w:rsidRPr="00272E83">
        <w:rPr>
          <w:strike/>
        </w:rPr>
        <w:fldChar w:fldCharType="separate"/>
      </w:r>
      <w:r w:rsidR="001403F7">
        <w:rPr>
          <w:strike/>
          <w:noProof/>
        </w:rPr>
        <w:t>on page 157</w:t>
      </w:r>
      <w:r w:rsidR="00B00523" w:rsidRPr="00272E83">
        <w:rPr>
          <w:strike/>
        </w:rPr>
        <w:fldChar w:fldCharType="end"/>
      </w:r>
      <w:r w:rsidRPr="00272E83">
        <w:rPr>
          <w:strike/>
        </w:rPr>
        <w:t>.</w:t>
      </w:r>
    </w:p>
    <w:p w:rsidR="001E4F9F" w:rsidRPr="00272E83" w:rsidRDefault="0099632D" w:rsidP="00C810F8">
      <w:pPr>
        <w:pStyle w:val="Heading3"/>
        <w:numPr>
          <w:ilvl w:val="0"/>
          <w:numId w:val="0"/>
        </w:numPr>
        <w:rPr>
          <w:strike/>
        </w:rPr>
      </w:pPr>
      <w:bookmarkStart w:id="1973" w:name="_Ref198434287"/>
      <w:bookmarkStart w:id="1974" w:name="_Toc276475028"/>
      <w:bookmarkStart w:id="1975" w:name="_Toc356301133"/>
      <w:r w:rsidRPr="00272E83">
        <w:rPr>
          <w:strike/>
        </w:rPr>
        <w:lastRenderedPageBreak/>
        <w:t>J</w:t>
      </w:r>
      <w:r w:rsidR="001E4F9F" w:rsidRPr="00272E83">
        <w:rPr>
          <w:strike/>
        </w:rPr>
        <w:t>.</w:t>
      </w:r>
      <w:r w:rsidR="002E0283" w:rsidRPr="00272E83">
        <w:rPr>
          <w:strike/>
        </w:rPr>
        <w:t>3</w:t>
      </w:r>
      <w:r w:rsidR="00CD2543" w:rsidRPr="00272E83">
        <w:rPr>
          <w:strike/>
        </w:rPr>
        <w:t xml:space="preserve">.2  </w:t>
      </w:r>
      <w:r w:rsidR="001E4F9F" w:rsidRPr="00272E83">
        <w:rPr>
          <w:strike/>
        </w:rPr>
        <w:t>Information Needed for the Query/Retrieve Application</w:t>
      </w:r>
      <w:bookmarkEnd w:id="1971"/>
      <w:bookmarkEnd w:id="1973"/>
      <w:bookmarkEnd w:id="1974"/>
      <w:bookmarkEnd w:id="1975"/>
    </w:p>
    <w:p w:rsidR="001E4F9F" w:rsidRPr="00272E83" w:rsidRDefault="001E4F9F" w:rsidP="001E4F9F">
      <w:pPr>
        <w:pStyle w:val="aNormal0"/>
        <w:keepNext/>
        <w:rPr>
          <w:strike/>
        </w:rPr>
      </w:pPr>
      <w:r w:rsidRPr="00272E83">
        <w:rPr>
          <w:strike/>
        </w:rPr>
        <w:t>Decide what values your site will use for the following fields. These values will be used to create an entry in</w:t>
      </w:r>
      <w:r w:rsidRPr="00272E83">
        <w:rPr>
          <w:rStyle w:val="bPlainText"/>
          <w:strike/>
        </w:rPr>
        <w:t xml:space="preserve"> </w:t>
      </w:r>
      <w:proofErr w:type="spellStart"/>
      <w:r w:rsidRPr="00272E83">
        <w:rPr>
          <w:rStyle w:val="bPlainText"/>
          <w:strike/>
        </w:rPr>
        <w:t>SCU_List.dic</w:t>
      </w:r>
      <w:proofErr w:type="spellEnd"/>
      <w:r w:rsidRPr="00272E83">
        <w:rPr>
          <w:rStyle w:val="bPlainText"/>
          <w:strike/>
        </w:rPr>
        <w:t xml:space="preserve"> </w:t>
      </w:r>
      <w:r w:rsidRPr="00272E83">
        <w:rPr>
          <w:strike/>
        </w:rPr>
        <w:t xml:space="preserve">for the Query/Retrieve application. Other values for this entry are usually static and are provided in the steps </w:t>
      </w:r>
      <w:r w:rsidR="00B00523" w:rsidRPr="00272E83">
        <w:rPr>
          <w:strike/>
        </w:rPr>
        <w:fldChar w:fldCharType="begin"/>
      </w:r>
      <w:r w:rsidRPr="00272E83">
        <w:rPr>
          <w:strike/>
        </w:rPr>
        <w:instrText xml:space="preserve"> PAGEREF _Ref198434566 \p \h </w:instrText>
      </w:r>
      <w:r w:rsidR="00B00523" w:rsidRPr="00272E83">
        <w:rPr>
          <w:strike/>
        </w:rPr>
      </w:r>
      <w:r w:rsidR="00B00523" w:rsidRPr="00272E83">
        <w:rPr>
          <w:strike/>
        </w:rPr>
        <w:fldChar w:fldCharType="separate"/>
      </w:r>
      <w:r w:rsidR="001403F7">
        <w:rPr>
          <w:strike/>
          <w:noProof/>
        </w:rPr>
        <w:t>below</w:t>
      </w:r>
      <w:r w:rsidR="00B00523" w:rsidRPr="00272E83">
        <w:rPr>
          <w:strike/>
        </w:rPr>
        <w:fldChar w:fldCharType="end"/>
      </w:r>
      <w:r w:rsidRPr="00272E83">
        <w:rPr>
          <w:strike/>
        </w:rPr>
        <w:t>.</w:t>
      </w:r>
    </w:p>
    <w:tbl>
      <w:tblPr>
        <w:tblW w:w="7920"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firstRow="1" w:lastRow="1" w:firstColumn="1" w:lastColumn="1" w:noHBand="0" w:noVBand="0"/>
      </w:tblPr>
      <w:tblGrid>
        <w:gridCol w:w="1152"/>
        <w:gridCol w:w="1800"/>
        <w:gridCol w:w="4968"/>
      </w:tblGrid>
      <w:tr w:rsidR="001E4F9F" w:rsidRPr="00272E83" w:rsidTr="00D14F4B">
        <w:trPr>
          <w:tblHeader/>
        </w:trPr>
        <w:tc>
          <w:tcPr>
            <w:tcW w:w="1152" w:type="dxa"/>
          </w:tcPr>
          <w:p w:rsidR="001E4F9F" w:rsidRPr="00272E83" w:rsidRDefault="001E4F9F" w:rsidP="00D14F4B">
            <w:pPr>
              <w:pStyle w:val="aTable"/>
              <w:keepNext/>
              <w:rPr>
                <w:rStyle w:val="Strong"/>
                <w:strike/>
              </w:rPr>
            </w:pPr>
            <w:r w:rsidRPr="00272E83">
              <w:rPr>
                <w:rStyle w:val="Strong"/>
                <w:strike/>
              </w:rPr>
              <w:t>Field</w:t>
            </w:r>
          </w:p>
        </w:tc>
        <w:tc>
          <w:tcPr>
            <w:tcW w:w="1800" w:type="dxa"/>
          </w:tcPr>
          <w:p w:rsidR="001E4F9F" w:rsidRPr="00272E83" w:rsidRDefault="001E4F9F" w:rsidP="00D14F4B">
            <w:pPr>
              <w:pStyle w:val="aTable"/>
              <w:keepNext/>
              <w:rPr>
                <w:rStyle w:val="Strong"/>
                <w:strike/>
              </w:rPr>
            </w:pPr>
            <w:r w:rsidRPr="00272E83">
              <w:rPr>
                <w:rStyle w:val="Strong"/>
                <w:strike/>
              </w:rPr>
              <w:t>Suggested Value</w:t>
            </w:r>
          </w:p>
        </w:tc>
        <w:tc>
          <w:tcPr>
            <w:tcW w:w="4968" w:type="dxa"/>
          </w:tcPr>
          <w:p w:rsidR="001E4F9F" w:rsidRPr="00272E83" w:rsidRDefault="001E4F9F" w:rsidP="00D14F4B">
            <w:pPr>
              <w:pStyle w:val="aTable"/>
              <w:keepNext/>
              <w:rPr>
                <w:rStyle w:val="Strong"/>
                <w:strike/>
              </w:rPr>
            </w:pPr>
            <w:r w:rsidRPr="00272E83">
              <w:rPr>
                <w:rStyle w:val="Strong"/>
                <w:strike/>
              </w:rPr>
              <w:t>Notes</w:t>
            </w:r>
          </w:p>
        </w:tc>
      </w:tr>
      <w:tr w:rsidR="001E4F9F" w:rsidRPr="00272E83" w:rsidTr="00D14F4B">
        <w:tc>
          <w:tcPr>
            <w:tcW w:w="1152" w:type="dxa"/>
          </w:tcPr>
          <w:p w:rsidR="001E4F9F" w:rsidRPr="00272E83" w:rsidRDefault="001E4F9F" w:rsidP="00D14F4B">
            <w:pPr>
              <w:pStyle w:val="aTable"/>
              <w:rPr>
                <w:strike/>
              </w:rPr>
            </w:pPr>
            <w:r w:rsidRPr="00272E83">
              <w:rPr>
                <w:strike/>
              </w:rPr>
              <w:t>Application Name</w:t>
            </w:r>
          </w:p>
        </w:tc>
        <w:tc>
          <w:tcPr>
            <w:tcW w:w="1800" w:type="dxa"/>
          </w:tcPr>
          <w:p w:rsidR="001E4F9F" w:rsidRPr="00272E83" w:rsidRDefault="001E4F9F" w:rsidP="00D14F4B">
            <w:pPr>
              <w:pStyle w:val="aTable"/>
              <w:rPr>
                <w:strike/>
              </w:rPr>
            </w:pPr>
            <w:r w:rsidRPr="00272E83">
              <w:rPr>
                <w:strike/>
              </w:rPr>
              <w:t>Gateway QR SCP</w:t>
            </w:r>
          </w:p>
        </w:tc>
        <w:tc>
          <w:tcPr>
            <w:tcW w:w="4968" w:type="dxa"/>
          </w:tcPr>
          <w:p w:rsidR="001E4F9F" w:rsidRPr="00272E83" w:rsidRDefault="001E4F9F" w:rsidP="00D14F4B">
            <w:pPr>
              <w:pStyle w:val="aTable"/>
              <w:rPr>
                <w:strike/>
              </w:rPr>
            </w:pPr>
            <w:r w:rsidRPr="00272E83">
              <w:rPr>
                <w:strike/>
              </w:rPr>
              <w:t xml:space="preserve">The value used here is arbitrary and is used mainly to uniquely identify the entry in </w:t>
            </w:r>
            <w:proofErr w:type="spellStart"/>
            <w:r w:rsidRPr="00272E83">
              <w:rPr>
                <w:strike/>
              </w:rPr>
              <w:t>SCU_List.dic</w:t>
            </w:r>
            <w:proofErr w:type="spellEnd"/>
            <w:r w:rsidRPr="00272E83">
              <w:rPr>
                <w:strike/>
              </w:rPr>
              <w:t>.</w:t>
            </w:r>
          </w:p>
          <w:p w:rsidR="001E4F9F" w:rsidRPr="00272E83" w:rsidRDefault="001E4F9F" w:rsidP="00D14F4B">
            <w:pPr>
              <w:pStyle w:val="aTable"/>
              <w:rPr>
                <w:strike/>
                <w:highlight w:val="yellow"/>
              </w:rPr>
            </w:pPr>
            <w:r w:rsidRPr="00272E83">
              <w:rPr>
                <w:strike/>
              </w:rPr>
              <w:t>Sites can choose a different value; the value can be up to 31 characters long, and punctuation can be used. Values are not case-sensitive.</w:t>
            </w:r>
          </w:p>
        </w:tc>
      </w:tr>
      <w:tr w:rsidR="001E4F9F" w:rsidRPr="00272E83" w:rsidTr="00D14F4B">
        <w:tc>
          <w:tcPr>
            <w:tcW w:w="1152" w:type="dxa"/>
          </w:tcPr>
          <w:p w:rsidR="001E4F9F" w:rsidRPr="00272E83" w:rsidRDefault="001E4F9F" w:rsidP="00D14F4B">
            <w:pPr>
              <w:pStyle w:val="aTable"/>
              <w:rPr>
                <w:strike/>
              </w:rPr>
            </w:pPr>
            <w:r w:rsidRPr="00272E83">
              <w:rPr>
                <w:strike/>
              </w:rPr>
              <w:t>AE Title</w:t>
            </w:r>
          </w:p>
        </w:tc>
        <w:tc>
          <w:tcPr>
            <w:tcW w:w="1800" w:type="dxa"/>
          </w:tcPr>
          <w:p w:rsidR="001E4F9F" w:rsidRPr="00272E83" w:rsidRDefault="001E4F9F" w:rsidP="00D14F4B">
            <w:pPr>
              <w:pStyle w:val="aTable"/>
              <w:rPr>
                <w:strike/>
              </w:rPr>
            </w:pPr>
            <w:r w:rsidRPr="00272E83">
              <w:rPr>
                <w:strike/>
              </w:rPr>
              <w:t>DICOM_QR</w:t>
            </w:r>
          </w:p>
        </w:tc>
        <w:tc>
          <w:tcPr>
            <w:tcW w:w="4968" w:type="dxa"/>
          </w:tcPr>
          <w:p w:rsidR="001E4F9F" w:rsidRPr="00272E83" w:rsidRDefault="001E4F9F" w:rsidP="00D14F4B">
            <w:pPr>
              <w:pStyle w:val="aTable"/>
              <w:rPr>
                <w:strike/>
              </w:rPr>
            </w:pPr>
            <w:r w:rsidRPr="00272E83">
              <w:rPr>
                <w:strike/>
              </w:rPr>
              <w:t>Specifies the DICOM Application Entity Title for the Query/Retrieve application.</w:t>
            </w:r>
          </w:p>
          <w:p w:rsidR="001E4F9F" w:rsidRPr="00272E83" w:rsidRDefault="001E4F9F" w:rsidP="00D14F4B">
            <w:pPr>
              <w:pStyle w:val="aTable"/>
              <w:rPr>
                <w:strike/>
              </w:rPr>
            </w:pPr>
            <w:r w:rsidRPr="00272E83">
              <w:rPr>
                <w:strike/>
              </w:rPr>
              <w:t>It is recommended that the suggested value be used; however sites may choose a different value.</w:t>
            </w:r>
          </w:p>
          <w:p w:rsidR="001E4F9F" w:rsidRPr="00272E83" w:rsidRDefault="001E4F9F" w:rsidP="00D14F4B">
            <w:pPr>
              <w:pStyle w:val="aTable"/>
              <w:rPr>
                <w:strike/>
                <w:highlight w:val="yellow"/>
              </w:rPr>
            </w:pPr>
            <w:r w:rsidRPr="00272E83">
              <w:rPr>
                <w:strike/>
              </w:rPr>
              <w:t>The value can be up to 16 characters. It is not case-sensitive.</w:t>
            </w:r>
          </w:p>
        </w:tc>
      </w:tr>
    </w:tbl>
    <w:p w:rsidR="001E4F9F" w:rsidRPr="00272E83" w:rsidRDefault="0099632D" w:rsidP="00C810F8">
      <w:pPr>
        <w:pStyle w:val="Heading3"/>
        <w:numPr>
          <w:ilvl w:val="0"/>
          <w:numId w:val="0"/>
        </w:numPr>
        <w:rPr>
          <w:strike/>
        </w:rPr>
      </w:pPr>
      <w:bookmarkStart w:id="1976" w:name="_Ref198434566"/>
      <w:bookmarkStart w:id="1977" w:name="_Toc276475029"/>
      <w:bookmarkStart w:id="1978" w:name="_Toc356301134"/>
      <w:r w:rsidRPr="00272E83">
        <w:rPr>
          <w:strike/>
        </w:rPr>
        <w:t>J</w:t>
      </w:r>
      <w:r w:rsidR="001E4F9F" w:rsidRPr="00272E83">
        <w:rPr>
          <w:strike/>
        </w:rPr>
        <w:t>.</w:t>
      </w:r>
      <w:r w:rsidR="002E0283" w:rsidRPr="00272E83">
        <w:rPr>
          <w:strike/>
        </w:rPr>
        <w:t>3</w:t>
      </w:r>
      <w:r w:rsidR="00CD2543" w:rsidRPr="00272E83">
        <w:rPr>
          <w:strike/>
        </w:rPr>
        <w:t xml:space="preserve">.3  </w:t>
      </w:r>
      <w:r w:rsidR="001E4F9F" w:rsidRPr="00272E83">
        <w:rPr>
          <w:strike/>
        </w:rPr>
        <w:t xml:space="preserve">Adding Query/Retrieve-Related Entries to </w:t>
      </w:r>
      <w:proofErr w:type="spellStart"/>
      <w:r w:rsidR="001E4F9F" w:rsidRPr="00272E83">
        <w:rPr>
          <w:strike/>
        </w:rPr>
        <w:t>SCU_List.dic</w:t>
      </w:r>
      <w:bookmarkEnd w:id="1976"/>
      <w:bookmarkEnd w:id="1977"/>
      <w:bookmarkEnd w:id="1978"/>
      <w:proofErr w:type="spellEnd"/>
    </w:p>
    <w:p w:rsidR="001E4F9F" w:rsidRPr="00272E83" w:rsidRDefault="00D36CF7" w:rsidP="00D36CF7">
      <w:pPr>
        <w:pStyle w:val="aNorm"/>
        <w:rPr>
          <w:strike/>
        </w:rPr>
      </w:pPr>
      <w:r w:rsidRPr="00272E83">
        <w:rPr>
          <w:rStyle w:val="bleadin"/>
          <w:strike/>
        </w:rPr>
        <w:t>Note</w:t>
      </w:r>
      <w:r w:rsidRPr="00272E83">
        <w:rPr>
          <w:rStyle w:val="bleadin"/>
          <w:b w:val="0"/>
          <w:strike/>
        </w:rPr>
        <w:t xml:space="preserve">: </w:t>
      </w:r>
      <w:r w:rsidR="001E4F9F" w:rsidRPr="00272E83">
        <w:rPr>
          <w:strike/>
        </w:rPr>
        <w:t>These steps presume that all DICOM Gateways at a site (or in a division in a multi-divisional site) use the same instance of</w:t>
      </w:r>
      <w:r w:rsidR="001E4F9F" w:rsidRPr="00272E83">
        <w:rPr>
          <w:rStyle w:val="bPlainText"/>
          <w:strike/>
        </w:rPr>
        <w:t xml:space="preserve"> </w:t>
      </w:r>
      <w:proofErr w:type="spellStart"/>
      <w:r w:rsidR="001E4F9F" w:rsidRPr="00272E83">
        <w:rPr>
          <w:rStyle w:val="bPlainText"/>
          <w:strike/>
        </w:rPr>
        <w:t>SCU_List.dic</w:t>
      </w:r>
      <w:proofErr w:type="spellEnd"/>
      <w:r w:rsidR="001E4F9F" w:rsidRPr="00272E83">
        <w:rPr>
          <w:strike/>
        </w:rPr>
        <w:t xml:space="preserve">. </w:t>
      </w:r>
    </w:p>
    <w:p w:rsidR="001E4F9F" w:rsidRPr="00272E83" w:rsidRDefault="001E4F9F" w:rsidP="00905AF2">
      <w:pPr>
        <w:pStyle w:val="aNormal0"/>
        <w:keepNext/>
        <w:numPr>
          <w:ilvl w:val="0"/>
          <w:numId w:val="46"/>
        </w:numPr>
        <w:spacing w:before="0" w:after="180"/>
        <w:rPr>
          <w:strike/>
        </w:rPr>
      </w:pPr>
      <w:r w:rsidRPr="00272E83">
        <w:rPr>
          <w:strike/>
        </w:rPr>
        <w:t>Navigate to the drive where dictionary (.</w:t>
      </w:r>
      <w:proofErr w:type="spellStart"/>
      <w:r w:rsidRPr="00272E83">
        <w:rPr>
          <w:strike/>
        </w:rPr>
        <w:t>dic</w:t>
      </w:r>
      <w:proofErr w:type="spellEnd"/>
      <w:r w:rsidRPr="00272E83">
        <w:rPr>
          <w:strike/>
        </w:rPr>
        <w:t xml:space="preserve">) files are stored; use Notepad to open </w:t>
      </w:r>
      <w:proofErr w:type="spellStart"/>
      <w:r w:rsidRPr="00272E83">
        <w:rPr>
          <w:rStyle w:val="bPlainText"/>
          <w:strike/>
        </w:rPr>
        <w:t>SCU_List.dic</w:t>
      </w:r>
      <w:proofErr w:type="spellEnd"/>
      <w:r w:rsidRPr="00272E83">
        <w:rPr>
          <w:strike/>
        </w:rPr>
        <w:t>.</w:t>
      </w:r>
    </w:p>
    <w:p w:rsidR="001E4F9F" w:rsidRPr="00272E83" w:rsidRDefault="001E4F9F" w:rsidP="00905AF2">
      <w:pPr>
        <w:pStyle w:val="aNormal0"/>
        <w:keepNext/>
        <w:numPr>
          <w:ilvl w:val="0"/>
          <w:numId w:val="46"/>
        </w:numPr>
        <w:spacing w:before="0" w:after="180"/>
        <w:rPr>
          <w:strike/>
        </w:rPr>
      </w:pPr>
      <w:r w:rsidRPr="00272E83">
        <w:rPr>
          <w:strike/>
        </w:rPr>
        <w:t>Create an entry like the one below for each device</w:t>
      </w:r>
      <w:r w:rsidRPr="00272E83">
        <w:rPr>
          <w:rStyle w:val="FootnoteReference"/>
          <w:strike/>
        </w:rPr>
        <w:footnoteReference w:id="4"/>
      </w:r>
      <w:r w:rsidRPr="00272E83">
        <w:rPr>
          <w:strike/>
        </w:rPr>
        <w:t xml:space="preserve"> that will be connected to the Query/Retrieve application.</w:t>
      </w:r>
    </w:p>
    <w:p w:rsidR="001E4F9F" w:rsidRPr="00272E83" w:rsidRDefault="001E4F9F" w:rsidP="00905AF2">
      <w:pPr>
        <w:pStyle w:val="aNormal0"/>
        <w:numPr>
          <w:ilvl w:val="0"/>
          <w:numId w:val="44"/>
        </w:numPr>
        <w:spacing w:before="0" w:after="180"/>
        <w:rPr>
          <w:strike/>
        </w:rPr>
      </w:pPr>
      <w:r w:rsidRPr="00272E83">
        <w:rPr>
          <w:strike/>
        </w:rPr>
        <w:t xml:space="preserve">In the first line of the entry, replace the values shown in angle brackets below with values appropriate for the device. See </w:t>
      </w:r>
      <w:r w:rsidRPr="00272E83">
        <w:rPr>
          <w:rStyle w:val="Emphasis"/>
          <w:strike/>
        </w:rPr>
        <w:t>Information Needed for Devices using the Query/Retrieve Application</w:t>
      </w:r>
      <w:r w:rsidRPr="00272E83">
        <w:rPr>
          <w:strike/>
        </w:rPr>
        <w:t xml:space="preserve"> </w:t>
      </w:r>
      <w:r w:rsidR="00B00523" w:rsidRPr="00272E83">
        <w:rPr>
          <w:strike/>
        </w:rPr>
        <w:fldChar w:fldCharType="begin"/>
      </w:r>
      <w:r w:rsidRPr="00272E83">
        <w:rPr>
          <w:strike/>
        </w:rPr>
        <w:instrText xml:space="preserve"> PAGEREF _Ref198015236 \p \h </w:instrText>
      </w:r>
      <w:r w:rsidR="00B00523" w:rsidRPr="00272E83">
        <w:rPr>
          <w:strike/>
        </w:rPr>
      </w:r>
      <w:r w:rsidR="00B00523" w:rsidRPr="00272E83">
        <w:rPr>
          <w:strike/>
        </w:rPr>
        <w:fldChar w:fldCharType="separate"/>
      </w:r>
      <w:r w:rsidR="001403F7">
        <w:rPr>
          <w:strike/>
          <w:noProof/>
        </w:rPr>
        <w:t>on page 156</w:t>
      </w:r>
      <w:r w:rsidR="00B00523" w:rsidRPr="00272E83">
        <w:rPr>
          <w:strike/>
        </w:rPr>
        <w:fldChar w:fldCharType="end"/>
      </w:r>
      <w:r w:rsidRPr="00272E83">
        <w:rPr>
          <w:strike/>
        </w:rPr>
        <w:t>.</w:t>
      </w:r>
    </w:p>
    <w:p w:rsidR="001E4F9F" w:rsidRPr="00272E83" w:rsidRDefault="001E4F9F" w:rsidP="00905AF2">
      <w:pPr>
        <w:pStyle w:val="aNormal0"/>
        <w:numPr>
          <w:ilvl w:val="0"/>
          <w:numId w:val="44"/>
        </w:numPr>
        <w:spacing w:before="0" w:after="180"/>
        <w:rPr>
          <w:strike/>
        </w:rPr>
      </w:pPr>
      <w:r w:rsidRPr="00272E83">
        <w:rPr>
          <w:strike/>
        </w:rPr>
        <w:t xml:space="preserve">Enter all the other lines in the entry exactly as shown below. Note that the </w:t>
      </w:r>
      <w:r w:rsidRPr="00272E83">
        <w:rPr>
          <w:rStyle w:val="bPlainText"/>
          <w:strike/>
        </w:rPr>
        <w:t xml:space="preserve">Bogus </w:t>
      </w:r>
      <w:r w:rsidRPr="00272E83">
        <w:rPr>
          <w:strike/>
        </w:rPr>
        <w:t>value in the first line is a non-functional placeholder. (While this value is non-functional, a value must be present.)</w:t>
      </w:r>
    </w:p>
    <w:p w:rsidR="001E4F9F" w:rsidRPr="00272E83" w:rsidRDefault="001E4F9F" w:rsidP="00905AF2">
      <w:pPr>
        <w:pStyle w:val="aNormal0"/>
        <w:numPr>
          <w:ilvl w:val="0"/>
          <w:numId w:val="44"/>
        </w:numPr>
        <w:spacing w:before="0" w:after="180"/>
        <w:rPr>
          <w:strike/>
        </w:rPr>
      </w:pPr>
      <w:r w:rsidRPr="00272E83">
        <w:rPr>
          <w:strike/>
        </w:rPr>
        <w:t>New lines that start with ~ are specific to Query/Retrieve, and should be entered exactly as shown below. These values are described in detail in Appendix B.</w:t>
      </w:r>
    </w:p>
    <w:p w:rsidR="001E4F9F" w:rsidRPr="00272E83" w:rsidRDefault="00FE2D3B" w:rsidP="001E4F9F">
      <w:pPr>
        <w:pStyle w:val="aPlainText"/>
        <w:keepNext/>
        <w:ind w:left="288"/>
        <w:rPr>
          <w:rStyle w:val="Strong"/>
          <w:b w:val="0"/>
          <w:strike/>
          <w:szCs w:val="18"/>
        </w:rPr>
      </w:pPr>
      <w:r>
        <w:rPr>
          <w:strike/>
          <w:noProof/>
        </w:rPr>
        <w:lastRenderedPageBreak/>
        <w:pict>
          <v:shape id="_x0000_s1027" type="#_x0000_t202" style="position:absolute;left:0;text-align:left;margin-left:18pt;margin-top:0;width:107.5pt;height:20.95pt;z-index:2" stroked="f">
            <v:textbox style="mso-next-textbox:#_x0000_s1027" inset="0,,0">
              <w:txbxContent>
                <w:p w:rsidR="00753771" w:rsidRDefault="00753771" w:rsidP="001E4F9F">
                  <w:pPr>
                    <w:rPr>
                      <w:rStyle w:val="Strong"/>
                      <w:sz w:val="18"/>
                      <w:szCs w:val="18"/>
                    </w:rPr>
                  </w:pPr>
                  <w:r>
                    <w:rPr>
                      <w:rStyle w:val="Strong"/>
                      <w:sz w:val="18"/>
                      <w:szCs w:val="18"/>
                    </w:rPr>
                    <w:t xml:space="preserve"> Sample entry for Q/R SCU</w:t>
                  </w:r>
                </w:p>
              </w:txbxContent>
            </v:textbox>
            <w10:wrap side="left"/>
          </v:shape>
        </w:pict>
      </w:r>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rStyle w:val="Strong"/>
          <w:b w:val="0"/>
          <w:strike/>
          <w:szCs w:val="18"/>
        </w:rPr>
      </w:pPr>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strike/>
        </w:rPr>
      </w:pPr>
      <w:r w:rsidRPr="00272E83">
        <w:rPr>
          <w:rStyle w:val="Strong"/>
          <w:strike/>
        </w:rPr>
        <w:t>&lt;application name&gt;</w:t>
      </w:r>
      <w:r w:rsidRPr="00272E83">
        <w:rPr>
          <w:strike/>
        </w:rPr>
        <w:t>|</w:t>
      </w:r>
      <w:r w:rsidRPr="00272E83">
        <w:rPr>
          <w:rStyle w:val="Strong"/>
          <w:strike/>
        </w:rPr>
        <w:t>&lt;called AE&gt;</w:t>
      </w:r>
      <w:r w:rsidRPr="00272E83">
        <w:rPr>
          <w:strike/>
        </w:rPr>
        <w:t>|Bogus|</w:t>
      </w:r>
      <w:r w:rsidRPr="00272E83">
        <w:rPr>
          <w:rStyle w:val="Strong"/>
          <w:strike/>
        </w:rPr>
        <w:t>&lt;IP address&gt;</w:t>
      </w:r>
      <w:r w:rsidRPr="00272E83">
        <w:rPr>
          <w:strike/>
        </w:rPr>
        <w:t>|</w:t>
      </w:r>
      <w:r w:rsidRPr="00272E83">
        <w:rPr>
          <w:rStyle w:val="Strong"/>
          <w:strike/>
        </w:rPr>
        <w:t>&lt;port number&gt;</w:t>
      </w:r>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strike/>
        </w:rPr>
      </w:pPr>
      <w:r w:rsidRPr="00272E83">
        <w:rPr>
          <w:strike/>
        </w:rPr>
        <w:t xml:space="preserve">|Verification SOP </w:t>
      </w:r>
      <w:proofErr w:type="spellStart"/>
      <w:r w:rsidRPr="00272E83">
        <w:rPr>
          <w:strike/>
        </w:rPr>
        <w:t>Class|Implicit</w:t>
      </w:r>
      <w:proofErr w:type="spellEnd"/>
      <w:r w:rsidRPr="00272E83">
        <w:rPr>
          <w:strike/>
        </w:rPr>
        <w:t xml:space="preserve"> VR Little Endian</w:t>
      </w:r>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strike/>
        </w:rPr>
      </w:pPr>
      <w:r w:rsidRPr="00272E83">
        <w:rPr>
          <w:strike/>
        </w:rPr>
        <w:t xml:space="preserve">|Study Root Query/Retrieve Information Model - </w:t>
      </w:r>
      <w:proofErr w:type="spellStart"/>
      <w:r w:rsidRPr="00272E83">
        <w:rPr>
          <w:strike/>
        </w:rPr>
        <w:t>FIND|Implicit</w:t>
      </w:r>
      <w:proofErr w:type="spellEnd"/>
      <w:r w:rsidRPr="00272E83">
        <w:rPr>
          <w:strike/>
        </w:rPr>
        <w:t xml:space="preserve"> VR Little Endian</w:t>
      </w:r>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strike/>
        </w:rPr>
      </w:pPr>
      <w:r w:rsidRPr="00272E83">
        <w:rPr>
          <w:strike/>
        </w:rPr>
        <w:t xml:space="preserve">|Study Root Query/Retrieve Information Model - </w:t>
      </w:r>
      <w:proofErr w:type="spellStart"/>
      <w:r w:rsidRPr="00272E83">
        <w:rPr>
          <w:strike/>
        </w:rPr>
        <w:t>MOVE|Implicit</w:t>
      </w:r>
      <w:proofErr w:type="spellEnd"/>
      <w:r w:rsidRPr="00272E83">
        <w:rPr>
          <w:strike/>
        </w:rPr>
        <w:t xml:space="preserve"> VR Little Endian</w:t>
      </w:r>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strike/>
        </w:rPr>
      </w:pPr>
      <w:r w:rsidRPr="00272E83">
        <w:rPr>
          <w:strike/>
        </w:rPr>
        <w:t>~</w:t>
      </w:r>
      <w:proofErr w:type="spellStart"/>
      <w:r w:rsidRPr="00272E83">
        <w:rPr>
          <w:strike/>
        </w:rPr>
        <w:t>C-Find|Yes|No</w:t>
      </w:r>
      <w:proofErr w:type="spellEnd"/>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strike/>
        </w:rPr>
      </w:pPr>
      <w:r w:rsidRPr="00272E83">
        <w:rPr>
          <w:strike/>
        </w:rPr>
        <w:t>~</w:t>
      </w:r>
      <w:proofErr w:type="spellStart"/>
      <w:r w:rsidRPr="00272E83">
        <w:rPr>
          <w:strike/>
        </w:rPr>
        <w:t>C-Move|Yes|No</w:t>
      </w:r>
      <w:proofErr w:type="spellEnd"/>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strike/>
        </w:rPr>
      </w:pPr>
      <w:r w:rsidRPr="00272E83">
        <w:rPr>
          <w:strike/>
        </w:rPr>
        <w:t>~</w:t>
      </w:r>
      <w:proofErr w:type="spellStart"/>
      <w:r w:rsidRPr="00272E83">
        <w:rPr>
          <w:strike/>
        </w:rPr>
        <w:t>C-Store|No|Yes</w:t>
      </w:r>
      <w:proofErr w:type="spellEnd"/>
    </w:p>
    <w:p w:rsidR="001E4F9F" w:rsidRPr="00272E83" w:rsidRDefault="001E4F9F" w:rsidP="001E4F9F">
      <w:pPr>
        <w:pStyle w:val="aPlainText"/>
        <w:keepNext/>
        <w:pBdr>
          <w:top w:val="single" w:sz="4" w:space="1" w:color="auto"/>
          <w:left w:val="single" w:sz="4" w:space="4" w:color="auto"/>
          <w:bottom w:val="single" w:sz="4" w:space="1" w:color="auto"/>
          <w:right w:val="single" w:sz="4" w:space="4" w:color="auto"/>
        </w:pBdr>
        <w:ind w:left="288"/>
        <w:rPr>
          <w:strike/>
        </w:rPr>
      </w:pPr>
    </w:p>
    <w:p w:rsidR="001E4F9F" w:rsidRPr="00272E83" w:rsidRDefault="001E4F9F" w:rsidP="001E4F9F">
      <w:pPr>
        <w:pStyle w:val="aPlainText"/>
        <w:rPr>
          <w:strike/>
        </w:rPr>
      </w:pPr>
    </w:p>
    <w:p w:rsidR="001E4F9F" w:rsidRPr="00272E83" w:rsidRDefault="001E4F9F" w:rsidP="001E4F9F">
      <w:pPr>
        <w:pStyle w:val="aPlainText"/>
        <w:rPr>
          <w:strike/>
        </w:rPr>
      </w:pPr>
    </w:p>
    <w:p w:rsidR="001E4F9F" w:rsidRPr="00272E83" w:rsidRDefault="001E4F9F" w:rsidP="00905AF2">
      <w:pPr>
        <w:pStyle w:val="aNormal0"/>
        <w:keepNext/>
        <w:numPr>
          <w:ilvl w:val="0"/>
          <w:numId w:val="46"/>
        </w:numPr>
        <w:spacing w:before="0" w:after="180"/>
        <w:rPr>
          <w:strike/>
        </w:rPr>
      </w:pPr>
      <w:r w:rsidRPr="00272E83">
        <w:rPr>
          <w:strike/>
        </w:rPr>
        <w:t>Create the following entry for the Query/Retrieve application.</w:t>
      </w:r>
    </w:p>
    <w:p w:rsidR="001E4F9F" w:rsidRPr="00272E83" w:rsidRDefault="001E4F9F" w:rsidP="00905AF2">
      <w:pPr>
        <w:pStyle w:val="aNormal0"/>
        <w:numPr>
          <w:ilvl w:val="0"/>
          <w:numId w:val="44"/>
        </w:numPr>
        <w:spacing w:before="0" w:after="180"/>
        <w:rPr>
          <w:strike/>
        </w:rPr>
      </w:pPr>
      <w:r w:rsidRPr="00272E83">
        <w:rPr>
          <w:strike/>
        </w:rPr>
        <w:t xml:space="preserve">In the first line of the entry, set values shown in angle brackets below as desired; see </w:t>
      </w:r>
      <w:r w:rsidRPr="00272E83">
        <w:rPr>
          <w:rStyle w:val="Emphasis"/>
          <w:strike/>
        </w:rPr>
        <w:t xml:space="preserve">Information Needed for the Query/Retrieve Application </w:t>
      </w:r>
      <w:r w:rsidR="00B00523" w:rsidRPr="00272E83">
        <w:rPr>
          <w:strike/>
        </w:rPr>
        <w:fldChar w:fldCharType="begin"/>
      </w:r>
      <w:r w:rsidRPr="00272E83">
        <w:rPr>
          <w:strike/>
        </w:rPr>
        <w:instrText xml:space="preserve"> PAGEREF _Ref198434287 \p \h </w:instrText>
      </w:r>
      <w:r w:rsidR="00B00523" w:rsidRPr="00272E83">
        <w:rPr>
          <w:strike/>
        </w:rPr>
      </w:r>
      <w:r w:rsidR="00B00523" w:rsidRPr="00272E83">
        <w:rPr>
          <w:strike/>
        </w:rPr>
        <w:fldChar w:fldCharType="separate"/>
      </w:r>
      <w:r w:rsidR="001403F7">
        <w:rPr>
          <w:strike/>
          <w:noProof/>
        </w:rPr>
        <w:t>on page 157</w:t>
      </w:r>
      <w:r w:rsidR="00B00523" w:rsidRPr="00272E83">
        <w:rPr>
          <w:strike/>
        </w:rPr>
        <w:fldChar w:fldCharType="end"/>
      </w:r>
      <w:r w:rsidRPr="00272E83">
        <w:rPr>
          <w:strike/>
        </w:rPr>
        <w:t xml:space="preserve"> for suggested values.</w:t>
      </w:r>
    </w:p>
    <w:p w:rsidR="001E4F9F" w:rsidRPr="00272E83" w:rsidRDefault="001E4F9F" w:rsidP="00905AF2">
      <w:pPr>
        <w:pStyle w:val="aNormal0"/>
        <w:numPr>
          <w:ilvl w:val="0"/>
          <w:numId w:val="44"/>
        </w:numPr>
        <w:spacing w:before="0" w:after="180"/>
        <w:rPr>
          <w:strike/>
        </w:rPr>
      </w:pPr>
      <w:r w:rsidRPr="00272E83">
        <w:rPr>
          <w:strike/>
        </w:rPr>
        <w:t xml:space="preserve">Also in the first line, the values of </w:t>
      </w:r>
      <w:r w:rsidRPr="00272E83">
        <w:rPr>
          <w:rStyle w:val="bPlainText"/>
          <w:b/>
          <w:strike/>
        </w:rPr>
        <w:t>Bogus</w:t>
      </w:r>
      <w:r w:rsidRPr="00272E83">
        <w:rPr>
          <w:strike/>
        </w:rPr>
        <w:t xml:space="preserve">, and </w:t>
      </w:r>
      <w:r w:rsidRPr="00272E83">
        <w:rPr>
          <w:rStyle w:val="bPlainText"/>
          <w:b/>
          <w:strike/>
        </w:rPr>
        <w:t>127.0.0.1</w:t>
      </w:r>
      <w:r w:rsidRPr="00272E83">
        <w:rPr>
          <w:strike/>
        </w:rPr>
        <w:t xml:space="preserve"> (for the IP address) should be entered exactly as shown below. In almost all situations, the value of 60090 should be used for the port number field. </w:t>
      </w:r>
    </w:p>
    <w:p w:rsidR="001E4F9F" w:rsidRPr="00272E83" w:rsidRDefault="001E4F9F" w:rsidP="00905AF2">
      <w:pPr>
        <w:pStyle w:val="aNormal0"/>
        <w:numPr>
          <w:ilvl w:val="0"/>
          <w:numId w:val="44"/>
        </w:numPr>
        <w:spacing w:before="0" w:after="180"/>
        <w:rPr>
          <w:strike/>
        </w:rPr>
      </w:pPr>
      <w:r w:rsidRPr="00272E83">
        <w:rPr>
          <w:strike/>
        </w:rPr>
        <w:t xml:space="preserve">Enter all the other lines in the entry exactly as shown below. </w:t>
      </w:r>
    </w:p>
    <w:p w:rsidR="001E4F9F" w:rsidRPr="00272E83" w:rsidRDefault="001E4F9F" w:rsidP="00905AF2">
      <w:pPr>
        <w:pStyle w:val="aNormal0"/>
        <w:numPr>
          <w:ilvl w:val="0"/>
          <w:numId w:val="44"/>
        </w:numPr>
        <w:spacing w:before="0" w:after="180"/>
        <w:rPr>
          <w:strike/>
        </w:rPr>
      </w:pPr>
      <w:r w:rsidRPr="00272E83">
        <w:rPr>
          <w:strike/>
        </w:rPr>
        <w:t>New lines that start with ~ are specific to Query/Retrieve, and should be entered exactly as shown below. These values are described in detail in Appendix B.</w:t>
      </w:r>
    </w:p>
    <w:p w:rsidR="001E4F9F" w:rsidRPr="00272E83" w:rsidRDefault="00FE2D3B" w:rsidP="001E4F9F">
      <w:pPr>
        <w:pStyle w:val="aPlainText"/>
        <w:ind w:left="288"/>
        <w:rPr>
          <w:rStyle w:val="Strong"/>
          <w:b w:val="0"/>
          <w:strike/>
          <w:szCs w:val="18"/>
        </w:rPr>
      </w:pPr>
      <w:r>
        <w:rPr>
          <w:b/>
          <w:bCs/>
          <w:strike/>
          <w:noProof/>
        </w:rPr>
        <w:pict>
          <v:shape id="_x0000_s1028" type="#_x0000_t202" style="position:absolute;left:0;text-align:left;margin-left:16.45pt;margin-top:.15pt;width:107.5pt;height:19.9pt;z-index:3" stroked="f">
            <v:textbox style="mso-next-textbox:#_x0000_s1028" inset="0,,0">
              <w:txbxContent>
                <w:p w:rsidR="00753771" w:rsidRDefault="00753771" w:rsidP="001E4F9F">
                  <w:pPr>
                    <w:rPr>
                      <w:rStyle w:val="Strong"/>
                      <w:sz w:val="18"/>
                      <w:szCs w:val="18"/>
                    </w:rPr>
                  </w:pPr>
                  <w:r>
                    <w:rPr>
                      <w:rStyle w:val="Strong"/>
                      <w:sz w:val="18"/>
                      <w:szCs w:val="18"/>
                    </w:rPr>
                    <w:t xml:space="preserve"> Sample entry for Q/R SCP</w:t>
                  </w:r>
                </w:p>
              </w:txbxContent>
            </v:textbox>
            <w10:wrap side="left"/>
          </v:shape>
        </w:pict>
      </w:r>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rStyle w:val="Strong"/>
          <w:b w:val="0"/>
          <w:strike/>
          <w:szCs w:val="18"/>
        </w:rPr>
      </w:pPr>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strike/>
        </w:rPr>
      </w:pPr>
      <w:r w:rsidRPr="00272E83">
        <w:rPr>
          <w:rStyle w:val="Strong"/>
          <w:strike/>
        </w:rPr>
        <w:t>&lt;application name&gt;</w:t>
      </w:r>
      <w:r w:rsidRPr="00272E83">
        <w:rPr>
          <w:strike/>
        </w:rPr>
        <w:t>|</w:t>
      </w:r>
      <w:r w:rsidRPr="00272E83">
        <w:rPr>
          <w:rStyle w:val="Strong"/>
          <w:strike/>
        </w:rPr>
        <w:t>&lt;called AE&gt;</w:t>
      </w:r>
      <w:r w:rsidRPr="00272E83">
        <w:rPr>
          <w:strike/>
        </w:rPr>
        <w:t>|Bogus|127.0.0.1|60090</w:t>
      </w:r>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strike/>
        </w:rPr>
      </w:pPr>
      <w:r w:rsidRPr="00272E83">
        <w:rPr>
          <w:strike/>
        </w:rPr>
        <w:t xml:space="preserve">|Verification SOP </w:t>
      </w:r>
      <w:proofErr w:type="spellStart"/>
      <w:r w:rsidRPr="00272E83">
        <w:rPr>
          <w:strike/>
        </w:rPr>
        <w:t>Class|Implicit</w:t>
      </w:r>
      <w:proofErr w:type="spellEnd"/>
      <w:r w:rsidRPr="00272E83">
        <w:rPr>
          <w:strike/>
        </w:rPr>
        <w:t xml:space="preserve"> VR Little Endian</w:t>
      </w:r>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strike/>
        </w:rPr>
      </w:pPr>
      <w:r w:rsidRPr="00272E83">
        <w:rPr>
          <w:strike/>
        </w:rPr>
        <w:t xml:space="preserve">|Study Root Query/Retrieve Information Model - </w:t>
      </w:r>
      <w:proofErr w:type="spellStart"/>
      <w:r w:rsidRPr="00272E83">
        <w:rPr>
          <w:strike/>
        </w:rPr>
        <w:t>FIND|Implicit</w:t>
      </w:r>
      <w:proofErr w:type="spellEnd"/>
      <w:r w:rsidRPr="00272E83">
        <w:rPr>
          <w:strike/>
        </w:rPr>
        <w:t xml:space="preserve"> VR Little Endian</w:t>
      </w:r>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strike/>
        </w:rPr>
      </w:pPr>
      <w:r w:rsidRPr="00272E83">
        <w:rPr>
          <w:strike/>
        </w:rPr>
        <w:t xml:space="preserve">|Study Root Query/Retrieve Information Model - </w:t>
      </w:r>
      <w:proofErr w:type="spellStart"/>
      <w:r w:rsidRPr="00272E83">
        <w:rPr>
          <w:strike/>
        </w:rPr>
        <w:t>MOVE|Implicit</w:t>
      </w:r>
      <w:proofErr w:type="spellEnd"/>
      <w:r w:rsidRPr="00272E83">
        <w:rPr>
          <w:strike/>
        </w:rPr>
        <w:t xml:space="preserve"> VR Little Endian</w:t>
      </w:r>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strike/>
        </w:rPr>
      </w:pPr>
      <w:r w:rsidRPr="00272E83">
        <w:rPr>
          <w:strike/>
        </w:rPr>
        <w:t>~</w:t>
      </w:r>
      <w:proofErr w:type="spellStart"/>
      <w:r w:rsidRPr="00272E83">
        <w:rPr>
          <w:strike/>
        </w:rPr>
        <w:t>C-Find|No|Yes</w:t>
      </w:r>
      <w:proofErr w:type="spellEnd"/>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strike/>
        </w:rPr>
      </w:pPr>
      <w:r w:rsidRPr="00272E83">
        <w:rPr>
          <w:strike/>
        </w:rPr>
        <w:t>~</w:t>
      </w:r>
      <w:proofErr w:type="spellStart"/>
      <w:r w:rsidRPr="00272E83">
        <w:rPr>
          <w:strike/>
        </w:rPr>
        <w:t>C-Move|No|Yes</w:t>
      </w:r>
      <w:proofErr w:type="spellEnd"/>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strike/>
        </w:rPr>
      </w:pPr>
      <w:r w:rsidRPr="00272E83">
        <w:rPr>
          <w:strike/>
        </w:rPr>
        <w:t>~</w:t>
      </w:r>
      <w:proofErr w:type="spellStart"/>
      <w:r w:rsidRPr="00272E83">
        <w:rPr>
          <w:strike/>
        </w:rPr>
        <w:t>C-Store|Yes|No</w:t>
      </w:r>
      <w:proofErr w:type="spellEnd"/>
    </w:p>
    <w:p w:rsidR="001E4F9F" w:rsidRPr="00272E83" w:rsidRDefault="001E4F9F" w:rsidP="001E4F9F">
      <w:pPr>
        <w:pStyle w:val="aPlainText"/>
        <w:pBdr>
          <w:top w:val="single" w:sz="4" w:space="1" w:color="auto"/>
          <w:left w:val="single" w:sz="4" w:space="4" w:color="auto"/>
          <w:bottom w:val="single" w:sz="4" w:space="1" w:color="auto"/>
          <w:right w:val="single" w:sz="4" w:space="4" w:color="auto"/>
        </w:pBdr>
        <w:ind w:left="288"/>
        <w:rPr>
          <w:strike/>
        </w:rPr>
      </w:pPr>
    </w:p>
    <w:p w:rsidR="001E4F9F" w:rsidRPr="00272E83" w:rsidRDefault="001E4F9F" w:rsidP="001E4F9F">
      <w:pPr>
        <w:pStyle w:val="aPlainText"/>
        <w:rPr>
          <w:strike/>
        </w:rPr>
      </w:pPr>
    </w:p>
    <w:p w:rsidR="001E4F9F" w:rsidRPr="00272E83" w:rsidRDefault="001E4F9F" w:rsidP="00905AF2">
      <w:pPr>
        <w:pStyle w:val="aNormal0"/>
        <w:keepNext/>
        <w:numPr>
          <w:ilvl w:val="0"/>
          <w:numId w:val="46"/>
        </w:numPr>
        <w:spacing w:before="0" w:after="180"/>
        <w:rPr>
          <w:strike/>
        </w:rPr>
      </w:pPr>
      <w:r w:rsidRPr="00272E83">
        <w:rPr>
          <w:strike/>
        </w:rPr>
        <w:t xml:space="preserve">Save and close </w:t>
      </w:r>
      <w:proofErr w:type="spellStart"/>
      <w:r w:rsidRPr="00272E83">
        <w:rPr>
          <w:rStyle w:val="bPlainText"/>
          <w:strike/>
        </w:rPr>
        <w:t>SCU_List.dic</w:t>
      </w:r>
      <w:proofErr w:type="spellEnd"/>
      <w:r w:rsidRPr="00272E83">
        <w:rPr>
          <w:strike/>
        </w:rPr>
        <w:t>.</w:t>
      </w:r>
    </w:p>
    <w:p w:rsidR="001E4F9F" w:rsidRPr="00272E83" w:rsidRDefault="001E4F9F" w:rsidP="00905AF2">
      <w:pPr>
        <w:pStyle w:val="aNormal0"/>
        <w:keepNext/>
        <w:numPr>
          <w:ilvl w:val="0"/>
          <w:numId w:val="46"/>
        </w:numPr>
        <w:spacing w:before="0" w:after="180"/>
        <w:rPr>
          <w:rFonts w:eastAsia="MS Mincho"/>
          <w:strike/>
        </w:rPr>
      </w:pPr>
      <w:r w:rsidRPr="00272E83">
        <w:rPr>
          <w:rFonts w:eastAsia="MS Mincho"/>
          <w:strike/>
        </w:rPr>
        <w:t xml:space="preserve">Run option </w:t>
      </w:r>
      <w:r w:rsidRPr="00272E83">
        <w:rPr>
          <w:rStyle w:val="Strong"/>
          <w:rFonts w:eastAsia="MS Mincho"/>
          <w:strike/>
        </w:rPr>
        <w:t>4-2-7</w:t>
      </w:r>
      <w:r w:rsidRPr="00272E83">
        <w:rPr>
          <w:rFonts w:eastAsia="MS Mincho"/>
          <w:strike/>
        </w:rPr>
        <w:t xml:space="preserve"> on all DICOM Gateways.</w:t>
      </w:r>
    </w:p>
    <w:p w:rsidR="001E4F9F" w:rsidRPr="00272E83" w:rsidRDefault="001E4F9F" w:rsidP="001E4F9F">
      <w:pPr>
        <w:pStyle w:val="aPlainText"/>
        <w:rPr>
          <w:strike/>
        </w:rPr>
      </w:pPr>
      <w:r w:rsidRPr="00272E83">
        <w:rPr>
          <w:strike/>
        </w:rPr>
        <w:t xml:space="preserve">     4 - System Maintenance</w:t>
      </w:r>
    </w:p>
    <w:p w:rsidR="001E4F9F" w:rsidRPr="00272E83" w:rsidRDefault="001E4F9F" w:rsidP="001E4F9F">
      <w:pPr>
        <w:pStyle w:val="aPlainText"/>
        <w:rPr>
          <w:strike/>
        </w:rPr>
      </w:pPr>
      <w:r w:rsidRPr="00272E83">
        <w:rPr>
          <w:strike/>
        </w:rPr>
        <w:t xml:space="preserve">        2 – Gateway Configuration and DICOM Master Files</w:t>
      </w:r>
    </w:p>
    <w:p w:rsidR="001E4F9F" w:rsidRPr="00272E83" w:rsidRDefault="001E4F9F" w:rsidP="001E4F9F">
      <w:pPr>
        <w:pStyle w:val="aPlainText"/>
        <w:rPr>
          <w:strike/>
        </w:rPr>
      </w:pPr>
      <w:r w:rsidRPr="00272E83">
        <w:rPr>
          <w:strike/>
        </w:rPr>
        <w:t xml:space="preserve">          7 – Update SCU_LIST.DIC</w:t>
      </w:r>
    </w:p>
    <w:p w:rsidR="001E4F9F" w:rsidRPr="00272E83" w:rsidRDefault="0099632D" w:rsidP="00C810F8">
      <w:pPr>
        <w:pStyle w:val="Heading2"/>
        <w:numPr>
          <w:ilvl w:val="0"/>
          <w:numId w:val="0"/>
        </w:numPr>
        <w:rPr>
          <w:strike/>
        </w:rPr>
      </w:pPr>
      <w:bookmarkStart w:id="1979" w:name="_Toc255898698"/>
      <w:bookmarkStart w:id="1980" w:name="_Ref270002951"/>
      <w:bookmarkStart w:id="1981" w:name="_Toc276475030"/>
      <w:bookmarkStart w:id="1982" w:name="_Toc356301135"/>
      <w:r w:rsidRPr="00272E83">
        <w:rPr>
          <w:strike/>
        </w:rPr>
        <w:lastRenderedPageBreak/>
        <w:t>J</w:t>
      </w:r>
      <w:r w:rsidR="001E4F9F" w:rsidRPr="00272E83">
        <w:rPr>
          <w:strike/>
        </w:rPr>
        <w:t>.</w:t>
      </w:r>
      <w:r w:rsidR="002E0283" w:rsidRPr="00272E83">
        <w:rPr>
          <w:strike/>
        </w:rPr>
        <w:t xml:space="preserve">4  </w:t>
      </w:r>
      <w:r w:rsidR="001E4F9F" w:rsidRPr="00272E83">
        <w:rPr>
          <w:strike/>
        </w:rPr>
        <w:t>Display and Upload Timestamp/Location Data</w:t>
      </w:r>
      <w:bookmarkEnd w:id="1979"/>
      <w:bookmarkEnd w:id="1980"/>
      <w:bookmarkEnd w:id="1981"/>
      <w:bookmarkEnd w:id="1982"/>
    </w:p>
    <w:p w:rsidR="001E4F9F" w:rsidRPr="00272E83" w:rsidRDefault="001E4F9F" w:rsidP="001E4F9F">
      <w:pPr>
        <w:pStyle w:val="aNormal0"/>
        <w:keepNext/>
        <w:rPr>
          <w:strike/>
        </w:rPr>
      </w:pPr>
      <w:r w:rsidRPr="00272E83">
        <w:rPr>
          <w:strike/>
        </w:rPr>
        <w:t>A new DICOM Gateway menu option introduced in Patch 66 must be executed for the Query/Retrieve application to function properly. Once the steps below are performed, they do not need to be re-run unless the storage location of .</w:t>
      </w:r>
      <w:proofErr w:type="spellStart"/>
      <w:r w:rsidRPr="00272E83">
        <w:rPr>
          <w:strike/>
        </w:rPr>
        <w:t>dic</w:t>
      </w:r>
      <w:proofErr w:type="spellEnd"/>
      <w:r w:rsidRPr="00272E83">
        <w:rPr>
          <w:strike/>
        </w:rPr>
        <w:t xml:space="preserve"> files is changed.</w:t>
      </w:r>
    </w:p>
    <w:p w:rsidR="001E4F9F" w:rsidRPr="00272E83" w:rsidRDefault="001E4F9F" w:rsidP="001E4F9F">
      <w:pPr>
        <w:pStyle w:val="Tip1"/>
        <w:ind w:left="1260" w:hanging="1260"/>
        <w:rPr>
          <w:strike/>
        </w:rPr>
      </w:pPr>
      <w:r w:rsidRPr="00272E83">
        <w:rPr>
          <w:rStyle w:val="bleadin"/>
          <w:strike/>
        </w:rPr>
        <w:t>WARNING</w:t>
      </w:r>
      <w:r w:rsidRPr="00272E83">
        <w:rPr>
          <w:rStyle w:val="bleadin"/>
          <w:strike/>
        </w:rPr>
        <w:tab/>
      </w:r>
      <w:r w:rsidRPr="00272E83">
        <w:rPr>
          <w:strike/>
        </w:rPr>
        <w:t>If the steps below are not run, the Query/Retrieve application will convert older CT images (images acquired before the installation of Patch 50) to secondary capture images when responding to retrieval requests.</w:t>
      </w:r>
    </w:p>
    <w:p w:rsidR="001E4F9F" w:rsidRPr="00272E83" w:rsidRDefault="001E4F9F" w:rsidP="001E4F9F">
      <w:pPr>
        <w:pStyle w:val="aPlainText"/>
        <w:rPr>
          <w:strike/>
        </w:rPr>
      </w:pPr>
    </w:p>
    <w:p w:rsidR="001E4F9F" w:rsidRPr="00272E83" w:rsidRDefault="001E4F9F" w:rsidP="00905AF2">
      <w:pPr>
        <w:pStyle w:val="aNormal0"/>
        <w:keepNext/>
        <w:numPr>
          <w:ilvl w:val="0"/>
          <w:numId w:val="49"/>
        </w:numPr>
        <w:spacing w:before="0" w:after="180"/>
        <w:rPr>
          <w:strike/>
        </w:rPr>
      </w:pPr>
      <w:r w:rsidRPr="00272E83">
        <w:rPr>
          <w:rFonts w:eastAsia="MS Mincho"/>
          <w:strike/>
        </w:rPr>
        <w:t>On</w:t>
      </w:r>
      <w:r w:rsidRPr="00272E83">
        <w:rPr>
          <w:strike/>
        </w:rPr>
        <w:t xml:space="preserve"> the DICOM Gateway where the Query/Retrieve application is installed, open a new terminal window and access the main DICOM Gateway menu.</w:t>
      </w:r>
    </w:p>
    <w:p w:rsidR="001E4F9F" w:rsidRPr="00272E83" w:rsidRDefault="001E4F9F" w:rsidP="00905AF2">
      <w:pPr>
        <w:pStyle w:val="aNormal0"/>
        <w:keepNext/>
        <w:numPr>
          <w:ilvl w:val="0"/>
          <w:numId w:val="49"/>
        </w:numPr>
        <w:spacing w:before="0" w:after="180"/>
        <w:rPr>
          <w:rFonts w:eastAsia="MS Mincho"/>
          <w:strike/>
        </w:rPr>
      </w:pPr>
      <w:r w:rsidRPr="00272E83">
        <w:rPr>
          <w:rFonts w:eastAsia="MS Mincho"/>
          <w:strike/>
        </w:rPr>
        <w:t xml:space="preserve">Run option </w:t>
      </w:r>
      <w:r w:rsidRPr="00272E83">
        <w:rPr>
          <w:rStyle w:val="Strong"/>
          <w:rFonts w:eastAsia="MS Mincho"/>
          <w:strike/>
        </w:rPr>
        <w:t>4-2-12</w:t>
      </w:r>
      <w:r w:rsidRPr="00272E83">
        <w:rPr>
          <w:rFonts w:eastAsia="MS Mincho"/>
          <w:strike/>
        </w:rPr>
        <w:t xml:space="preserve"> and verify that all configuration settings have been retained.</w:t>
      </w:r>
    </w:p>
    <w:p w:rsidR="001E4F9F" w:rsidRPr="00272E83" w:rsidRDefault="001E4F9F" w:rsidP="001E4F9F">
      <w:pPr>
        <w:pStyle w:val="aPlainText"/>
        <w:keepNext/>
        <w:rPr>
          <w:strike/>
        </w:rPr>
      </w:pPr>
      <w:r w:rsidRPr="00272E83">
        <w:rPr>
          <w:strike/>
        </w:rPr>
        <w:t xml:space="preserve">     4 - System Maintenance</w:t>
      </w:r>
    </w:p>
    <w:p w:rsidR="001E4F9F" w:rsidRPr="00272E83" w:rsidRDefault="001E4F9F" w:rsidP="001E4F9F">
      <w:pPr>
        <w:pStyle w:val="aPlainText"/>
        <w:keepNext/>
        <w:rPr>
          <w:strike/>
        </w:rPr>
      </w:pPr>
      <w:r w:rsidRPr="00272E83">
        <w:rPr>
          <w:strike/>
        </w:rPr>
        <w:t xml:space="preserve">        2 – Gateway Configuration and DICOM Master Files</w:t>
      </w:r>
    </w:p>
    <w:p w:rsidR="001E4F9F" w:rsidRPr="00272E83" w:rsidRDefault="001E4F9F" w:rsidP="001E4F9F">
      <w:pPr>
        <w:pStyle w:val="aPlainText"/>
        <w:rPr>
          <w:strike/>
        </w:rPr>
      </w:pPr>
      <w:r w:rsidRPr="00272E83">
        <w:rPr>
          <w:strike/>
        </w:rPr>
        <w:t xml:space="preserve">          12 – Display Versions and/or Timestamps of Components</w:t>
      </w:r>
    </w:p>
    <w:p w:rsidR="001E4F9F" w:rsidRPr="00272E83" w:rsidRDefault="001E4F9F" w:rsidP="001E4F9F">
      <w:pPr>
        <w:pStyle w:val="aPlainText"/>
        <w:rPr>
          <w:strike/>
        </w:rPr>
      </w:pPr>
    </w:p>
    <w:p w:rsidR="001E4F9F" w:rsidRPr="00272E83" w:rsidRDefault="001E4F9F" w:rsidP="001E4F9F">
      <w:pPr>
        <w:pStyle w:val="aNormal0"/>
        <w:rPr>
          <w:strike/>
        </w:rPr>
      </w:pPr>
      <w:r w:rsidRPr="00272E83">
        <w:rPr>
          <w:strike/>
        </w:rPr>
        <w:t>The output that is displayed is a duplicate of the information loaded into VistA.</w:t>
      </w:r>
    </w:p>
    <w:p w:rsidR="001E4F9F" w:rsidRPr="00272E83" w:rsidRDefault="0099632D" w:rsidP="00C810F8">
      <w:pPr>
        <w:pStyle w:val="Heading2"/>
        <w:numPr>
          <w:ilvl w:val="0"/>
          <w:numId w:val="0"/>
        </w:numPr>
        <w:rPr>
          <w:strike/>
        </w:rPr>
      </w:pPr>
      <w:bookmarkStart w:id="1983" w:name="_Toc255898699"/>
      <w:bookmarkStart w:id="1984" w:name="_Toc276475031"/>
      <w:bookmarkStart w:id="1985" w:name="_Toc356301136"/>
      <w:r w:rsidRPr="00272E83">
        <w:rPr>
          <w:strike/>
        </w:rPr>
        <w:t>J</w:t>
      </w:r>
      <w:r w:rsidR="001E4F9F" w:rsidRPr="00272E83">
        <w:rPr>
          <w:strike/>
        </w:rPr>
        <w:t>.</w:t>
      </w:r>
      <w:r w:rsidR="002E0283" w:rsidRPr="00272E83">
        <w:rPr>
          <w:strike/>
        </w:rPr>
        <w:t xml:space="preserve">5  </w:t>
      </w:r>
      <w:r w:rsidR="001E4F9F" w:rsidRPr="00272E83">
        <w:rPr>
          <w:strike/>
        </w:rPr>
        <w:t>Message of the Day Setup (Optional)</w:t>
      </w:r>
      <w:bookmarkEnd w:id="1983"/>
      <w:bookmarkEnd w:id="1984"/>
      <w:bookmarkEnd w:id="1985"/>
    </w:p>
    <w:p w:rsidR="001E4F9F" w:rsidRPr="00272E83" w:rsidRDefault="001E4F9F" w:rsidP="001E4F9F">
      <w:pPr>
        <w:pStyle w:val="aNormal0"/>
        <w:keepNext/>
        <w:rPr>
          <w:strike/>
        </w:rPr>
      </w:pPr>
      <w:r w:rsidRPr="00272E83">
        <w:rPr>
          <w:strike/>
        </w:rPr>
        <w:t>By default, when the Query/Retrieve application is started, the VistA Message of the Day is displayed. This setting can be changed by performing the following steps:</w:t>
      </w:r>
    </w:p>
    <w:p w:rsidR="001E4F9F" w:rsidRPr="00272E83" w:rsidRDefault="001E4F9F" w:rsidP="00905AF2">
      <w:pPr>
        <w:pStyle w:val="aNormal0"/>
        <w:keepNext/>
        <w:numPr>
          <w:ilvl w:val="0"/>
          <w:numId w:val="45"/>
        </w:numPr>
        <w:spacing w:before="0" w:after="180"/>
        <w:rPr>
          <w:strike/>
        </w:rPr>
      </w:pPr>
      <w:r w:rsidRPr="00272E83">
        <w:rPr>
          <w:strike/>
        </w:rPr>
        <w:t>Navigate to</w:t>
      </w:r>
      <w:r w:rsidRPr="00272E83">
        <w:rPr>
          <w:rStyle w:val="bPlainText"/>
          <w:strike/>
        </w:rPr>
        <w:t xml:space="preserve"> C:\DICOM\Java </w:t>
      </w:r>
      <w:r w:rsidRPr="00272E83">
        <w:rPr>
          <w:strike/>
        </w:rPr>
        <w:t>and open the</w:t>
      </w:r>
      <w:r w:rsidRPr="00272E83">
        <w:rPr>
          <w:rStyle w:val="bPlainText"/>
          <w:strike/>
        </w:rPr>
        <w:t xml:space="preserve"> </w:t>
      </w:r>
      <w:proofErr w:type="spellStart"/>
      <w:r w:rsidRPr="00272E83">
        <w:rPr>
          <w:rStyle w:val="bPlainText"/>
          <w:strike/>
        </w:rPr>
        <w:t>application.properties</w:t>
      </w:r>
      <w:proofErr w:type="spellEnd"/>
      <w:r w:rsidRPr="00272E83">
        <w:rPr>
          <w:rStyle w:val="bPlainText"/>
          <w:strike/>
        </w:rPr>
        <w:t xml:space="preserve"> </w:t>
      </w:r>
      <w:r w:rsidRPr="00272E83">
        <w:rPr>
          <w:strike/>
        </w:rPr>
        <w:t>file in a text editor such as Notepad.</w:t>
      </w:r>
    </w:p>
    <w:p w:rsidR="001E4F9F" w:rsidRPr="00272E83" w:rsidRDefault="001E4F9F" w:rsidP="00905AF2">
      <w:pPr>
        <w:pStyle w:val="aNormal0"/>
        <w:numPr>
          <w:ilvl w:val="0"/>
          <w:numId w:val="45"/>
        </w:numPr>
        <w:spacing w:before="0" w:after="180"/>
        <w:rPr>
          <w:strike/>
        </w:rPr>
      </w:pPr>
      <w:r w:rsidRPr="00272E83">
        <w:rPr>
          <w:strike/>
        </w:rPr>
        <w:t>Locate the</w:t>
      </w:r>
      <w:r w:rsidRPr="00272E83">
        <w:rPr>
          <w:rStyle w:val="bPlainText"/>
          <w:strike/>
        </w:rPr>
        <w:t xml:space="preserve"> </w:t>
      </w:r>
      <w:proofErr w:type="spellStart"/>
      <w:r w:rsidRPr="00272E83">
        <w:rPr>
          <w:rStyle w:val="bPlainText"/>
          <w:strike/>
        </w:rPr>
        <w:t>RetrieveMOTD</w:t>
      </w:r>
      <w:proofErr w:type="spellEnd"/>
      <w:r w:rsidRPr="00272E83">
        <w:rPr>
          <w:rStyle w:val="bPlainText"/>
          <w:strike/>
        </w:rPr>
        <w:t xml:space="preserve"> </w:t>
      </w:r>
      <w:r w:rsidRPr="00272E83">
        <w:rPr>
          <w:strike/>
        </w:rPr>
        <w:t>parameter, and set the value to True (to enable the Message of the Day; default) or False (to disable the Message of the Day).</w:t>
      </w:r>
    </w:p>
    <w:p w:rsidR="001E4F9F" w:rsidRPr="00272E83" w:rsidRDefault="001E4F9F" w:rsidP="001E4F9F">
      <w:pPr>
        <w:pStyle w:val="Tip1"/>
        <w:ind w:left="288" w:firstLine="0"/>
        <w:rPr>
          <w:strike/>
        </w:rPr>
      </w:pPr>
      <w:r w:rsidRPr="00272E83">
        <w:rPr>
          <w:rStyle w:val="Strong"/>
          <w:strike/>
        </w:rPr>
        <w:t>N</w:t>
      </w:r>
      <w:r w:rsidR="00D36CF7" w:rsidRPr="00272E83">
        <w:rPr>
          <w:rStyle w:val="Strong"/>
          <w:strike/>
        </w:rPr>
        <w:t>ote</w:t>
      </w:r>
      <w:r w:rsidR="00D36CF7" w:rsidRPr="00272E83">
        <w:rPr>
          <w:strike/>
        </w:rPr>
        <w:t xml:space="preserve">: </w:t>
      </w:r>
      <w:r w:rsidRPr="00272E83">
        <w:rPr>
          <w:strike/>
        </w:rPr>
        <w:t>Do not change any other values in this file.</w:t>
      </w:r>
    </w:p>
    <w:p w:rsidR="001E4F9F" w:rsidRPr="00272E83" w:rsidRDefault="001E4F9F" w:rsidP="00905AF2">
      <w:pPr>
        <w:pStyle w:val="aNormal0"/>
        <w:numPr>
          <w:ilvl w:val="0"/>
          <w:numId w:val="45"/>
        </w:numPr>
        <w:spacing w:before="0" w:after="180"/>
        <w:rPr>
          <w:strike/>
        </w:rPr>
      </w:pPr>
      <w:r w:rsidRPr="00272E83">
        <w:rPr>
          <w:strike/>
        </w:rPr>
        <w:t>Save and close the file.</w:t>
      </w:r>
    </w:p>
    <w:p w:rsidR="001E4F9F" w:rsidRPr="00272E83" w:rsidRDefault="001E4F9F" w:rsidP="001E4F9F">
      <w:pPr>
        <w:pStyle w:val="aNormal0"/>
        <w:rPr>
          <w:strike/>
        </w:rPr>
      </w:pPr>
      <w:r w:rsidRPr="00272E83">
        <w:rPr>
          <w:strike/>
        </w:rPr>
        <w:t xml:space="preserve">The new settings will take effect when you start the Query/Retrieve application.  </w:t>
      </w:r>
    </w:p>
    <w:p w:rsidR="001E4F9F" w:rsidRPr="00272E83" w:rsidRDefault="001E4F9F" w:rsidP="001E4F9F">
      <w:pPr>
        <w:rPr>
          <w:strike/>
        </w:rPr>
      </w:pPr>
    </w:p>
    <w:p w:rsidR="00A040DA" w:rsidRPr="00272E83" w:rsidRDefault="00A040DA">
      <w:pPr>
        <w:rPr>
          <w:strike/>
        </w:rPr>
      </w:pPr>
    </w:p>
    <w:sectPr w:rsidR="00A040DA" w:rsidRPr="00272E83" w:rsidSect="00E478A2">
      <w:headerReference w:type="even" r:id="rId143"/>
      <w:headerReference w:type="default" r:id="rId144"/>
      <w:type w:val="oddPage"/>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61B" w:rsidRDefault="007B261B" w:rsidP="002F40DA">
      <w:r>
        <w:separator/>
      </w:r>
    </w:p>
  </w:endnote>
  <w:endnote w:type="continuationSeparator" w:id="0">
    <w:p w:rsidR="007B261B" w:rsidRDefault="007B261B" w:rsidP="002F4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G Times (WN)">
    <w:panose1 w:val="00000000000000000000"/>
    <w:charset w:val="00"/>
    <w:family w:val="roman"/>
    <w:notTrueType/>
    <w:pitch w:val="default"/>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Footer"/>
      <w:tabs>
        <w:tab w:val="clear" w:pos="4320"/>
        <w:tab w:val="clear" w:pos="8640"/>
        <w:tab w:val="center" w:pos="4680"/>
        <w:tab w:val="right" w:pos="9360"/>
      </w:tabs>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tab/>
      <w:t xml:space="preserve">VistA Imaging System </w:t>
    </w:r>
    <w:r>
      <w:rPr>
        <w:rStyle w:val="Strong"/>
      </w:rPr>
      <w:t>MAG*3.0*34, MAG*3.0*116, MAG*3.0*118</w:t>
    </w:r>
    <w:r>
      <w:rPr>
        <w:rStyle w:val="PageNumber"/>
      </w:rPr>
      <w:tab/>
    </w:r>
    <w:del w:id="14" w:author="Seabolt, Roy R.  (Harris)" w:date="2013-05-14T13:02:00Z">
      <w:r w:rsidDel="00FE2D3B">
        <w:rPr>
          <w:rStyle w:val="PageNumber"/>
        </w:rPr>
        <w:delText xml:space="preserve">January  </w:delText>
      </w:r>
    </w:del>
    <w:proofErr w:type="gramStart"/>
    <w:ins w:id="15" w:author="Seabolt, Roy R.  (Harris)" w:date="2013-05-14T13:02:00Z">
      <w:r>
        <w:rPr>
          <w:rStyle w:val="PageNumber"/>
        </w:rPr>
        <w:t xml:space="preserve">May  </w:t>
      </w:r>
    </w:ins>
    <w:r>
      <w:rPr>
        <w:rStyle w:val="PageNumber"/>
      </w:rPr>
      <w:t>2013</w:t>
    </w:r>
    <w:proofErr w:type="gramEnd"/>
  </w:p>
  <w:p w:rsidR="00753771" w:rsidRDefault="00753771">
    <w:pPr>
      <w:pStyle w:val="Footer"/>
      <w:tabs>
        <w:tab w:val="clear" w:pos="4320"/>
        <w:tab w:val="clear" w:pos="8640"/>
        <w:tab w:val="center" w:pos="4680"/>
        <w:tab w:val="right" w:pos="9360"/>
      </w:tabs>
      <w:jc w:val="center"/>
    </w:pPr>
    <w:r>
      <w:t>DICOM Gateway Installation Guide – Rev. 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rsidP="00426BEE">
    <w:pPr>
      <w:pStyle w:val="Footer"/>
      <w:tabs>
        <w:tab w:val="clear" w:pos="4320"/>
        <w:tab w:val="clear" w:pos="8640"/>
        <w:tab w:val="center" w:pos="4680"/>
        <w:tab w:val="right" w:pos="9360"/>
      </w:tabs>
      <w:rPr>
        <w:rStyle w:val="PageNumber"/>
      </w:rPr>
    </w:pPr>
    <w:r>
      <w:t>October 2009</w:t>
    </w:r>
    <w:r>
      <w:tab/>
    </w:r>
    <w:smartTag w:uri="urn:schemas-microsoft-com:office:smarttags" w:element="place">
      <w:r>
        <w:t>VistA</w:t>
      </w:r>
    </w:smartTag>
    <w:r>
      <w:t xml:space="preserve"> Imaging System V. 3.0, Patch 54</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cxxvii</w:t>
    </w:r>
    <w:r>
      <w:rPr>
        <w:rStyle w:val="PageNumber"/>
      </w:rPr>
      <w:fldChar w:fldCharType="end"/>
    </w:r>
  </w:p>
  <w:p w:rsidR="00753771" w:rsidRPr="00426BEE" w:rsidRDefault="00753771" w:rsidP="00426BEE">
    <w:pPr>
      <w:pStyle w:val="Footer"/>
      <w:tabs>
        <w:tab w:val="clear" w:pos="4320"/>
        <w:tab w:val="clear" w:pos="8640"/>
        <w:tab w:val="center" w:pos="4680"/>
        <w:tab w:val="right" w:pos="9360"/>
      </w:tabs>
      <w:jc w:val="center"/>
    </w:pPr>
    <w:r>
      <w:t>DICOM Gateway Installation Guide – Rev. 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Footer"/>
      <w:tabs>
        <w:tab w:val="clear" w:pos="4320"/>
        <w:tab w:val="clear" w:pos="8640"/>
        <w:tab w:val="center" w:pos="4680"/>
        <w:tab w:val="right" w:pos="9360"/>
      </w:tabs>
      <w:rPr>
        <w:rStyle w:val="PageNumber"/>
      </w:rPr>
    </w:pPr>
    <w:r>
      <w:rPr>
        <w:rStyle w:val="PageNumber"/>
      </w:rPr>
      <w:fldChar w:fldCharType="begin"/>
    </w:r>
    <w:r>
      <w:rPr>
        <w:rStyle w:val="PageNumber"/>
      </w:rPr>
      <w:instrText xml:space="preserve"> PAGE </w:instrText>
    </w:r>
    <w:r>
      <w:rPr>
        <w:rStyle w:val="PageNumber"/>
      </w:rPr>
      <w:fldChar w:fldCharType="separate"/>
    </w:r>
    <w:r w:rsidR="00ED79F8">
      <w:rPr>
        <w:rStyle w:val="PageNumber"/>
        <w:noProof/>
      </w:rPr>
      <w:t>84</w:t>
    </w:r>
    <w:r>
      <w:rPr>
        <w:rStyle w:val="PageNumber"/>
      </w:rPr>
      <w:fldChar w:fldCharType="end"/>
    </w:r>
    <w:r>
      <w:tab/>
      <w:t>VistA Imaging System</w:t>
    </w:r>
    <w:r w:rsidRPr="00F366FE">
      <w:rPr>
        <w:bCs/>
        <w:sz w:val="24"/>
      </w:rPr>
      <w:t xml:space="preserve"> </w:t>
    </w:r>
    <w:r>
      <w:rPr>
        <w:rStyle w:val="Strong"/>
      </w:rPr>
      <w:t>MAG*3.0*34, MAG*3.0*116, MAG*3.0*118</w:t>
    </w:r>
    <w:r>
      <w:rPr>
        <w:rStyle w:val="PageNumber"/>
      </w:rPr>
      <w:tab/>
    </w:r>
    <w:del w:id="41" w:author="Seabolt, Roy R.  (Harris)" w:date="2013-05-14T13:06:00Z">
      <w:r w:rsidDel="00FE2D3B">
        <w:delText xml:space="preserve">January </w:delText>
      </w:r>
    </w:del>
    <w:ins w:id="42" w:author="Seabolt, Roy R.  (Harris)" w:date="2013-05-14T13:06:00Z">
      <w:r>
        <w:t xml:space="preserve">May </w:t>
      </w:r>
    </w:ins>
    <w:r>
      <w:t>2013</w:t>
    </w:r>
  </w:p>
  <w:p w:rsidR="00753771" w:rsidRDefault="00753771">
    <w:pPr>
      <w:pStyle w:val="Footer"/>
      <w:tabs>
        <w:tab w:val="clear" w:pos="4320"/>
        <w:tab w:val="clear" w:pos="8640"/>
        <w:tab w:val="center" w:pos="4680"/>
        <w:tab w:val="right" w:pos="9360"/>
      </w:tabs>
      <w:jc w:val="center"/>
    </w:pPr>
    <w:r>
      <w:t>DICOM Gateway Installation Guide – Rev. 18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Footer"/>
      <w:tabs>
        <w:tab w:val="clear" w:pos="4320"/>
        <w:tab w:val="clear" w:pos="8640"/>
        <w:tab w:val="center" w:pos="4680"/>
        <w:tab w:val="right" w:pos="9360"/>
      </w:tabs>
      <w:rPr>
        <w:rStyle w:val="PageNumber"/>
      </w:rPr>
    </w:pPr>
    <w:del w:id="43" w:author="Seabolt, Roy R.  (Harris)" w:date="2013-05-14T13:21:00Z">
      <w:r w:rsidDel="00753771">
        <w:delText xml:space="preserve">January </w:delText>
      </w:r>
    </w:del>
    <w:ins w:id="44" w:author="Seabolt, Roy R.  (Harris)" w:date="2013-05-14T13:21:00Z">
      <w:r>
        <w:t xml:space="preserve">May </w:t>
      </w:r>
    </w:ins>
    <w:r>
      <w:t xml:space="preserve">2013 </w:t>
    </w:r>
    <w:r>
      <w:tab/>
      <w:t xml:space="preserve">VistA Imaging System </w:t>
    </w:r>
    <w:r>
      <w:rPr>
        <w:rStyle w:val="Strong"/>
      </w:rPr>
      <w:t>MAG*3.0*34, MAG*3.0*116, MAG*3.0*118</w:t>
    </w:r>
    <w:r>
      <w:rPr>
        <w:rStyle w:val="PageNumber"/>
      </w:rPr>
      <w:tab/>
    </w:r>
    <w:r>
      <w:rPr>
        <w:rStyle w:val="PageNumber"/>
      </w:rPr>
      <w:fldChar w:fldCharType="begin"/>
    </w:r>
    <w:r>
      <w:rPr>
        <w:rStyle w:val="PageNumber"/>
      </w:rPr>
      <w:instrText xml:space="preserve"> PAGE </w:instrText>
    </w:r>
    <w:r>
      <w:rPr>
        <w:rStyle w:val="PageNumber"/>
      </w:rPr>
      <w:fldChar w:fldCharType="separate"/>
    </w:r>
    <w:r w:rsidR="00ED79F8">
      <w:rPr>
        <w:rStyle w:val="PageNumber"/>
        <w:noProof/>
      </w:rPr>
      <w:t>85</w:t>
    </w:r>
    <w:r>
      <w:rPr>
        <w:rStyle w:val="PageNumber"/>
      </w:rPr>
      <w:fldChar w:fldCharType="end"/>
    </w:r>
  </w:p>
  <w:p w:rsidR="00753771" w:rsidRDefault="00753771">
    <w:pPr>
      <w:pStyle w:val="Footer"/>
      <w:tabs>
        <w:tab w:val="clear" w:pos="4320"/>
        <w:tab w:val="clear" w:pos="8640"/>
        <w:tab w:val="center" w:pos="4680"/>
        <w:tab w:val="right" w:pos="9360"/>
      </w:tabs>
      <w:jc w:val="center"/>
    </w:pPr>
    <w:r>
      <w:t>DICOM Gateway Installation Guide – Rev. 18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Footer"/>
      <w:tabs>
        <w:tab w:val="clear" w:pos="4320"/>
        <w:tab w:val="clear" w:pos="8640"/>
        <w:tab w:val="center" w:pos="4680"/>
        <w:tab w:val="right" w:pos="9360"/>
      </w:tabs>
      <w:rPr>
        <w:rStyle w:val="PageNumber"/>
      </w:rPr>
    </w:pPr>
    <w:del w:id="45" w:author="Seabolt, Roy R.  (Harris)" w:date="2013-05-14T13:06:00Z">
      <w:r w:rsidDel="00FE2D3B">
        <w:delText xml:space="preserve">January </w:delText>
      </w:r>
    </w:del>
    <w:proofErr w:type="gramStart"/>
    <w:ins w:id="46" w:author="Seabolt, Roy R.  (Harris)" w:date="2013-05-14T13:06:00Z">
      <w:r>
        <w:t xml:space="preserve">May  </w:t>
      </w:r>
    </w:ins>
    <w:r>
      <w:t>2013</w:t>
    </w:r>
    <w:proofErr w:type="gramEnd"/>
    <w:r>
      <w:t xml:space="preserve"> </w:t>
    </w:r>
    <w:r>
      <w:tab/>
      <w:t xml:space="preserve">VistA Imaging System </w:t>
    </w:r>
    <w:r>
      <w:rPr>
        <w:rStyle w:val="Strong"/>
      </w:rPr>
      <w:t>MAG*3.0*34, MAG*3.0*116, MAG*3.0*118</w:t>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753771" w:rsidRDefault="00753771">
    <w:pPr>
      <w:pStyle w:val="Footer"/>
      <w:tabs>
        <w:tab w:val="clear" w:pos="4320"/>
        <w:tab w:val="clear" w:pos="8640"/>
        <w:tab w:val="center" w:pos="4680"/>
        <w:tab w:val="right" w:pos="9360"/>
      </w:tabs>
      <w:jc w:val="center"/>
    </w:pPr>
    <w:r>
      <w:t>DICOM Gateway Installation Guide – Rev. 18</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Footer"/>
      <w:tabs>
        <w:tab w:val="clear" w:pos="4320"/>
        <w:tab w:val="clear" w:pos="8640"/>
        <w:tab w:val="center" w:pos="4680"/>
        <w:tab w:val="right" w:pos="9360"/>
      </w:tabs>
      <w:rPr>
        <w:rStyle w:val="PageNumber"/>
      </w:rPr>
    </w:pPr>
    <w:del w:id="695" w:author="Seabolt, Roy R.  (Harris)" w:date="2013-05-14T13:21:00Z">
      <w:r w:rsidDel="00753771">
        <w:delText xml:space="preserve">January </w:delText>
      </w:r>
    </w:del>
    <w:ins w:id="696" w:author="Seabolt, Roy R.  (Harris)" w:date="2013-05-14T13:21:00Z">
      <w:r>
        <w:t xml:space="preserve">May </w:t>
      </w:r>
    </w:ins>
    <w:r>
      <w:t>2013</w:t>
    </w:r>
    <w:r>
      <w:tab/>
      <w:t xml:space="preserve">VistA Imaging System </w:t>
    </w:r>
    <w:r w:rsidRPr="00F366FE">
      <w:rPr>
        <w:bCs/>
      </w:rPr>
      <w:t>MAG*3.0*</w:t>
    </w:r>
    <w:r>
      <w:rPr>
        <w:bCs/>
      </w:rPr>
      <w:t>49</w:t>
    </w:r>
    <w:r w:rsidRPr="00F366FE">
      <w:rPr>
        <w:bCs/>
      </w:rPr>
      <w:t xml:space="preserve">, </w:t>
    </w:r>
    <w:r>
      <w:rPr>
        <w:bCs/>
      </w:rPr>
      <w:t>99</w:t>
    </w:r>
    <w:r>
      <w:rPr>
        <w:rStyle w:val="PageNumber"/>
      </w:rPr>
      <w:tab/>
    </w:r>
    <w:r>
      <w:rPr>
        <w:rStyle w:val="PageNumber"/>
      </w:rPr>
      <w:fldChar w:fldCharType="begin"/>
    </w:r>
    <w:r>
      <w:rPr>
        <w:rStyle w:val="PageNumber"/>
      </w:rPr>
      <w:instrText xml:space="preserve"> PAGE </w:instrText>
    </w:r>
    <w:r>
      <w:rPr>
        <w:rStyle w:val="PageNumber"/>
      </w:rPr>
      <w:fldChar w:fldCharType="separate"/>
    </w:r>
    <w:r w:rsidR="00ED79F8">
      <w:rPr>
        <w:rStyle w:val="PageNumber"/>
        <w:noProof/>
      </w:rPr>
      <w:t>83</w:t>
    </w:r>
    <w:r>
      <w:rPr>
        <w:rStyle w:val="PageNumber"/>
      </w:rPr>
      <w:fldChar w:fldCharType="end"/>
    </w:r>
  </w:p>
  <w:p w:rsidR="00753771" w:rsidRDefault="00753771">
    <w:pPr>
      <w:pStyle w:val="Footer"/>
      <w:tabs>
        <w:tab w:val="clear" w:pos="4320"/>
        <w:tab w:val="clear" w:pos="8640"/>
        <w:tab w:val="center" w:pos="4680"/>
        <w:tab w:val="right" w:pos="9360"/>
      </w:tabs>
      <w:jc w:val="center"/>
    </w:pPr>
    <w:r>
      <w:t>DICOM Gateway Installation Guide – Rev. 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61B" w:rsidRDefault="007B261B" w:rsidP="002F40DA">
      <w:r>
        <w:separator/>
      </w:r>
    </w:p>
  </w:footnote>
  <w:footnote w:type="continuationSeparator" w:id="0">
    <w:p w:rsidR="007B261B" w:rsidRDefault="007B261B" w:rsidP="002F40DA">
      <w:r>
        <w:continuationSeparator/>
      </w:r>
    </w:p>
  </w:footnote>
  <w:footnote w:id="1">
    <w:p w:rsidR="00753771" w:rsidRDefault="00753771" w:rsidP="002F40DA">
      <w:pPr>
        <w:pStyle w:val="FootnoteText"/>
      </w:pPr>
      <w:r>
        <w:rPr>
          <w:rStyle w:val="FootnoteReference"/>
        </w:rPr>
        <w:footnoteRef/>
      </w:r>
      <w:r>
        <w:t xml:space="preserve"> For </w:t>
      </w:r>
      <w:smartTag w:uri="urn:schemas-microsoft-com:office:smarttags" w:element="place">
        <w:r>
          <w:t>VistA</w:t>
        </w:r>
      </w:smartTag>
      <w:r>
        <w:t xml:space="preserve"> installations, the data for </w:t>
      </w:r>
      <w:r>
        <w:rPr>
          <w:rFonts w:ascii="Courier New" w:hAnsi="Courier New"/>
        </w:rPr>
        <w:t>^MAGDHL7</w:t>
      </w:r>
      <w:r>
        <w:t xml:space="preserve"> accrues as events happen in the system and HL7 messages are being transmitted.</w:t>
      </w:r>
    </w:p>
  </w:footnote>
  <w:footnote w:id="2">
    <w:p w:rsidR="00753771" w:rsidRDefault="00753771" w:rsidP="002F40DA">
      <w:pPr>
        <w:pStyle w:val="FootnoteText"/>
      </w:pPr>
      <w:r>
        <w:rPr>
          <w:rStyle w:val="FootnoteReference"/>
        </w:rPr>
        <w:footnoteRef/>
      </w:r>
      <w:r>
        <w:t xml:space="preserve"> UNIX</w:t>
      </w:r>
      <w:r>
        <w:rPr>
          <w:vertAlign w:val="superscript"/>
        </w:rPr>
        <w:sym w:font="Symbol" w:char="F0E2"/>
      </w:r>
      <w:r>
        <w:t xml:space="preserve"> Network Programming, W. Richard Stephens, Prentice Hall, 1990, page 304.</w:t>
      </w:r>
    </w:p>
  </w:footnote>
  <w:footnote w:id="3">
    <w:p w:rsidR="00753771" w:rsidRDefault="00753771" w:rsidP="002F40DA">
      <w:pPr>
        <w:rPr>
          <w:rFonts w:ascii="Courier New" w:hAnsi="Courier New"/>
          <w:spacing w:val="-2"/>
        </w:rPr>
      </w:pPr>
      <w:r>
        <w:rPr>
          <w:rStyle w:val="FootnoteReference"/>
        </w:rPr>
        <w:footnoteRef/>
      </w:r>
      <w:r>
        <w:t xml:space="preserve"> DICOM applications require “hard coded” IP addresses and cannot use those assigned by the Dynamic Host Configuration Protocol (DHCP).</w:t>
      </w:r>
    </w:p>
    <w:p w:rsidR="00753771" w:rsidRDefault="00753771" w:rsidP="002F40DA">
      <w:pPr>
        <w:pStyle w:val="FootnoteText"/>
      </w:pPr>
    </w:p>
  </w:footnote>
  <w:footnote w:id="4">
    <w:p w:rsidR="00753771" w:rsidRDefault="00753771" w:rsidP="001E4F9F">
      <w:pPr>
        <w:pStyle w:val="FootnoteText"/>
      </w:pPr>
      <w:r>
        <w:rPr>
          <w:rStyle w:val="FootnoteReference"/>
        </w:rPr>
        <w:footnoteRef/>
      </w:r>
      <w:r>
        <w:t xml:space="preserve">  The sample entry presumes that the device retrieving the images is also where the retrieved images will be stored.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3F500B" w:rsidRDefault="00753771" w:rsidP="003F500B">
    <w:pPr>
      <w:pStyle w:val="Header"/>
      <w:tabs>
        <w:tab w:val="right" w:pos="9360"/>
      </w:tabs>
    </w:pPr>
    <w:r>
      <w:tab/>
    </w:r>
    <w:fldSimple w:instr=" STYLEREF  &quot;Heading 1&quot; \n \w  \* MERGEFORMAT ">
      <w:r w:rsidR="00ED79F8">
        <w:rPr>
          <w:noProof/>
        </w:rPr>
        <w:t>Chapter 3</w:t>
      </w:r>
    </w:fldSimple>
    <w:r w:rsidRPr="003F500B">
      <w:t xml:space="preserve"> – </w:t>
    </w:r>
    <w:fldSimple w:instr=" STYLEREF  &quot;Heading 1&quot;  \* MERGEFORMAT ">
      <w:r w:rsidR="00ED79F8">
        <w:rPr>
          <w:noProof/>
        </w:rPr>
        <w:t>Installing the VistA Imaging DICOM Gateway</w:t>
      </w:r>
    </w:fldSimple>
  </w:p>
  <w:p w:rsidR="00753771" w:rsidRDefault="00753771">
    <w:pPr>
      <w:pStyle w:val="Header"/>
      <w:tabs>
        <w:tab w:val="right" w:pos="936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3F500B" w:rsidRDefault="00753771" w:rsidP="003F500B">
    <w:pPr>
      <w:pStyle w:val="Header"/>
    </w:pPr>
    <w:fldSimple w:instr=" STYLEREF  &quot;Heading 1&quot; \n \w  \* MERGEFORMAT ">
      <w:r w:rsidR="00ED79F8">
        <w:rPr>
          <w:noProof/>
        </w:rPr>
        <w:t>Chapter 4</w:t>
      </w:r>
    </w:fldSimple>
    <w:r w:rsidRPr="003F500B">
      <w:t xml:space="preserve"> – </w:t>
    </w:r>
    <w:fldSimple w:instr=" STYLEREF  &quot;Heading 1&quot;  \* MERGEFORMAT ">
      <w:r w:rsidR="00ED79F8">
        <w:rPr>
          <w:noProof/>
        </w:rPr>
        <w:t>Site-Specific Set-Up</w:t>
      </w:r>
    </w:fldSimple>
  </w:p>
  <w:p w:rsidR="00753771" w:rsidRPr="003F500B" w:rsidRDefault="00753771" w:rsidP="003F500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3F500B" w:rsidRDefault="00753771" w:rsidP="003F500B">
    <w:pPr>
      <w:pStyle w:val="Header"/>
      <w:tabs>
        <w:tab w:val="right" w:pos="9360"/>
      </w:tabs>
    </w:pPr>
    <w:r>
      <w:tab/>
    </w:r>
    <w:fldSimple w:instr=" STYLEREF  &quot;Heading 1&quot; \n \w  \* MERGEFORMAT ">
      <w:r w:rsidR="00ED79F8">
        <w:rPr>
          <w:noProof/>
        </w:rPr>
        <w:t>Chapter 4</w:t>
      </w:r>
    </w:fldSimple>
    <w:r w:rsidRPr="003F500B">
      <w:t xml:space="preserve"> – </w:t>
    </w:r>
    <w:fldSimple w:instr=" STYLEREF  &quot;Heading 1&quot;  \* MERGEFORMAT ">
      <w:r w:rsidR="00ED79F8">
        <w:rPr>
          <w:noProof/>
        </w:rPr>
        <w:t>Site-Specific Set-Up</w:t>
      </w:r>
    </w:fldSimple>
  </w:p>
  <w:p w:rsidR="00753771" w:rsidRDefault="00753771">
    <w:pPr>
      <w:pStyle w:val="Header"/>
      <w:tabs>
        <w:tab w:val="right" w:pos="9360"/>
      </w:tabs>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BA580C" w:rsidRDefault="00753771" w:rsidP="00BA580C">
    <w:pPr>
      <w:pStyle w:val="Header"/>
    </w:pPr>
    <w:fldSimple w:instr=" STYLEREF  &quot;Heading 1&quot; \n \w  \* MERGEFORMAT ">
      <w:r w:rsidR="00ED79F8">
        <w:rPr>
          <w:noProof/>
        </w:rPr>
        <w:t>Chapter 5</w:t>
      </w:r>
    </w:fldSimple>
    <w:r>
      <w:t xml:space="preserve"> – </w:t>
    </w:r>
    <w:fldSimple w:instr=" STYLEREF  &quot;Heading 1&quot;  \* MERGEFORMAT ">
      <w:r w:rsidR="00ED79F8">
        <w:rPr>
          <w:noProof/>
        </w:rPr>
        <w:t>KIDS Package to Install in the VistA System</w:t>
      </w:r>
    </w:fldSimple>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A63E3A" w:rsidRDefault="00753771" w:rsidP="00A63E3A">
    <w:pPr>
      <w:pStyle w:val="Header"/>
      <w:tabs>
        <w:tab w:val="right" w:pos="9360"/>
      </w:tabs>
    </w:pPr>
    <w:r>
      <w:tab/>
    </w:r>
    <w:fldSimple w:instr=" STYLEREF  &quot;Heading 1&quot; \n \w  \* MERGEFORMAT ">
      <w:r w:rsidR="00ED79F8">
        <w:rPr>
          <w:noProof/>
        </w:rPr>
        <w:t>Chapter 5</w:t>
      </w:r>
    </w:fldSimple>
    <w:r w:rsidRPr="00A63E3A">
      <w:t xml:space="preserve"> – </w:t>
    </w:r>
    <w:fldSimple w:instr=" STYLEREF  &quot;Heading 1&quot;  \* MERGEFORMAT ">
      <w:r w:rsidR="00ED79F8">
        <w:rPr>
          <w:noProof/>
        </w:rPr>
        <w:t>KIDS Package to Install in the VistA System</w:t>
      </w:r>
    </w:fldSimple>
  </w:p>
  <w:p w:rsidR="00753771" w:rsidRDefault="00753771">
    <w:pPr>
      <w:pStyle w:val="Header"/>
      <w:tabs>
        <w:tab w:val="right" w:pos="9360"/>
      </w:tabs>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3F500B" w:rsidRDefault="00753771" w:rsidP="003F500B">
    <w:pPr>
      <w:pStyle w:val="Header"/>
      <w:jc w:val="right"/>
    </w:pPr>
    <w:r>
      <w:tab/>
    </w:r>
    <w:fldSimple w:instr=" STYLEREF  &quot;Heading 1&quot;  \* MERGEFORMAT ">
      <w:r w:rsidR="00ED79F8">
        <w:rPr>
          <w:noProof/>
        </w:rPr>
        <w:t>Appendix A   Creating Shortcuts</w:t>
      </w:r>
    </w:fldSimple>
  </w:p>
  <w:p w:rsidR="00753771" w:rsidRPr="003F500B" w:rsidRDefault="00753771" w:rsidP="003F500B">
    <w:pPr>
      <w:pStyle w:val="Header"/>
      <w:rPr>
        <w:rStyle w:val="HeaderCharCharCharCha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3F500B" w:rsidRDefault="00753771" w:rsidP="003F500B">
    <w:pPr>
      <w:pStyle w:val="Header"/>
    </w:pPr>
    <w:fldSimple w:instr=" STYLEREF  &quot;Heading 1&quot;  \* MERGEFORMAT ">
      <w:r w:rsidR="00ED79F8">
        <w:rPr>
          <w:noProof/>
        </w:rPr>
        <w:t>Appendix A   Creating Shortcuts</w:t>
      </w:r>
    </w:fldSimple>
  </w:p>
  <w:p w:rsidR="00753771" w:rsidRPr="003F500B" w:rsidRDefault="00753771" w:rsidP="003F500B">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0E4861" w:rsidRDefault="00753771" w:rsidP="000E4861">
    <w:pPr>
      <w:pStyle w:val="Header"/>
      <w:rPr>
        <w:rStyle w:val="HeaderCharCharCharChar"/>
      </w:rPr>
    </w:pPr>
    <w:fldSimple w:instr=" STYLEREF  &quot;Heading 1&quot;  \* MERGEFORMAT ">
      <w:r w:rsidR="00ED79F8">
        <w:rPr>
          <w:noProof/>
        </w:rPr>
        <w:t>Appendix B   Master Files</w:t>
      </w:r>
    </w:fldSimple>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rsidP="00532B22">
    <w:pPr>
      <w:pStyle w:val="Header"/>
      <w:tabs>
        <w:tab w:val="right" w:pos="9360"/>
      </w:tabs>
      <w:jc w:val="right"/>
    </w:pPr>
    <w:fldSimple w:instr=" STYLEREF  &quot;Heading 1&quot;  \* MERGEFORMAT ">
      <w:r w:rsidR="00ED79F8">
        <w:rPr>
          <w:noProof/>
        </w:rPr>
        <w:t>Appendix B   Master Files</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pPr>
    <w:r>
      <w:t>Preface</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0E4861" w:rsidRDefault="00753771" w:rsidP="000E4861">
    <w:pPr>
      <w:pStyle w:val="Header"/>
      <w:rPr>
        <w:rStyle w:val="HeaderCharCharCharChar"/>
      </w:rPr>
    </w:pPr>
    <w:fldSimple w:instr=" STYLEREF  &quot;Heading 1&quot;  \* MERGEFORMAT ">
      <w:r>
        <w:rPr>
          <w:noProof/>
        </w:rPr>
        <w:t>Appendix C   Networking Fundamentals</w:t>
      </w:r>
    </w:fldSimple>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0E4861" w:rsidRDefault="00753771" w:rsidP="000E4861">
    <w:pPr>
      <w:pStyle w:val="Header"/>
      <w:rPr>
        <w:rStyle w:val="HeaderCharCharCharChar"/>
      </w:rPr>
    </w:pPr>
    <w:fldSimple w:instr=" STYLEREF  &quot;Heading 1&quot;  \* MERGEFORMAT ">
      <w:r>
        <w:rPr>
          <w:noProof/>
        </w:rPr>
        <w:t>Appendix D   Diagnostic Networking Tools</w:t>
      </w:r>
    </w:fldSimple>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rPr>
        <w:rStyle w:val="HeaderCharCharCharChar"/>
      </w:rPr>
    </w:pPr>
    <w:fldSimple w:instr=" STYLEREF  &quot;Heading 1&quot;  \* MERGEFORMAT ">
      <w:r>
        <w:rPr>
          <w:noProof/>
        </w:rPr>
        <w:t>Appendix E   Port Numbers for VistA Imaging DICOM Gateway Applications</w:t>
      </w:r>
    </w:fldSimple>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rPr>
        <w:rStyle w:val="HeaderCharCharCharChar"/>
      </w:rPr>
    </w:pPr>
    <w:fldSimple w:instr=" STYLEREF  &quot;Heading 1&quot;  \* MERGEFORMAT ">
      <w:r>
        <w:rPr>
          <w:noProof/>
        </w:rPr>
        <w:t>Appendix F   VistA Imaging DICOM Gateway Application Entity (AE) Titles</w:t>
      </w:r>
    </w:fldSimple>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426299" w:rsidRDefault="00753771" w:rsidP="00426299">
    <w:pPr>
      <w:pStyle w:val="Header"/>
      <w:rPr>
        <w:rStyle w:val="HeaderCharCharCharChar"/>
      </w:rPr>
    </w:pPr>
    <w:fldSimple w:instr=" STYLEREF  &quot;Heading 1&quot;  \* MERGEFORMAT ">
      <w:r>
        <w:rPr>
          <w:noProof/>
        </w:rPr>
        <w:t>Appendix G   Setting Up the MUMPS-to-MUMPS Broker</w:t>
      </w:r>
    </w:fldSimple>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tabs>
        <w:tab w:val="right" w:pos="9360"/>
      </w:tabs>
    </w:pPr>
    <w:r>
      <w:tab/>
    </w:r>
    <w:fldSimple w:instr=" STYLEREF  &quot;Heading 1&quot;  \* MERGEFORMAT ">
      <w:r>
        <w:rPr>
          <w:noProof/>
        </w:rPr>
        <w:t>Appendix G   Setting Up the MUMPS-to-MUMPS Broker</w:t>
      </w:r>
    </w:fldSimple>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rPr>
        <w:rStyle w:val="HeaderCharCharCharChar"/>
      </w:rPr>
    </w:pPr>
    <w:r>
      <w:t>App</w:t>
    </w:r>
    <w:r>
      <w:rPr>
        <w:rStyle w:val="HeaderCharCharCharChar"/>
      </w:rPr>
      <w:t>endix H – TCP/IP Settings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rsidP="00C06EA7">
    <w:pPr>
      <w:pStyle w:val="Header"/>
      <w:jc w:val="right"/>
    </w:pPr>
    <w:r>
      <w:t>App</w:t>
    </w:r>
    <w:r>
      <w:rPr>
        <w:rStyle w:val="HeaderCharCharCharChar"/>
      </w:rPr>
      <w:t>endix H – TCP/IP Settings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426299" w:rsidRDefault="00753771" w:rsidP="00426299">
    <w:pPr>
      <w:pStyle w:val="Header"/>
      <w:rPr>
        <w:rStyle w:val="HeaderCharCharCharChar"/>
      </w:rPr>
    </w:pPr>
    <w:fldSimple w:instr=" STYLEREF  &quot;Heading 1&quot;  \* MERGEFORMAT ">
      <w:r>
        <w:rPr>
          <w:noProof/>
        </w:rPr>
        <w:t>Appendix I   Importer Setup</w:t>
      </w:r>
    </w:fldSimple>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426299" w:rsidRDefault="00753771" w:rsidP="00426299">
    <w:pPr>
      <w:pStyle w:val="Header"/>
      <w:rPr>
        <w:rStyle w:val="HeaderCharCharCharChar"/>
      </w:rPr>
    </w:pPr>
    <w:fldSimple w:instr=" STYLEREF  &quot;Heading 1&quot;  \* MERGEFORMAT ">
      <w:r>
        <w:rPr>
          <w:noProof/>
        </w:rPr>
        <w:t>Appendix J   Query/Retrieve Setup</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tabs>
        <w:tab w:val="right" w:pos="9360"/>
      </w:tabs>
    </w:pPr>
    <w:r>
      <w:tab/>
      <w:t xml:space="preserve">Chapter 3 – Installation or Upgrade of the </w:t>
    </w:r>
    <w:smartTag w:uri="urn:schemas-microsoft-com:office:smarttags" w:element="place">
      <w:r>
        <w:t>VistA</w:t>
      </w:r>
    </w:smartTag>
    <w:r>
      <w:t xml:space="preserve"> Imaging DICOM Gateway</w:t>
    </w:r>
  </w:p>
  <w:p w:rsidR="00753771" w:rsidRDefault="00753771">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426299" w:rsidRDefault="00753771" w:rsidP="00426299">
    <w:pPr>
      <w:pStyle w:val="Header"/>
      <w:jc w:val="right"/>
    </w:pPr>
    <w:fldSimple w:instr=" STYLEREF  &quot;Heading 1&quot;  \* MERGEFORMAT ">
      <w:r>
        <w:rPr>
          <w:noProof/>
        </w:rPr>
        <w:t>Appendix J   Query/Retrieve Setup</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pPr>
    <w: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pStyle w:val="Header"/>
      <w:tabs>
        <w:tab w:val="center" w:pos="4320"/>
        <w:tab w:val="right" w:pos="9360"/>
      </w:tabs>
    </w:pPr>
    <w:r>
      <w:tab/>
    </w:r>
    <w:r>
      <w:tab/>
      <w:t>Table of Contents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5A73B0" w:rsidRDefault="00753771" w:rsidP="005A73B0">
    <w:pPr>
      <w:pStyle w:val="Header"/>
    </w:pPr>
    <w:fldSimple w:instr=" STYLEREF  &quot;Heading 1&quot; \n \w  \* MERGEFORMAT ">
      <w:r w:rsidR="00ED79F8">
        <w:rPr>
          <w:noProof/>
        </w:rPr>
        <w:t>Chapter 2</w:t>
      </w:r>
    </w:fldSimple>
    <w:r w:rsidRPr="005A73B0">
      <w:t xml:space="preserve"> – </w:t>
    </w:r>
    <w:fldSimple w:instr=" STYLEREF  &quot;Heading 1&quot;  \* MERGEFORMAT ">
      <w:r w:rsidR="00ED79F8">
        <w:rPr>
          <w:noProof/>
        </w:rPr>
        <w:t>Pre-Initialization Instructions</w:t>
      </w:r>
    </w:fldSimple>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Default="00753771">
    <w:pPr>
      <w:tabs>
        <w:tab w:val="right" w:pos="9360"/>
      </w:tabs>
      <w:rPr>
        <w:sz w:val="20"/>
        <w:szCs w:val="20"/>
      </w:rPr>
    </w:pPr>
    <w:r>
      <w:rPr>
        <w:sz w:val="20"/>
        <w:szCs w:val="20"/>
      </w:rPr>
      <w:tab/>
    </w:r>
    <w:fldSimple w:instr=" STYLEREF  &quot;Heading 1&quot; \n \w  \* MERGEFORMAT ">
      <w:r w:rsidR="00ED79F8" w:rsidRPr="00ED79F8">
        <w:rPr>
          <w:noProof/>
          <w:sz w:val="20"/>
          <w:szCs w:val="20"/>
        </w:rPr>
        <w:t>Chapter 2</w:t>
      </w:r>
    </w:fldSimple>
    <w:r>
      <w:rPr>
        <w:sz w:val="20"/>
        <w:szCs w:val="20"/>
      </w:rPr>
      <w:t xml:space="preserve"> – </w:t>
    </w:r>
    <w:fldSimple w:instr=" STYLEREF  &quot;Heading 1&quot;  \* MERGEFORMAT ">
      <w:r w:rsidR="00ED79F8" w:rsidRPr="00ED79F8">
        <w:rPr>
          <w:noProof/>
          <w:sz w:val="20"/>
          <w:szCs w:val="20"/>
        </w:rPr>
        <w:t>Pre-Initialization</w:t>
      </w:r>
      <w:r w:rsidR="00ED79F8">
        <w:rPr>
          <w:noProof/>
        </w:rPr>
        <w:t xml:space="preserve"> Instructions</w:t>
      </w:r>
    </w:fldSimple>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771" w:rsidRPr="003F500B" w:rsidRDefault="00753771" w:rsidP="003F500B">
    <w:pPr>
      <w:pStyle w:val="Header"/>
    </w:pPr>
    <w:fldSimple w:instr=" STYLEREF  &quot;Heading 1&quot; \n \w  \* MERGEFORMAT ">
      <w:r w:rsidR="00ED79F8">
        <w:rPr>
          <w:noProof/>
        </w:rPr>
        <w:t>Chapter 3</w:t>
      </w:r>
    </w:fldSimple>
    <w:r w:rsidRPr="003F500B">
      <w:t xml:space="preserve"> – </w:t>
    </w:r>
    <w:fldSimple w:instr=" STYLEREF  &quot;Heading 1&quot;  \* MERGEFORMAT ">
      <w:r w:rsidR="00ED79F8">
        <w:rPr>
          <w:noProof/>
        </w:rPr>
        <w:t>Installing the VistA Imaging DICOM Gateway</w:t>
      </w:r>
    </w:fldSimple>
  </w:p>
  <w:p w:rsidR="00753771" w:rsidRPr="003F500B" w:rsidRDefault="00753771" w:rsidP="003F50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0BEE51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7E2238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3A2E1B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AACCD6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DA1885E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6083A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B9C546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8CF4F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CE4729A"/>
    <w:lvl w:ilvl="0">
      <w:start w:val="1"/>
      <w:numFmt w:val="decimal"/>
      <w:pStyle w:val="ListNumber"/>
      <w:lvlText w:val="%1."/>
      <w:lvlJc w:val="left"/>
      <w:pPr>
        <w:tabs>
          <w:tab w:val="num" w:pos="360"/>
        </w:tabs>
        <w:ind w:left="360" w:hanging="360"/>
      </w:pPr>
    </w:lvl>
  </w:abstractNum>
  <w:abstractNum w:abstractNumId="9">
    <w:nsid w:val="FFFFFF89"/>
    <w:multiLevelType w:val="singleLevel"/>
    <w:tmpl w:val="27DA49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9A3ECA"/>
    <w:multiLevelType w:val="hybridMultilevel"/>
    <w:tmpl w:val="364ED45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173357B"/>
    <w:multiLevelType w:val="hybridMultilevel"/>
    <w:tmpl w:val="917816A6"/>
    <w:lvl w:ilvl="0" w:tplc="E9C830FC">
      <w:start w:val="1"/>
      <w:numFmt w:val="decimal"/>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28E2B65"/>
    <w:multiLevelType w:val="multilevel"/>
    <w:tmpl w:val="96EC498C"/>
    <w:lvl w:ilvl="0">
      <w:start w:val="1"/>
      <w:numFmt w:val="decimal"/>
      <w:lvlText w:val="%1"/>
      <w:lvlJc w:val="left"/>
      <w:pPr>
        <w:tabs>
          <w:tab w:val="num" w:pos="288"/>
        </w:tabs>
        <w:ind w:left="288" w:hanging="288"/>
      </w:pPr>
      <w:rPr>
        <w:rFonts w:ascii="Arial" w:hAnsi="Arial" w:hint="default"/>
        <w:b/>
        <w:i w:val="0"/>
        <w:sz w:val="20"/>
        <w:szCs w:val="20"/>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nsid w:val="070043B7"/>
    <w:multiLevelType w:val="hybridMultilevel"/>
    <w:tmpl w:val="F420241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A3B1CAF"/>
    <w:multiLevelType w:val="multilevel"/>
    <w:tmpl w:val="0BD2CCCA"/>
    <w:lvl w:ilvl="0">
      <w:start w:val="1"/>
      <w:numFmt w:val="decimal"/>
      <w:lvlText w:val="%1"/>
      <w:lvlJc w:val="left"/>
      <w:pPr>
        <w:tabs>
          <w:tab w:val="num" w:pos="288"/>
        </w:tabs>
        <w:ind w:left="288" w:hanging="288"/>
      </w:pPr>
      <w:rPr>
        <w:rFonts w:ascii="Arial" w:hAnsi="Arial" w:cs="Times New Roman" w:hint="default"/>
        <w:b/>
        <w:i w:val="0"/>
        <w:sz w:val="20"/>
        <w:szCs w:val="20"/>
      </w:rPr>
    </w:lvl>
    <w:lvl w:ilvl="1">
      <w:start w:val="1"/>
      <w:numFmt w:val="lowerLetter"/>
      <w:pStyle w:val="NumberedList2"/>
      <w:lvlText w:val="%2"/>
      <w:lvlJc w:val="left"/>
      <w:pPr>
        <w:tabs>
          <w:tab w:val="num" w:pos="576"/>
        </w:tabs>
        <w:ind w:left="576" w:hanging="288"/>
      </w:pPr>
      <w:rPr>
        <w:rFonts w:ascii="Arial" w:hAnsi="Arial" w:cs="Times New Roman" w:hint="default"/>
        <w:b/>
        <w:i w:val="0"/>
        <w:sz w:val="20"/>
        <w:szCs w:val="20"/>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5">
    <w:nsid w:val="0E102CA7"/>
    <w:multiLevelType w:val="singleLevel"/>
    <w:tmpl w:val="0409000F"/>
    <w:lvl w:ilvl="0">
      <w:start w:val="1"/>
      <w:numFmt w:val="decimal"/>
      <w:lvlText w:val="%1."/>
      <w:lvlJc w:val="left"/>
      <w:pPr>
        <w:tabs>
          <w:tab w:val="num" w:pos="360"/>
        </w:tabs>
        <w:ind w:left="360" w:hanging="360"/>
      </w:pPr>
    </w:lvl>
  </w:abstractNum>
  <w:abstractNum w:abstractNumId="16">
    <w:nsid w:val="0E7E3BC4"/>
    <w:multiLevelType w:val="multilevel"/>
    <w:tmpl w:val="FAF4F292"/>
    <w:lvl w:ilvl="0">
      <w:start w:val="1"/>
      <w:numFmt w:val="decimal"/>
      <w:lvlText w:val="%1"/>
      <w:lvlJc w:val="left"/>
      <w:pPr>
        <w:tabs>
          <w:tab w:val="num" w:pos="288"/>
        </w:tabs>
        <w:ind w:left="288" w:hanging="288"/>
      </w:pPr>
      <w:rPr>
        <w:rFonts w:ascii="Arial" w:hAnsi="Arial" w:cs="Times New Roman" w:hint="default"/>
        <w:b/>
        <w:i w:val="0"/>
        <w:sz w:val="20"/>
        <w:szCs w:val="20"/>
      </w:rPr>
    </w:lvl>
    <w:lvl w:ilvl="1">
      <w:start w:val="1"/>
      <w:numFmt w:val="bullet"/>
      <w:lvlText w:val=""/>
      <w:lvlJc w:val="left"/>
      <w:pPr>
        <w:tabs>
          <w:tab w:val="num" w:pos="576"/>
        </w:tabs>
        <w:ind w:left="576" w:hanging="288"/>
      </w:pPr>
      <w:rPr>
        <w:rFonts w:ascii="Symbol" w:hAnsi="Symbol" w:hint="default"/>
        <w:b/>
        <w:i w:val="0"/>
        <w:sz w:val="20"/>
        <w:szCs w:val="20"/>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7">
    <w:nsid w:val="0EFB5A40"/>
    <w:multiLevelType w:val="multilevel"/>
    <w:tmpl w:val="69A8BFF0"/>
    <w:lvl w:ilvl="0">
      <w:start w:val="1"/>
      <w:numFmt w:val="decimal"/>
      <w:pStyle w:val="Heading1"/>
      <w:lvlText w:val="Chapter %1"/>
      <w:lvlJc w:val="left"/>
      <w:pPr>
        <w:tabs>
          <w:tab w:val="num" w:pos="1890"/>
        </w:tabs>
        <w:ind w:left="450" w:hanging="450"/>
      </w:pPr>
      <w:rPr>
        <w:rFonts w:ascii="Arial" w:hAnsi="Arial" w:hint="default"/>
        <w:sz w:val="36"/>
      </w:rPr>
    </w:lvl>
    <w:lvl w:ilvl="1">
      <w:start w:val="1"/>
      <w:numFmt w:val="decimal"/>
      <w:pStyle w:val="Heading2"/>
      <w:lvlText w:val="%1.%2"/>
      <w:lvlJc w:val="left"/>
      <w:pPr>
        <w:tabs>
          <w:tab w:val="num" w:pos="810"/>
        </w:tabs>
        <w:ind w:left="450" w:hanging="450"/>
      </w:pPr>
      <w:rPr>
        <w:rFonts w:hint="default"/>
      </w:rPr>
    </w:lvl>
    <w:lvl w:ilvl="2">
      <w:start w:val="1"/>
      <w:numFmt w:val="decimal"/>
      <w:pStyle w:val="Heading3"/>
      <w:lvlText w:val="%1.%2.%3"/>
      <w:lvlJc w:val="left"/>
      <w:pPr>
        <w:tabs>
          <w:tab w:val="num" w:pos="1704"/>
        </w:tabs>
        <w:ind w:left="1704" w:hanging="1704"/>
      </w:pPr>
      <w:rPr>
        <w:rFonts w:hint="default"/>
      </w:rPr>
    </w:lvl>
    <w:lvl w:ilvl="3">
      <w:start w:val="1"/>
      <w:numFmt w:val="decimal"/>
      <w:pStyle w:val="Heading4"/>
      <w:lvlText w:val="%1.%2.%3.%4"/>
      <w:lvlJc w:val="left"/>
      <w:pPr>
        <w:tabs>
          <w:tab w:val="num" w:pos="2250"/>
        </w:tabs>
        <w:ind w:left="1818" w:hanging="1818"/>
      </w:pPr>
      <w:rPr>
        <w:rFonts w:hint="default"/>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3330"/>
        </w:tabs>
        <w:ind w:left="2826" w:hanging="936"/>
      </w:pPr>
      <w:rPr>
        <w:rFonts w:hint="default"/>
      </w:rPr>
    </w:lvl>
    <w:lvl w:ilvl="6">
      <w:start w:val="1"/>
      <w:numFmt w:val="decimal"/>
      <w:lvlText w:val="%1.%2.%3.%4.%5.%6.%7"/>
      <w:lvlJc w:val="left"/>
      <w:pPr>
        <w:tabs>
          <w:tab w:val="num" w:pos="3690"/>
        </w:tabs>
        <w:ind w:left="3330" w:hanging="1080"/>
      </w:pPr>
      <w:rPr>
        <w:rFonts w:hint="default"/>
      </w:rPr>
    </w:lvl>
    <w:lvl w:ilvl="7">
      <w:start w:val="1"/>
      <w:numFmt w:val="decimal"/>
      <w:lvlText w:val="%1.%2.%3.%4.%5.%6.%7.%8"/>
      <w:lvlJc w:val="left"/>
      <w:pPr>
        <w:tabs>
          <w:tab w:val="num" w:pos="4410"/>
        </w:tabs>
        <w:ind w:left="3834" w:hanging="1224"/>
      </w:pPr>
      <w:rPr>
        <w:rFonts w:hint="default"/>
      </w:rPr>
    </w:lvl>
    <w:lvl w:ilvl="8">
      <w:start w:val="1"/>
      <w:numFmt w:val="decimal"/>
      <w:lvlText w:val="%1.%2.%3.%4.%5.%6.%7.%8.%9"/>
      <w:lvlJc w:val="left"/>
      <w:pPr>
        <w:tabs>
          <w:tab w:val="num" w:pos="4770"/>
        </w:tabs>
        <w:ind w:left="4410" w:hanging="1440"/>
      </w:pPr>
      <w:rPr>
        <w:rFonts w:hint="default"/>
      </w:rPr>
    </w:lvl>
  </w:abstractNum>
  <w:abstractNum w:abstractNumId="18">
    <w:nsid w:val="0F2B0E15"/>
    <w:multiLevelType w:val="multilevel"/>
    <w:tmpl w:val="89307702"/>
    <w:numStyleLink w:val="cNum"/>
  </w:abstractNum>
  <w:abstractNum w:abstractNumId="19">
    <w:nsid w:val="15DF47CA"/>
    <w:multiLevelType w:val="hybridMultilevel"/>
    <w:tmpl w:val="E89ADEF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18617CC0"/>
    <w:multiLevelType w:val="singleLevel"/>
    <w:tmpl w:val="0409000F"/>
    <w:lvl w:ilvl="0">
      <w:start w:val="1"/>
      <w:numFmt w:val="decimal"/>
      <w:lvlText w:val="%1."/>
      <w:lvlJc w:val="left"/>
      <w:pPr>
        <w:tabs>
          <w:tab w:val="num" w:pos="360"/>
        </w:tabs>
        <w:ind w:left="360" w:hanging="360"/>
      </w:pPr>
    </w:lvl>
  </w:abstractNum>
  <w:abstractNum w:abstractNumId="21">
    <w:nsid w:val="1A6A799B"/>
    <w:multiLevelType w:val="hybridMultilevel"/>
    <w:tmpl w:val="E76E05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C970E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23193E0F"/>
    <w:multiLevelType w:val="hybridMultilevel"/>
    <w:tmpl w:val="FEAEFCDE"/>
    <w:lvl w:ilvl="0" w:tplc="D94A6BCC">
      <w:start w:val="1"/>
      <w:numFmt w:val="lowerLetter"/>
      <w:lvlText w:val="%1."/>
      <w:lvlJc w:val="left"/>
      <w:pPr>
        <w:ind w:left="1440" w:hanging="360"/>
      </w:pPr>
    </w:lvl>
    <w:lvl w:ilvl="1" w:tplc="E6BEB848" w:tentative="1">
      <w:start w:val="1"/>
      <w:numFmt w:val="lowerLetter"/>
      <w:lvlText w:val="%2."/>
      <w:lvlJc w:val="left"/>
      <w:pPr>
        <w:ind w:left="2160" w:hanging="360"/>
      </w:pPr>
    </w:lvl>
    <w:lvl w:ilvl="2" w:tplc="4F0CD9FA" w:tentative="1">
      <w:start w:val="1"/>
      <w:numFmt w:val="lowerRoman"/>
      <w:lvlText w:val="%3."/>
      <w:lvlJc w:val="right"/>
      <w:pPr>
        <w:ind w:left="2880" w:hanging="180"/>
      </w:pPr>
    </w:lvl>
    <w:lvl w:ilvl="3" w:tplc="D12293F6" w:tentative="1">
      <w:start w:val="1"/>
      <w:numFmt w:val="decimal"/>
      <w:lvlText w:val="%4."/>
      <w:lvlJc w:val="left"/>
      <w:pPr>
        <w:ind w:left="3600" w:hanging="360"/>
      </w:pPr>
    </w:lvl>
    <w:lvl w:ilvl="4" w:tplc="EDF69CC2" w:tentative="1">
      <w:start w:val="1"/>
      <w:numFmt w:val="lowerLetter"/>
      <w:lvlText w:val="%5."/>
      <w:lvlJc w:val="left"/>
      <w:pPr>
        <w:ind w:left="4320" w:hanging="360"/>
      </w:pPr>
    </w:lvl>
    <w:lvl w:ilvl="5" w:tplc="6D40BFF0" w:tentative="1">
      <w:start w:val="1"/>
      <w:numFmt w:val="lowerRoman"/>
      <w:lvlText w:val="%6."/>
      <w:lvlJc w:val="right"/>
      <w:pPr>
        <w:ind w:left="5040" w:hanging="180"/>
      </w:pPr>
    </w:lvl>
    <w:lvl w:ilvl="6" w:tplc="F9AE2814" w:tentative="1">
      <w:start w:val="1"/>
      <w:numFmt w:val="decimal"/>
      <w:lvlText w:val="%7."/>
      <w:lvlJc w:val="left"/>
      <w:pPr>
        <w:ind w:left="5760" w:hanging="360"/>
      </w:pPr>
    </w:lvl>
    <w:lvl w:ilvl="7" w:tplc="FB4074E0" w:tentative="1">
      <w:start w:val="1"/>
      <w:numFmt w:val="lowerLetter"/>
      <w:lvlText w:val="%8."/>
      <w:lvlJc w:val="left"/>
      <w:pPr>
        <w:ind w:left="6480" w:hanging="360"/>
      </w:pPr>
    </w:lvl>
    <w:lvl w:ilvl="8" w:tplc="4EA4725E" w:tentative="1">
      <w:start w:val="1"/>
      <w:numFmt w:val="lowerRoman"/>
      <w:lvlText w:val="%9."/>
      <w:lvlJc w:val="right"/>
      <w:pPr>
        <w:ind w:left="7200" w:hanging="180"/>
      </w:pPr>
    </w:lvl>
  </w:abstractNum>
  <w:abstractNum w:abstractNumId="24">
    <w:nsid w:val="235E7BA0"/>
    <w:multiLevelType w:val="hybridMultilevel"/>
    <w:tmpl w:val="BE068178"/>
    <w:lvl w:ilvl="0" w:tplc="04090019">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23FE7B66"/>
    <w:multiLevelType w:val="hybridMultilevel"/>
    <w:tmpl w:val="976235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291129A9"/>
    <w:multiLevelType w:val="hybridMultilevel"/>
    <w:tmpl w:val="0248DADA"/>
    <w:lvl w:ilvl="0" w:tplc="04090001">
      <w:start w:val="1"/>
      <w:numFmt w:val="decimal"/>
      <w:lvlText w:val="%1."/>
      <w:lvlJc w:val="left"/>
      <w:pPr>
        <w:tabs>
          <w:tab w:val="num" w:pos="720"/>
        </w:tabs>
        <w:ind w:left="720" w:hanging="360"/>
      </w:pPr>
      <w:rPr>
        <w:rFonts w:ascii="Times New Roman" w:hAnsi="Times New Roman" w:hint="default"/>
        <w:b w:val="0"/>
        <w:i w:val="0"/>
        <w:sz w:val="24"/>
      </w:rPr>
    </w:lvl>
    <w:lvl w:ilvl="1" w:tplc="04090003">
      <w:start w:val="1"/>
      <w:numFmt w:val="lowerLetter"/>
      <w:lvlText w:val="%2)"/>
      <w:lvlJc w:val="left"/>
      <w:pPr>
        <w:tabs>
          <w:tab w:val="num" w:pos="1440"/>
        </w:tabs>
        <w:ind w:left="1440" w:hanging="360"/>
      </w:pPr>
      <w:rPr>
        <w:rFonts w:hint="default"/>
        <w:b/>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nsid w:val="2B6E56C0"/>
    <w:multiLevelType w:val="multilevel"/>
    <w:tmpl w:val="89307702"/>
    <w:styleLink w:val="cNum"/>
    <w:lvl w:ilvl="0">
      <w:start w:val="1"/>
      <w:numFmt w:val="decimal"/>
      <w:lvlText w:val="%1"/>
      <w:lvlJc w:val="left"/>
      <w:pPr>
        <w:tabs>
          <w:tab w:val="num" w:pos="288"/>
        </w:tabs>
        <w:ind w:left="288" w:hanging="288"/>
      </w:pPr>
      <w:rPr>
        <w:rFonts w:ascii="Arial" w:hAnsi="Arial" w:hint="default"/>
        <w:b/>
        <w:i w:val="0"/>
        <w:sz w:val="20"/>
        <w:szCs w:val="20"/>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2C113554"/>
    <w:multiLevelType w:val="hybridMultilevel"/>
    <w:tmpl w:val="F6F84ECA"/>
    <w:lvl w:ilvl="0" w:tplc="5F2A4E60">
      <w:start w:val="1"/>
      <w:numFmt w:val="bullet"/>
      <w:lvlText w:val=""/>
      <w:lvlJc w:val="left"/>
      <w:pPr>
        <w:tabs>
          <w:tab w:val="num" w:pos="720"/>
        </w:tabs>
        <w:ind w:left="720" w:hanging="360"/>
      </w:pPr>
      <w:rPr>
        <w:rFonts w:ascii="Symbol" w:hAnsi="Symbol" w:hint="default"/>
      </w:rPr>
    </w:lvl>
    <w:lvl w:ilvl="1" w:tplc="291C981A" w:tentative="1">
      <w:start w:val="1"/>
      <w:numFmt w:val="bullet"/>
      <w:lvlText w:val="o"/>
      <w:lvlJc w:val="left"/>
      <w:pPr>
        <w:tabs>
          <w:tab w:val="num" w:pos="1440"/>
        </w:tabs>
        <w:ind w:left="1440" w:hanging="360"/>
      </w:pPr>
      <w:rPr>
        <w:rFonts w:ascii="Courier New" w:hAnsi="Courier New" w:cs="Courier New" w:hint="default"/>
      </w:rPr>
    </w:lvl>
    <w:lvl w:ilvl="2" w:tplc="AD8ECA22" w:tentative="1">
      <w:start w:val="1"/>
      <w:numFmt w:val="bullet"/>
      <w:lvlText w:val=""/>
      <w:lvlJc w:val="left"/>
      <w:pPr>
        <w:tabs>
          <w:tab w:val="num" w:pos="2160"/>
        </w:tabs>
        <w:ind w:left="2160" w:hanging="360"/>
      </w:pPr>
      <w:rPr>
        <w:rFonts w:ascii="Wingdings" w:hAnsi="Wingdings" w:hint="default"/>
      </w:rPr>
    </w:lvl>
    <w:lvl w:ilvl="3" w:tplc="F93C0468" w:tentative="1">
      <w:start w:val="1"/>
      <w:numFmt w:val="bullet"/>
      <w:lvlText w:val=""/>
      <w:lvlJc w:val="left"/>
      <w:pPr>
        <w:tabs>
          <w:tab w:val="num" w:pos="2880"/>
        </w:tabs>
        <w:ind w:left="2880" w:hanging="360"/>
      </w:pPr>
      <w:rPr>
        <w:rFonts w:ascii="Symbol" w:hAnsi="Symbol" w:hint="default"/>
      </w:rPr>
    </w:lvl>
    <w:lvl w:ilvl="4" w:tplc="4440C8D2" w:tentative="1">
      <w:start w:val="1"/>
      <w:numFmt w:val="bullet"/>
      <w:lvlText w:val="o"/>
      <w:lvlJc w:val="left"/>
      <w:pPr>
        <w:tabs>
          <w:tab w:val="num" w:pos="3600"/>
        </w:tabs>
        <w:ind w:left="3600" w:hanging="360"/>
      </w:pPr>
      <w:rPr>
        <w:rFonts w:ascii="Courier New" w:hAnsi="Courier New" w:cs="Courier New" w:hint="default"/>
      </w:rPr>
    </w:lvl>
    <w:lvl w:ilvl="5" w:tplc="D6C86276" w:tentative="1">
      <w:start w:val="1"/>
      <w:numFmt w:val="bullet"/>
      <w:lvlText w:val=""/>
      <w:lvlJc w:val="left"/>
      <w:pPr>
        <w:tabs>
          <w:tab w:val="num" w:pos="4320"/>
        </w:tabs>
        <w:ind w:left="4320" w:hanging="360"/>
      </w:pPr>
      <w:rPr>
        <w:rFonts w:ascii="Wingdings" w:hAnsi="Wingdings" w:hint="default"/>
      </w:rPr>
    </w:lvl>
    <w:lvl w:ilvl="6" w:tplc="BEDEE6CA" w:tentative="1">
      <w:start w:val="1"/>
      <w:numFmt w:val="bullet"/>
      <w:lvlText w:val=""/>
      <w:lvlJc w:val="left"/>
      <w:pPr>
        <w:tabs>
          <w:tab w:val="num" w:pos="5040"/>
        </w:tabs>
        <w:ind w:left="5040" w:hanging="360"/>
      </w:pPr>
      <w:rPr>
        <w:rFonts w:ascii="Symbol" w:hAnsi="Symbol" w:hint="default"/>
      </w:rPr>
    </w:lvl>
    <w:lvl w:ilvl="7" w:tplc="9B5EF9B4" w:tentative="1">
      <w:start w:val="1"/>
      <w:numFmt w:val="bullet"/>
      <w:lvlText w:val="o"/>
      <w:lvlJc w:val="left"/>
      <w:pPr>
        <w:tabs>
          <w:tab w:val="num" w:pos="5760"/>
        </w:tabs>
        <w:ind w:left="5760" w:hanging="360"/>
      </w:pPr>
      <w:rPr>
        <w:rFonts w:ascii="Courier New" w:hAnsi="Courier New" w:cs="Courier New" w:hint="default"/>
      </w:rPr>
    </w:lvl>
    <w:lvl w:ilvl="8" w:tplc="02AE4D02" w:tentative="1">
      <w:start w:val="1"/>
      <w:numFmt w:val="bullet"/>
      <w:lvlText w:val=""/>
      <w:lvlJc w:val="left"/>
      <w:pPr>
        <w:tabs>
          <w:tab w:val="num" w:pos="6480"/>
        </w:tabs>
        <w:ind w:left="6480" w:hanging="360"/>
      </w:pPr>
      <w:rPr>
        <w:rFonts w:ascii="Wingdings" w:hAnsi="Wingdings" w:hint="default"/>
      </w:rPr>
    </w:lvl>
  </w:abstractNum>
  <w:abstractNum w:abstractNumId="29">
    <w:nsid w:val="2D8623C6"/>
    <w:multiLevelType w:val="hybridMultilevel"/>
    <w:tmpl w:val="A6745E1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nsid w:val="307C3BDB"/>
    <w:multiLevelType w:val="hybridMultilevel"/>
    <w:tmpl w:val="F1D62AE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34E5602E"/>
    <w:multiLevelType w:val="hybridMultilevel"/>
    <w:tmpl w:val="8F04EEBA"/>
    <w:lvl w:ilvl="0" w:tplc="04090001">
      <w:start w:val="1"/>
      <w:numFmt w:val="decimal"/>
      <w:lvlText w:val="%1."/>
      <w:lvlJc w:val="left"/>
      <w:pPr>
        <w:tabs>
          <w:tab w:val="num" w:pos="720"/>
        </w:tabs>
        <w:ind w:left="720" w:hanging="360"/>
      </w:p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2">
    <w:nsid w:val="375C79CF"/>
    <w:multiLevelType w:val="multilevel"/>
    <w:tmpl w:val="134ED6B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numFmt w:val="none"/>
      <w:lvlText w:val=""/>
      <w:lvlJc w:val="left"/>
      <w:pPr>
        <w:tabs>
          <w:tab w:val="num" w:pos="360"/>
        </w:tabs>
      </w:pPr>
    </w:lvl>
  </w:abstractNum>
  <w:abstractNum w:abstractNumId="33">
    <w:nsid w:val="386376EA"/>
    <w:multiLevelType w:val="hybridMultilevel"/>
    <w:tmpl w:val="A0A8E38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nsid w:val="397450E1"/>
    <w:multiLevelType w:val="hybridMultilevel"/>
    <w:tmpl w:val="361C55D6"/>
    <w:lvl w:ilvl="0" w:tplc="0F720D34">
      <w:start w:val="1"/>
      <w:numFmt w:val="decimal"/>
      <w:lvlText w:val="%1."/>
      <w:lvlJc w:val="left"/>
      <w:pPr>
        <w:tabs>
          <w:tab w:val="num" w:pos="720"/>
        </w:tabs>
        <w:ind w:left="720" w:hanging="360"/>
      </w:pPr>
    </w:lvl>
    <w:lvl w:ilvl="1" w:tplc="DA4651D6" w:tentative="1">
      <w:start w:val="1"/>
      <w:numFmt w:val="lowerLetter"/>
      <w:lvlText w:val="%2."/>
      <w:lvlJc w:val="left"/>
      <w:pPr>
        <w:tabs>
          <w:tab w:val="num" w:pos="1440"/>
        </w:tabs>
        <w:ind w:left="1440" w:hanging="360"/>
      </w:pPr>
    </w:lvl>
    <w:lvl w:ilvl="2" w:tplc="ED847FC8" w:tentative="1">
      <w:start w:val="1"/>
      <w:numFmt w:val="lowerRoman"/>
      <w:lvlText w:val="%3."/>
      <w:lvlJc w:val="right"/>
      <w:pPr>
        <w:tabs>
          <w:tab w:val="num" w:pos="2160"/>
        </w:tabs>
        <w:ind w:left="2160" w:hanging="180"/>
      </w:pPr>
    </w:lvl>
    <w:lvl w:ilvl="3" w:tplc="95CC2208" w:tentative="1">
      <w:start w:val="1"/>
      <w:numFmt w:val="decimal"/>
      <w:lvlText w:val="%4."/>
      <w:lvlJc w:val="left"/>
      <w:pPr>
        <w:tabs>
          <w:tab w:val="num" w:pos="2880"/>
        </w:tabs>
        <w:ind w:left="2880" w:hanging="360"/>
      </w:pPr>
    </w:lvl>
    <w:lvl w:ilvl="4" w:tplc="CDDAC052" w:tentative="1">
      <w:start w:val="1"/>
      <w:numFmt w:val="lowerLetter"/>
      <w:lvlText w:val="%5."/>
      <w:lvlJc w:val="left"/>
      <w:pPr>
        <w:tabs>
          <w:tab w:val="num" w:pos="3600"/>
        </w:tabs>
        <w:ind w:left="3600" w:hanging="360"/>
      </w:pPr>
    </w:lvl>
    <w:lvl w:ilvl="5" w:tplc="83E0B96E" w:tentative="1">
      <w:start w:val="1"/>
      <w:numFmt w:val="lowerRoman"/>
      <w:lvlText w:val="%6."/>
      <w:lvlJc w:val="right"/>
      <w:pPr>
        <w:tabs>
          <w:tab w:val="num" w:pos="4320"/>
        </w:tabs>
        <w:ind w:left="4320" w:hanging="180"/>
      </w:pPr>
    </w:lvl>
    <w:lvl w:ilvl="6" w:tplc="305EE68A" w:tentative="1">
      <w:start w:val="1"/>
      <w:numFmt w:val="decimal"/>
      <w:lvlText w:val="%7."/>
      <w:lvlJc w:val="left"/>
      <w:pPr>
        <w:tabs>
          <w:tab w:val="num" w:pos="5040"/>
        </w:tabs>
        <w:ind w:left="5040" w:hanging="360"/>
      </w:pPr>
    </w:lvl>
    <w:lvl w:ilvl="7" w:tplc="DD6E825E" w:tentative="1">
      <w:start w:val="1"/>
      <w:numFmt w:val="lowerLetter"/>
      <w:lvlText w:val="%8."/>
      <w:lvlJc w:val="left"/>
      <w:pPr>
        <w:tabs>
          <w:tab w:val="num" w:pos="5760"/>
        </w:tabs>
        <w:ind w:left="5760" w:hanging="360"/>
      </w:pPr>
    </w:lvl>
    <w:lvl w:ilvl="8" w:tplc="BB006B30" w:tentative="1">
      <w:start w:val="1"/>
      <w:numFmt w:val="lowerRoman"/>
      <w:lvlText w:val="%9."/>
      <w:lvlJc w:val="right"/>
      <w:pPr>
        <w:tabs>
          <w:tab w:val="num" w:pos="6480"/>
        </w:tabs>
        <w:ind w:left="6480" w:hanging="180"/>
      </w:pPr>
    </w:lvl>
  </w:abstractNum>
  <w:abstractNum w:abstractNumId="35">
    <w:nsid w:val="3A1F6725"/>
    <w:multiLevelType w:val="hybridMultilevel"/>
    <w:tmpl w:val="9EC8E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0F3231"/>
    <w:multiLevelType w:val="hybridMultilevel"/>
    <w:tmpl w:val="192851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3D2F7D15"/>
    <w:multiLevelType w:val="hybridMultilevel"/>
    <w:tmpl w:val="1A6017A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nsid w:val="3E2D0B0F"/>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9">
    <w:nsid w:val="3F711FCB"/>
    <w:multiLevelType w:val="hybridMultilevel"/>
    <w:tmpl w:val="3CD644C2"/>
    <w:lvl w:ilvl="0" w:tplc="CB84FD26">
      <w:start w:val="1"/>
      <w:numFmt w:val="bullet"/>
      <w:lvlText w:val=""/>
      <w:lvlJc w:val="left"/>
      <w:pPr>
        <w:ind w:left="720" w:hanging="360"/>
      </w:pPr>
      <w:rPr>
        <w:rFonts w:ascii="Symbol" w:hAnsi="Symbol" w:hint="default"/>
      </w:rPr>
    </w:lvl>
    <w:lvl w:ilvl="1" w:tplc="61C8950C" w:tentative="1">
      <w:start w:val="1"/>
      <w:numFmt w:val="bullet"/>
      <w:lvlText w:val="o"/>
      <w:lvlJc w:val="left"/>
      <w:pPr>
        <w:ind w:left="1440" w:hanging="360"/>
      </w:pPr>
      <w:rPr>
        <w:rFonts w:ascii="Courier New" w:hAnsi="Courier New" w:cs="Courier New" w:hint="default"/>
      </w:rPr>
    </w:lvl>
    <w:lvl w:ilvl="2" w:tplc="594E630C" w:tentative="1">
      <w:start w:val="1"/>
      <w:numFmt w:val="bullet"/>
      <w:lvlText w:val=""/>
      <w:lvlJc w:val="left"/>
      <w:pPr>
        <w:ind w:left="2160" w:hanging="360"/>
      </w:pPr>
      <w:rPr>
        <w:rFonts w:ascii="Wingdings" w:hAnsi="Wingdings" w:hint="default"/>
      </w:rPr>
    </w:lvl>
    <w:lvl w:ilvl="3" w:tplc="35D6E58A" w:tentative="1">
      <w:start w:val="1"/>
      <w:numFmt w:val="bullet"/>
      <w:lvlText w:val=""/>
      <w:lvlJc w:val="left"/>
      <w:pPr>
        <w:ind w:left="2880" w:hanging="360"/>
      </w:pPr>
      <w:rPr>
        <w:rFonts w:ascii="Symbol" w:hAnsi="Symbol" w:hint="default"/>
      </w:rPr>
    </w:lvl>
    <w:lvl w:ilvl="4" w:tplc="8176FB06" w:tentative="1">
      <w:start w:val="1"/>
      <w:numFmt w:val="bullet"/>
      <w:lvlText w:val="o"/>
      <w:lvlJc w:val="left"/>
      <w:pPr>
        <w:ind w:left="3600" w:hanging="360"/>
      </w:pPr>
      <w:rPr>
        <w:rFonts w:ascii="Courier New" w:hAnsi="Courier New" w:cs="Courier New" w:hint="default"/>
      </w:rPr>
    </w:lvl>
    <w:lvl w:ilvl="5" w:tplc="AA8A1B50" w:tentative="1">
      <w:start w:val="1"/>
      <w:numFmt w:val="bullet"/>
      <w:lvlText w:val=""/>
      <w:lvlJc w:val="left"/>
      <w:pPr>
        <w:ind w:left="4320" w:hanging="360"/>
      </w:pPr>
      <w:rPr>
        <w:rFonts w:ascii="Wingdings" w:hAnsi="Wingdings" w:hint="default"/>
      </w:rPr>
    </w:lvl>
    <w:lvl w:ilvl="6" w:tplc="2BE2D28A" w:tentative="1">
      <w:start w:val="1"/>
      <w:numFmt w:val="bullet"/>
      <w:lvlText w:val=""/>
      <w:lvlJc w:val="left"/>
      <w:pPr>
        <w:ind w:left="5040" w:hanging="360"/>
      </w:pPr>
      <w:rPr>
        <w:rFonts w:ascii="Symbol" w:hAnsi="Symbol" w:hint="default"/>
      </w:rPr>
    </w:lvl>
    <w:lvl w:ilvl="7" w:tplc="8BAA6BC2" w:tentative="1">
      <w:start w:val="1"/>
      <w:numFmt w:val="bullet"/>
      <w:lvlText w:val="o"/>
      <w:lvlJc w:val="left"/>
      <w:pPr>
        <w:ind w:left="5760" w:hanging="360"/>
      </w:pPr>
      <w:rPr>
        <w:rFonts w:ascii="Courier New" w:hAnsi="Courier New" w:cs="Courier New" w:hint="default"/>
      </w:rPr>
    </w:lvl>
    <w:lvl w:ilvl="8" w:tplc="6FAEDE14" w:tentative="1">
      <w:start w:val="1"/>
      <w:numFmt w:val="bullet"/>
      <w:lvlText w:val=""/>
      <w:lvlJc w:val="left"/>
      <w:pPr>
        <w:ind w:left="6480" w:hanging="360"/>
      </w:pPr>
      <w:rPr>
        <w:rFonts w:ascii="Wingdings" w:hAnsi="Wingdings" w:hint="default"/>
      </w:rPr>
    </w:lvl>
  </w:abstractNum>
  <w:abstractNum w:abstractNumId="40">
    <w:nsid w:val="40A12919"/>
    <w:multiLevelType w:val="multilevel"/>
    <w:tmpl w:val="89307702"/>
    <w:numStyleLink w:val="cNum"/>
  </w:abstractNum>
  <w:abstractNum w:abstractNumId="41">
    <w:nsid w:val="416A4FB4"/>
    <w:multiLevelType w:val="multilevel"/>
    <w:tmpl w:val="89307702"/>
    <w:numStyleLink w:val="cNum"/>
  </w:abstractNum>
  <w:abstractNum w:abstractNumId="42">
    <w:nsid w:val="45116DF9"/>
    <w:multiLevelType w:val="multilevel"/>
    <w:tmpl w:val="89307702"/>
    <w:numStyleLink w:val="cNum"/>
  </w:abstractNum>
  <w:abstractNum w:abstractNumId="43">
    <w:nsid w:val="45D83F0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nsid w:val="489E0C6B"/>
    <w:multiLevelType w:val="hybridMultilevel"/>
    <w:tmpl w:val="36CC82FE"/>
    <w:lvl w:ilvl="0" w:tplc="0064585A">
      <w:start w:val="1"/>
      <w:numFmt w:val="bullet"/>
      <w:lvlText w:val=""/>
      <w:lvlJc w:val="left"/>
      <w:pPr>
        <w:tabs>
          <w:tab w:val="num" w:pos="360"/>
        </w:tabs>
        <w:ind w:left="360" w:hanging="360"/>
      </w:pPr>
      <w:rPr>
        <w:rFonts w:ascii="Symbol" w:hAnsi="Symbol" w:hint="default"/>
      </w:rPr>
    </w:lvl>
    <w:lvl w:ilvl="1" w:tplc="D63C3748" w:tentative="1">
      <w:start w:val="1"/>
      <w:numFmt w:val="bullet"/>
      <w:lvlText w:val="o"/>
      <w:lvlJc w:val="left"/>
      <w:pPr>
        <w:tabs>
          <w:tab w:val="num" w:pos="1080"/>
        </w:tabs>
        <w:ind w:left="1080" w:hanging="360"/>
      </w:pPr>
      <w:rPr>
        <w:rFonts w:ascii="Courier New" w:hAnsi="Courier New" w:hint="default"/>
      </w:rPr>
    </w:lvl>
    <w:lvl w:ilvl="2" w:tplc="1DBAB3A2" w:tentative="1">
      <w:start w:val="1"/>
      <w:numFmt w:val="bullet"/>
      <w:lvlText w:val=""/>
      <w:lvlJc w:val="left"/>
      <w:pPr>
        <w:tabs>
          <w:tab w:val="num" w:pos="1800"/>
        </w:tabs>
        <w:ind w:left="1800" w:hanging="360"/>
      </w:pPr>
      <w:rPr>
        <w:rFonts w:ascii="Wingdings" w:hAnsi="Wingdings" w:hint="default"/>
      </w:rPr>
    </w:lvl>
    <w:lvl w:ilvl="3" w:tplc="FADA10B6" w:tentative="1">
      <w:start w:val="1"/>
      <w:numFmt w:val="bullet"/>
      <w:lvlText w:val=""/>
      <w:lvlJc w:val="left"/>
      <w:pPr>
        <w:tabs>
          <w:tab w:val="num" w:pos="2520"/>
        </w:tabs>
        <w:ind w:left="2520" w:hanging="360"/>
      </w:pPr>
      <w:rPr>
        <w:rFonts w:ascii="Symbol" w:hAnsi="Symbol" w:hint="default"/>
      </w:rPr>
    </w:lvl>
    <w:lvl w:ilvl="4" w:tplc="8C8EBE88" w:tentative="1">
      <w:start w:val="1"/>
      <w:numFmt w:val="bullet"/>
      <w:lvlText w:val="o"/>
      <w:lvlJc w:val="left"/>
      <w:pPr>
        <w:tabs>
          <w:tab w:val="num" w:pos="3240"/>
        </w:tabs>
        <w:ind w:left="3240" w:hanging="360"/>
      </w:pPr>
      <w:rPr>
        <w:rFonts w:ascii="Courier New" w:hAnsi="Courier New" w:hint="default"/>
      </w:rPr>
    </w:lvl>
    <w:lvl w:ilvl="5" w:tplc="D8CA7A40" w:tentative="1">
      <w:start w:val="1"/>
      <w:numFmt w:val="bullet"/>
      <w:lvlText w:val=""/>
      <w:lvlJc w:val="left"/>
      <w:pPr>
        <w:tabs>
          <w:tab w:val="num" w:pos="3960"/>
        </w:tabs>
        <w:ind w:left="3960" w:hanging="360"/>
      </w:pPr>
      <w:rPr>
        <w:rFonts w:ascii="Wingdings" w:hAnsi="Wingdings" w:hint="default"/>
      </w:rPr>
    </w:lvl>
    <w:lvl w:ilvl="6" w:tplc="44142252" w:tentative="1">
      <w:start w:val="1"/>
      <w:numFmt w:val="bullet"/>
      <w:lvlText w:val=""/>
      <w:lvlJc w:val="left"/>
      <w:pPr>
        <w:tabs>
          <w:tab w:val="num" w:pos="4680"/>
        </w:tabs>
        <w:ind w:left="4680" w:hanging="360"/>
      </w:pPr>
      <w:rPr>
        <w:rFonts w:ascii="Symbol" w:hAnsi="Symbol" w:hint="default"/>
      </w:rPr>
    </w:lvl>
    <w:lvl w:ilvl="7" w:tplc="210E7C9A" w:tentative="1">
      <w:start w:val="1"/>
      <w:numFmt w:val="bullet"/>
      <w:lvlText w:val="o"/>
      <w:lvlJc w:val="left"/>
      <w:pPr>
        <w:tabs>
          <w:tab w:val="num" w:pos="5400"/>
        </w:tabs>
        <w:ind w:left="5400" w:hanging="360"/>
      </w:pPr>
      <w:rPr>
        <w:rFonts w:ascii="Courier New" w:hAnsi="Courier New" w:hint="default"/>
      </w:rPr>
    </w:lvl>
    <w:lvl w:ilvl="8" w:tplc="8A64B97C" w:tentative="1">
      <w:start w:val="1"/>
      <w:numFmt w:val="bullet"/>
      <w:lvlText w:val=""/>
      <w:lvlJc w:val="left"/>
      <w:pPr>
        <w:tabs>
          <w:tab w:val="num" w:pos="6120"/>
        </w:tabs>
        <w:ind w:left="6120" w:hanging="360"/>
      </w:pPr>
      <w:rPr>
        <w:rFonts w:ascii="Wingdings" w:hAnsi="Wingdings" w:hint="default"/>
      </w:rPr>
    </w:lvl>
  </w:abstractNum>
  <w:abstractNum w:abstractNumId="45">
    <w:nsid w:val="4A026DC8"/>
    <w:multiLevelType w:val="singleLevel"/>
    <w:tmpl w:val="0409000F"/>
    <w:lvl w:ilvl="0">
      <w:start w:val="1"/>
      <w:numFmt w:val="decimal"/>
      <w:lvlText w:val="%1."/>
      <w:lvlJc w:val="left"/>
      <w:pPr>
        <w:tabs>
          <w:tab w:val="num" w:pos="360"/>
        </w:tabs>
        <w:ind w:left="360" w:hanging="360"/>
      </w:pPr>
    </w:lvl>
  </w:abstractNum>
  <w:abstractNum w:abstractNumId="46">
    <w:nsid w:val="4D6730B2"/>
    <w:multiLevelType w:val="hybridMultilevel"/>
    <w:tmpl w:val="9E20E2B2"/>
    <w:lvl w:ilvl="0" w:tplc="6BF41056">
      <w:start w:val="1"/>
      <w:numFmt w:val="bullet"/>
      <w:lvlText w:val=""/>
      <w:lvlJc w:val="left"/>
      <w:pPr>
        <w:ind w:left="720" w:hanging="360"/>
      </w:pPr>
      <w:rPr>
        <w:rFonts w:ascii="Symbol" w:hAnsi="Symbol" w:hint="default"/>
      </w:rPr>
    </w:lvl>
    <w:lvl w:ilvl="1" w:tplc="F5A69C30" w:tentative="1">
      <w:start w:val="1"/>
      <w:numFmt w:val="bullet"/>
      <w:lvlText w:val="o"/>
      <w:lvlJc w:val="left"/>
      <w:pPr>
        <w:ind w:left="1440" w:hanging="360"/>
      </w:pPr>
      <w:rPr>
        <w:rFonts w:ascii="Courier New" w:hAnsi="Courier New" w:cs="Courier New" w:hint="default"/>
      </w:rPr>
    </w:lvl>
    <w:lvl w:ilvl="2" w:tplc="6E4E36FA" w:tentative="1">
      <w:start w:val="1"/>
      <w:numFmt w:val="bullet"/>
      <w:lvlText w:val=""/>
      <w:lvlJc w:val="left"/>
      <w:pPr>
        <w:ind w:left="2160" w:hanging="360"/>
      </w:pPr>
      <w:rPr>
        <w:rFonts w:ascii="Wingdings" w:hAnsi="Wingdings" w:hint="default"/>
      </w:rPr>
    </w:lvl>
    <w:lvl w:ilvl="3" w:tplc="6E66DF04" w:tentative="1">
      <w:start w:val="1"/>
      <w:numFmt w:val="bullet"/>
      <w:lvlText w:val=""/>
      <w:lvlJc w:val="left"/>
      <w:pPr>
        <w:ind w:left="2880" w:hanging="360"/>
      </w:pPr>
      <w:rPr>
        <w:rFonts w:ascii="Symbol" w:hAnsi="Symbol" w:hint="default"/>
      </w:rPr>
    </w:lvl>
    <w:lvl w:ilvl="4" w:tplc="57C829FA" w:tentative="1">
      <w:start w:val="1"/>
      <w:numFmt w:val="bullet"/>
      <w:lvlText w:val="o"/>
      <w:lvlJc w:val="left"/>
      <w:pPr>
        <w:ind w:left="3600" w:hanging="360"/>
      </w:pPr>
      <w:rPr>
        <w:rFonts w:ascii="Courier New" w:hAnsi="Courier New" w:cs="Courier New" w:hint="default"/>
      </w:rPr>
    </w:lvl>
    <w:lvl w:ilvl="5" w:tplc="E2821392" w:tentative="1">
      <w:start w:val="1"/>
      <w:numFmt w:val="bullet"/>
      <w:lvlText w:val=""/>
      <w:lvlJc w:val="left"/>
      <w:pPr>
        <w:ind w:left="4320" w:hanging="360"/>
      </w:pPr>
      <w:rPr>
        <w:rFonts w:ascii="Wingdings" w:hAnsi="Wingdings" w:hint="default"/>
      </w:rPr>
    </w:lvl>
    <w:lvl w:ilvl="6" w:tplc="224648BA" w:tentative="1">
      <w:start w:val="1"/>
      <w:numFmt w:val="bullet"/>
      <w:lvlText w:val=""/>
      <w:lvlJc w:val="left"/>
      <w:pPr>
        <w:ind w:left="5040" w:hanging="360"/>
      </w:pPr>
      <w:rPr>
        <w:rFonts w:ascii="Symbol" w:hAnsi="Symbol" w:hint="default"/>
      </w:rPr>
    </w:lvl>
    <w:lvl w:ilvl="7" w:tplc="54E8AC4E" w:tentative="1">
      <w:start w:val="1"/>
      <w:numFmt w:val="bullet"/>
      <w:lvlText w:val="o"/>
      <w:lvlJc w:val="left"/>
      <w:pPr>
        <w:ind w:left="5760" w:hanging="360"/>
      </w:pPr>
      <w:rPr>
        <w:rFonts w:ascii="Courier New" w:hAnsi="Courier New" w:cs="Courier New" w:hint="default"/>
      </w:rPr>
    </w:lvl>
    <w:lvl w:ilvl="8" w:tplc="ACD2AA0C" w:tentative="1">
      <w:start w:val="1"/>
      <w:numFmt w:val="bullet"/>
      <w:lvlText w:val=""/>
      <w:lvlJc w:val="left"/>
      <w:pPr>
        <w:ind w:left="6480" w:hanging="360"/>
      </w:pPr>
      <w:rPr>
        <w:rFonts w:ascii="Wingdings" w:hAnsi="Wingdings" w:hint="default"/>
      </w:rPr>
    </w:lvl>
  </w:abstractNum>
  <w:abstractNum w:abstractNumId="47">
    <w:nsid w:val="4DB30F6E"/>
    <w:multiLevelType w:val="hybridMultilevel"/>
    <w:tmpl w:val="25048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4DDF2985"/>
    <w:multiLevelType w:val="hybridMultilevel"/>
    <w:tmpl w:val="F6166276"/>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49">
    <w:nsid w:val="52E84AE0"/>
    <w:multiLevelType w:val="hybridMultilevel"/>
    <w:tmpl w:val="5A7822FA"/>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50">
    <w:nsid w:val="57CC6CD3"/>
    <w:multiLevelType w:val="hybridMultilevel"/>
    <w:tmpl w:val="77822552"/>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1">
    <w:nsid w:val="5C1B3DED"/>
    <w:multiLevelType w:val="hybridMultilevel"/>
    <w:tmpl w:val="1A5C7F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2">
    <w:nsid w:val="62186CF5"/>
    <w:multiLevelType w:val="singleLevel"/>
    <w:tmpl w:val="76922456"/>
    <w:lvl w:ilvl="0">
      <w:start w:val="1"/>
      <w:numFmt w:val="bullet"/>
      <w:lvlText w:val=""/>
      <w:lvlJc w:val="left"/>
      <w:pPr>
        <w:tabs>
          <w:tab w:val="num" w:pos="360"/>
        </w:tabs>
        <w:ind w:left="360" w:hanging="360"/>
      </w:pPr>
      <w:rPr>
        <w:rFonts w:ascii="Symbol" w:hAnsi="Symbol" w:hint="default"/>
      </w:rPr>
    </w:lvl>
  </w:abstractNum>
  <w:abstractNum w:abstractNumId="53">
    <w:nsid w:val="62312F8B"/>
    <w:multiLevelType w:val="hybridMultilevel"/>
    <w:tmpl w:val="3E104990"/>
    <w:lvl w:ilvl="0" w:tplc="E88AA79E">
      <w:start w:val="1"/>
      <w:numFmt w:val="bullet"/>
      <w:lvlText w:val=""/>
      <w:lvlJc w:val="left"/>
      <w:pPr>
        <w:tabs>
          <w:tab w:val="num" w:pos="720"/>
        </w:tabs>
        <w:ind w:left="720" w:hanging="360"/>
      </w:pPr>
      <w:rPr>
        <w:rFonts w:ascii="Symbol" w:hAnsi="Symbol" w:hint="default"/>
      </w:rPr>
    </w:lvl>
    <w:lvl w:ilvl="1" w:tplc="EF728158" w:tentative="1">
      <w:start w:val="1"/>
      <w:numFmt w:val="bullet"/>
      <w:lvlText w:val="o"/>
      <w:lvlJc w:val="left"/>
      <w:pPr>
        <w:tabs>
          <w:tab w:val="num" w:pos="1440"/>
        </w:tabs>
        <w:ind w:left="1440" w:hanging="360"/>
      </w:pPr>
      <w:rPr>
        <w:rFonts w:ascii="Courier New" w:hAnsi="Courier New" w:cs="Courier New" w:hint="default"/>
      </w:rPr>
    </w:lvl>
    <w:lvl w:ilvl="2" w:tplc="6A7C745A" w:tentative="1">
      <w:start w:val="1"/>
      <w:numFmt w:val="bullet"/>
      <w:lvlText w:val=""/>
      <w:lvlJc w:val="left"/>
      <w:pPr>
        <w:tabs>
          <w:tab w:val="num" w:pos="2160"/>
        </w:tabs>
        <w:ind w:left="2160" w:hanging="360"/>
      </w:pPr>
      <w:rPr>
        <w:rFonts w:ascii="Wingdings" w:hAnsi="Wingdings" w:hint="default"/>
      </w:rPr>
    </w:lvl>
    <w:lvl w:ilvl="3" w:tplc="03A41532" w:tentative="1">
      <w:start w:val="1"/>
      <w:numFmt w:val="bullet"/>
      <w:lvlText w:val=""/>
      <w:lvlJc w:val="left"/>
      <w:pPr>
        <w:tabs>
          <w:tab w:val="num" w:pos="2880"/>
        </w:tabs>
        <w:ind w:left="2880" w:hanging="360"/>
      </w:pPr>
      <w:rPr>
        <w:rFonts w:ascii="Symbol" w:hAnsi="Symbol" w:hint="default"/>
      </w:rPr>
    </w:lvl>
    <w:lvl w:ilvl="4" w:tplc="7932D29E" w:tentative="1">
      <w:start w:val="1"/>
      <w:numFmt w:val="bullet"/>
      <w:lvlText w:val="o"/>
      <w:lvlJc w:val="left"/>
      <w:pPr>
        <w:tabs>
          <w:tab w:val="num" w:pos="3600"/>
        </w:tabs>
        <w:ind w:left="3600" w:hanging="360"/>
      </w:pPr>
      <w:rPr>
        <w:rFonts w:ascii="Courier New" w:hAnsi="Courier New" w:cs="Courier New" w:hint="default"/>
      </w:rPr>
    </w:lvl>
    <w:lvl w:ilvl="5" w:tplc="74126A6E" w:tentative="1">
      <w:start w:val="1"/>
      <w:numFmt w:val="bullet"/>
      <w:lvlText w:val=""/>
      <w:lvlJc w:val="left"/>
      <w:pPr>
        <w:tabs>
          <w:tab w:val="num" w:pos="4320"/>
        </w:tabs>
        <w:ind w:left="4320" w:hanging="360"/>
      </w:pPr>
      <w:rPr>
        <w:rFonts w:ascii="Wingdings" w:hAnsi="Wingdings" w:hint="default"/>
      </w:rPr>
    </w:lvl>
    <w:lvl w:ilvl="6" w:tplc="7DE2C096" w:tentative="1">
      <w:start w:val="1"/>
      <w:numFmt w:val="bullet"/>
      <w:lvlText w:val=""/>
      <w:lvlJc w:val="left"/>
      <w:pPr>
        <w:tabs>
          <w:tab w:val="num" w:pos="5040"/>
        </w:tabs>
        <w:ind w:left="5040" w:hanging="360"/>
      </w:pPr>
      <w:rPr>
        <w:rFonts w:ascii="Symbol" w:hAnsi="Symbol" w:hint="default"/>
      </w:rPr>
    </w:lvl>
    <w:lvl w:ilvl="7" w:tplc="D3BA037E" w:tentative="1">
      <w:start w:val="1"/>
      <w:numFmt w:val="bullet"/>
      <w:lvlText w:val="o"/>
      <w:lvlJc w:val="left"/>
      <w:pPr>
        <w:tabs>
          <w:tab w:val="num" w:pos="5760"/>
        </w:tabs>
        <w:ind w:left="5760" w:hanging="360"/>
      </w:pPr>
      <w:rPr>
        <w:rFonts w:ascii="Courier New" w:hAnsi="Courier New" w:cs="Courier New" w:hint="default"/>
      </w:rPr>
    </w:lvl>
    <w:lvl w:ilvl="8" w:tplc="67A6DC8C" w:tentative="1">
      <w:start w:val="1"/>
      <w:numFmt w:val="bullet"/>
      <w:lvlText w:val=""/>
      <w:lvlJc w:val="left"/>
      <w:pPr>
        <w:tabs>
          <w:tab w:val="num" w:pos="6480"/>
        </w:tabs>
        <w:ind w:left="6480" w:hanging="360"/>
      </w:pPr>
      <w:rPr>
        <w:rFonts w:ascii="Wingdings" w:hAnsi="Wingdings" w:hint="default"/>
      </w:rPr>
    </w:lvl>
  </w:abstractNum>
  <w:abstractNum w:abstractNumId="54">
    <w:nsid w:val="62F82328"/>
    <w:multiLevelType w:val="hybridMultilevel"/>
    <w:tmpl w:val="BA76F2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64235009"/>
    <w:multiLevelType w:val="hybridMultilevel"/>
    <w:tmpl w:val="6BE4776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nsid w:val="65FE0D5C"/>
    <w:multiLevelType w:val="multilevel"/>
    <w:tmpl w:val="952C5410"/>
    <w:lvl w:ilvl="0">
      <w:start w:val="1"/>
      <w:numFmt w:val="decimal"/>
      <w:pStyle w:val="NumberedList"/>
      <w:lvlText w:val="%1"/>
      <w:lvlJc w:val="left"/>
      <w:pPr>
        <w:tabs>
          <w:tab w:val="num" w:pos="288"/>
        </w:tabs>
        <w:ind w:left="288" w:hanging="288"/>
      </w:pPr>
      <w:rPr>
        <w:rFonts w:ascii="Arial" w:hAnsi="Arial" w:cs="Times New Roman" w:hint="default"/>
        <w:b/>
        <w:i w:val="0"/>
        <w:sz w:val="20"/>
        <w:szCs w:val="20"/>
      </w:rPr>
    </w:lvl>
    <w:lvl w:ilvl="1">
      <w:start w:val="1"/>
      <w:numFmt w:val="decimal"/>
      <w:lvlText w:val="%2."/>
      <w:lvlJc w:val="left"/>
      <w:pPr>
        <w:tabs>
          <w:tab w:val="num" w:pos="576"/>
        </w:tabs>
        <w:ind w:left="576" w:hanging="288"/>
      </w:pPr>
      <w:rPr>
        <w:rFonts w:ascii="Arial" w:hAnsi="Arial" w:hint="default"/>
        <w:b w:val="0"/>
        <w:i w:val="0"/>
        <w:sz w:val="20"/>
        <w:szCs w:val="20"/>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57">
    <w:nsid w:val="67E932E7"/>
    <w:multiLevelType w:val="multilevel"/>
    <w:tmpl w:val="E83A9798"/>
    <w:lvl w:ilvl="0">
      <w:start w:val="1"/>
      <w:numFmt w:val="decimal"/>
      <w:pStyle w:val="ListNum"/>
      <w:lvlText w:val="%1"/>
      <w:lvlJc w:val="left"/>
      <w:pPr>
        <w:tabs>
          <w:tab w:val="num" w:pos="288"/>
        </w:tabs>
        <w:ind w:left="288" w:hanging="288"/>
      </w:pPr>
      <w:rPr>
        <w:rFonts w:ascii="Arial" w:hAnsi="Arial" w:hint="default"/>
        <w:b/>
        <w:i w:val="0"/>
        <w:sz w:val="20"/>
        <w:szCs w:val="20"/>
      </w:rPr>
    </w:lvl>
    <w:lvl w:ilvl="1">
      <w:start w:val="1"/>
      <w:numFmt w:val="lowerLetter"/>
      <w:pStyle w:val="ListNum2"/>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nsid w:val="6A3D6E87"/>
    <w:multiLevelType w:val="singleLevel"/>
    <w:tmpl w:val="0409000F"/>
    <w:lvl w:ilvl="0">
      <w:start w:val="1"/>
      <w:numFmt w:val="decimal"/>
      <w:lvlText w:val="%1."/>
      <w:lvlJc w:val="left"/>
      <w:pPr>
        <w:tabs>
          <w:tab w:val="num" w:pos="360"/>
        </w:tabs>
        <w:ind w:left="360" w:hanging="360"/>
      </w:pPr>
    </w:lvl>
  </w:abstractNum>
  <w:abstractNum w:abstractNumId="59">
    <w:nsid w:val="6C5958E5"/>
    <w:multiLevelType w:val="multilevel"/>
    <w:tmpl w:val="89307702"/>
    <w:numStyleLink w:val="cNum"/>
  </w:abstractNum>
  <w:abstractNum w:abstractNumId="60">
    <w:nsid w:val="6F3D36C7"/>
    <w:multiLevelType w:val="singleLevel"/>
    <w:tmpl w:val="0409000F"/>
    <w:lvl w:ilvl="0">
      <w:start w:val="1"/>
      <w:numFmt w:val="decimal"/>
      <w:lvlText w:val="%1."/>
      <w:lvlJc w:val="left"/>
      <w:pPr>
        <w:tabs>
          <w:tab w:val="num" w:pos="360"/>
        </w:tabs>
        <w:ind w:left="360" w:hanging="360"/>
      </w:pPr>
    </w:lvl>
  </w:abstractNum>
  <w:abstractNum w:abstractNumId="61">
    <w:nsid w:val="712A2F0B"/>
    <w:multiLevelType w:val="multilevel"/>
    <w:tmpl w:val="89307702"/>
    <w:lvl w:ilvl="0">
      <w:start w:val="1"/>
      <w:numFmt w:val="decimal"/>
      <w:lvlText w:val="%1"/>
      <w:lvlJc w:val="left"/>
      <w:pPr>
        <w:tabs>
          <w:tab w:val="num" w:pos="288"/>
        </w:tabs>
        <w:ind w:left="288" w:hanging="288"/>
      </w:pPr>
      <w:rPr>
        <w:rFonts w:ascii="Arial" w:hAnsi="Arial" w:hint="default"/>
        <w:b/>
        <w:i w:val="0"/>
        <w:sz w:val="20"/>
        <w:szCs w:val="20"/>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2">
    <w:nsid w:val="727C474D"/>
    <w:multiLevelType w:val="singleLevel"/>
    <w:tmpl w:val="0409000F"/>
    <w:lvl w:ilvl="0">
      <w:start w:val="1"/>
      <w:numFmt w:val="decimal"/>
      <w:lvlText w:val="%1."/>
      <w:lvlJc w:val="left"/>
      <w:pPr>
        <w:tabs>
          <w:tab w:val="num" w:pos="360"/>
        </w:tabs>
        <w:ind w:left="360" w:hanging="360"/>
      </w:pPr>
    </w:lvl>
  </w:abstractNum>
  <w:abstractNum w:abstractNumId="63">
    <w:nsid w:val="7A8471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4">
    <w:nsid w:val="7B2929CD"/>
    <w:multiLevelType w:val="multilevel"/>
    <w:tmpl w:val="C114B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CD42A91"/>
    <w:multiLevelType w:val="multilevel"/>
    <w:tmpl w:val="89307702"/>
    <w:lvl w:ilvl="0">
      <w:start w:val="1"/>
      <w:numFmt w:val="decimal"/>
      <w:lvlText w:val="%1"/>
      <w:lvlJc w:val="left"/>
      <w:pPr>
        <w:tabs>
          <w:tab w:val="num" w:pos="288"/>
        </w:tabs>
        <w:ind w:left="288" w:hanging="288"/>
      </w:pPr>
      <w:rPr>
        <w:rFonts w:ascii="Arial" w:hAnsi="Arial" w:hint="default"/>
        <w:b/>
        <w:i w:val="0"/>
        <w:sz w:val="20"/>
        <w:szCs w:val="20"/>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6">
    <w:nsid w:val="7DF903BF"/>
    <w:multiLevelType w:val="hybridMultilevel"/>
    <w:tmpl w:val="BD34E816"/>
    <w:lvl w:ilvl="0" w:tplc="DD8E2DFE">
      <w:start w:val="1"/>
      <w:numFmt w:val="bullet"/>
      <w:lvlText w:val=""/>
      <w:lvlJc w:val="left"/>
      <w:pPr>
        <w:ind w:left="360" w:hanging="360"/>
      </w:pPr>
      <w:rPr>
        <w:rFonts w:ascii="Symbol" w:hAnsi="Symbol" w:hint="default"/>
      </w:rPr>
    </w:lvl>
    <w:lvl w:ilvl="1" w:tplc="C050729E" w:tentative="1">
      <w:start w:val="1"/>
      <w:numFmt w:val="bullet"/>
      <w:lvlText w:val="o"/>
      <w:lvlJc w:val="left"/>
      <w:pPr>
        <w:ind w:left="1080" w:hanging="360"/>
      </w:pPr>
      <w:rPr>
        <w:rFonts w:ascii="Courier New" w:hAnsi="Courier New" w:cs="Courier New" w:hint="default"/>
      </w:rPr>
    </w:lvl>
    <w:lvl w:ilvl="2" w:tplc="6FFA525C" w:tentative="1">
      <w:start w:val="1"/>
      <w:numFmt w:val="bullet"/>
      <w:lvlText w:val=""/>
      <w:lvlJc w:val="left"/>
      <w:pPr>
        <w:ind w:left="1800" w:hanging="360"/>
      </w:pPr>
      <w:rPr>
        <w:rFonts w:ascii="Wingdings" w:hAnsi="Wingdings" w:hint="default"/>
      </w:rPr>
    </w:lvl>
    <w:lvl w:ilvl="3" w:tplc="24E4ACEC" w:tentative="1">
      <w:start w:val="1"/>
      <w:numFmt w:val="bullet"/>
      <w:lvlText w:val=""/>
      <w:lvlJc w:val="left"/>
      <w:pPr>
        <w:ind w:left="2520" w:hanging="360"/>
      </w:pPr>
      <w:rPr>
        <w:rFonts w:ascii="Symbol" w:hAnsi="Symbol" w:hint="default"/>
      </w:rPr>
    </w:lvl>
    <w:lvl w:ilvl="4" w:tplc="50203E76" w:tentative="1">
      <w:start w:val="1"/>
      <w:numFmt w:val="bullet"/>
      <w:lvlText w:val="o"/>
      <w:lvlJc w:val="left"/>
      <w:pPr>
        <w:ind w:left="3240" w:hanging="360"/>
      </w:pPr>
      <w:rPr>
        <w:rFonts w:ascii="Courier New" w:hAnsi="Courier New" w:cs="Courier New" w:hint="default"/>
      </w:rPr>
    </w:lvl>
    <w:lvl w:ilvl="5" w:tplc="C28028FC" w:tentative="1">
      <w:start w:val="1"/>
      <w:numFmt w:val="bullet"/>
      <w:lvlText w:val=""/>
      <w:lvlJc w:val="left"/>
      <w:pPr>
        <w:ind w:left="3960" w:hanging="360"/>
      </w:pPr>
      <w:rPr>
        <w:rFonts w:ascii="Wingdings" w:hAnsi="Wingdings" w:hint="default"/>
      </w:rPr>
    </w:lvl>
    <w:lvl w:ilvl="6" w:tplc="9F6A1E1C" w:tentative="1">
      <w:start w:val="1"/>
      <w:numFmt w:val="bullet"/>
      <w:lvlText w:val=""/>
      <w:lvlJc w:val="left"/>
      <w:pPr>
        <w:ind w:left="4680" w:hanging="360"/>
      </w:pPr>
      <w:rPr>
        <w:rFonts w:ascii="Symbol" w:hAnsi="Symbol" w:hint="default"/>
      </w:rPr>
    </w:lvl>
    <w:lvl w:ilvl="7" w:tplc="672EE61E" w:tentative="1">
      <w:start w:val="1"/>
      <w:numFmt w:val="bullet"/>
      <w:lvlText w:val="o"/>
      <w:lvlJc w:val="left"/>
      <w:pPr>
        <w:ind w:left="5400" w:hanging="360"/>
      </w:pPr>
      <w:rPr>
        <w:rFonts w:ascii="Courier New" w:hAnsi="Courier New" w:cs="Courier New" w:hint="default"/>
      </w:rPr>
    </w:lvl>
    <w:lvl w:ilvl="8" w:tplc="8DAA45FC" w:tentative="1">
      <w:start w:val="1"/>
      <w:numFmt w:val="bullet"/>
      <w:lvlText w:val=""/>
      <w:lvlJc w:val="left"/>
      <w:pPr>
        <w:ind w:left="6120" w:hanging="360"/>
      </w:pPr>
      <w:rPr>
        <w:rFonts w:ascii="Wingdings" w:hAnsi="Wingdings" w:hint="default"/>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8"/>
  </w:num>
  <w:num w:numId="4">
    <w:abstractNumId w:val="22"/>
  </w:num>
  <w:num w:numId="5">
    <w:abstractNumId w:val="20"/>
  </w:num>
  <w:num w:numId="6">
    <w:abstractNumId w:val="45"/>
  </w:num>
  <w:num w:numId="7">
    <w:abstractNumId w:val="43"/>
  </w:num>
  <w:num w:numId="8">
    <w:abstractNumId w:val="15"/>
  </w:num>
  <w:num w:numId="9">
    <w:abstractNumId w:val="52"/>
  </w:num>
  <w:num w:numId="10">
    <w:abstractNumId w:val="63"/>
  </w:num>
  <w:num w:numId="11">
    <w:abstractNumId w:val="38"/>
  </w:num>
  <w:num w:numId="12">
    <w:abstractNumId w:val="26"/>
  </w:num>
  <w:num w:numId="13">
    <w:abstractNumId w:val="5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47"/>
  </w:num>
  <w:num w:numId="25">
    <w:abstractNumId w:val="11"/>
  </w:num>
  <w:num w:numId="26">
    <w:abstractNumId w:val="51"/>
  </w:num>
  <w:num w:numId="27">
    <w:abstractNumId w:val="48"/>
  </w:num>
  <w:num w:numId="28">
    <w:abstractNumId w:val="34"/>
  </w:num>
  <w:num w:numId="29">
    <w:abstractNumId w:val="10"/>
  </w:num>
  <w:num w:numId="30">
    <w:abstractNumId w:val="44"/>
  </w:num>
  <w:num w:numId="31">
    <w:abstractNumId w:val="64"/>
  </w:num>
  <w:num w:numId="32">
    <w:abstractNumId w:val="21"/>
  </w:num>
  <w:num w:numId="33">
    <w:abstractNumId w:val="30"/>
  </w:num>
  <w:num w:numId="34">
    <w:abstractNumId w:val="53"/>
  </w:num>
  <w:num w:numId="35">
    <w:abstractNumId w:val="29"/>
  </w:num>
  <w:num w:numId="36">
    <w:abstractNumId w:val="27"/>
  </w:num>
  <w:num w:numId="37">
    <w:abstractNumId w:val="36"/>
  </w:num>
  <w:num w:numId="38">
    <w:abstractNumId w:val="60"/>
  </w:num>
  <w:num w:numId="39">
    <w:abstractNumId w:val="32"/>
  </w:num>
  <w:num w:numId="40">
    <w:abstractNumId w:val="23"/>
  </w:num>
  <w:num w:numId="41">
    <w:abstractNumId w:val="49"/>
  </w:num>
  <w:num w:numId="42">
    <w:abstractNumId w:val="31"/>
  </w:num>
  <w:num w:numId="43">
    <w:abstractNumId w:val="37"/>
  </w:num>
  <w:num w:numId="44">
    <w:abstractNumId w:val="28"/>
  </w:num>
  <w:num w:numId="45">
    <w:abstractNumId w:val="40"/>
  </w:num>
  <w:num w:numId="46">
    <w:abstractNumId w:val="59"/>
  </w:num>
  <w:num w:numId="47">
    <w:abstractNumId w:val="25"/>
  </w:num>
  <w:num w:numId="48">
    <w:abstractNumId w:val="18"/>
  </w:num>
  <w:num w:numId="49">
    <w:abstractNumId w:val="65"/>
  </w:num>
  <w:num w:numId="50">
    <w:abstractNumId w:val="61"/>
  </w:num>
  <w:num w:numId="51">
    <w:abstractNumId w:val="8"/>
    <w:lvlOverride w:ilvl="0">
      <w:startOverride w:val="1"/>
    </w:lvlOverride>
  </w:num>
  <w:num w:numId="52">
    <w:abstractNumId w:val="12"/>
  </w:num>
  <w:num w:numId="53">
    <w:abstractNumId w:val="55"/>
  </w:num>
  <w:num w:numId="54">
    <w:abstractNumId w:val="24"/>
  </w:num>
  <w:num w:numId="55">
    <w:abstractNumId w:val="35"/>
  </w:num>
  <w:num w:numId="56">
    <w:abstractNumId w:val="13"/>
  </w:num>
  <w:num w:numId="57">
    <w:abstractNumId w:val="66"/>
  </w:num>
  <w:num w:numId="58">
    <w:abstractNumId w:val="56"/>
  </w:num>
  <w:num w:numId="59">
    <w:abstractNumId w:val="14"/>
  </w:num>
  <w:num w:numId="60">
    <w:abstractNumId w:val="42"/>
    <w:lvlOverride w:ilvl="0">
      <w:lvl w:ilvl="0">
        <w:start w:val="1"/>
        <w:numFmt w:val="decimal"/>
        <w:lvlText w:val="%1"/>
        <w:lvlJc w:val="left"/>
        <w:pPr>
          <w:tabs>
            <w:tab w:val="num" w:pos="288"/>
          </w:tabs>
          <w:ind w:left="288" w:hanging="288"/>
        </w:pPr>
        <w:rPr>
          <w:rFonts w:ascii="Arial" w:hAnsi="Arial" w:cs="Times New Roman" w:hint="default"/>
          <w:b/>
          <w:i w:val="0"/>
          <w:sz w:val="20"/>
          <w:szCs w:val="20"/>
        </w:rPr>
      </w:lvl>
    </w:lvlOverride>
    <w:lvlOverride w:ilvl="1">
      <w:lvl w:ilvl="1">
        <w:start w:val="1"/>
        <w:numFmt w:val="lowerLetter"/>
        <w:lvlText w:val="%2"/>
        <w:lvlJc w:val="left"/>
        <w:pPr>
          <w:tabs>
            <w:tab w:val="num" w:pos="576"/>
          </w:tabs>
          <w:ind w:left="576" w:hanging="288"/>
        </w:pPr>
        <w:rPr>
          <w:rFonts w:ascii="Arial" w:hAnsi="Arial" w:cs="Times New Roman" w:hint="default"/>
          <w:b/>
          <w:i w:val="0"/>
          <w:sz w:val="20"/>
          <w:szCs w:val="20"/>
        </w:rPr>
      </w:lvl>
    </w:lvlOverride>
    <w:lvlOverride w:ilvl="2">
      <w:lvl w:ilvl="2">
        <w:start w:val="1"/>
        <w:numFmt w:val="lowerRoman"/>
        <w:lvlText w:val="%3."/>
        <w:lvlJc w:val="right"/>
        <w:pPr>
          <w:tabs>
            <w:tab w:val="num" w:pos="2160"/>
          </w:tabs>
          <w:ind w:left="2160" w:hanging="180"/>
        </w:pPr>
        <w:rPr>
          <w:rFonts w:cs="Times New Roman" w:hint="default"/>
        </w:rPr>
      </w:lvl>
    </w:lvlOverride>
    <w:lvlOverride w:ilvl="3">
      <w:lvl w:ilvl="3">
        <w:start w:val="1"/>
        <w:numFmt w:val="decimal"/>
        <w:lvlText w:val="%4."/>
        <w:lvlJc w:val="left"/>
        <w:pPr>
          <w:tabs>
            <w:tab w:val="num" w:pos="2880"/>
          </w:tabs>
          <w:ind w:left="2880" w:hanging="360"/>
        </w:pPr>
        <w:rPr>
          <w:rFonts w:cs="Times New Roman" w:hint="default"/>
        </w:rPr>
      </w:lvl>
    </w:lvlOverride>
    <w:lvlOverride w:ilvl="4">
      <w:lvl w:ilvl="4">
        <w:start w:val="1"/>
        <w:numFmt w:val="lowerLetter"/>
        <w:lvlText w:val="%5."/>
        <w:lvlJc w:val="left"/>
        <w:pPr>
          <w:tabs>
            <w:tab w:val="num" w:pos="3600"/>
          </w:tabs>
          <w:ind w:left="3600" w:hanging="360"/>
        </w:pPr>
        <w:rPr>
          <w:rFonts w:cs="Times New Roman" w:hint="default"/>
        </w:rPr>
      </w:lvl>
    </w:lvlOverride>
    <w:lvlOverride w:ilvl="5">
      <w:lvl w:ilvl="5">
        <w:start w:val="1"/>
        <w:numFmt w:val="lowerRoman"/>
        <w:lvlText w:val="%6."/>
        <w:lvlJc w:val="right"/>
        <w:pPr>
          <w:tabs>
            <w:tab w:val="num" w:pos="4320"/>
          </w:tabs>
          <w:ind w:left="4320" w:hanging="180"/>
        </w:pPr>
        <w:rPr>
          <w:rFonts w:cs="Times New Roman" w:hint="default"/>
        </w:rPr>
      </w:lvl>
    </w:lvlOverride>
    <w:lvlOverride w:ilvl="6">
      <w:lvl w:ilvl="6">
        <w:start w:val="1"/>
        <w:numFmt w:val="decimal"/>
        <w:lvlText w:val="%7."/>
        <w:lvlJc w:val="left"/>
        <w:pPr>
          <w:tabs>
            <w:tab w:val="num" w:pos="5040"/>
          </w:tabs>
          <w:ind w:left="5040" w:hanging="360"/>
        </w:pPr>
        <w:rPr>
          <w:rFonts w:cs="Times New Roman" w:hint="default"/>
        </w:rPr>
      </w:lvl>
    </w:lvlOverride>
    <w:lvlOverride w:ilvl="7">
      <w:lvl w:ilvl="7">
        <w:start w:val="1"/>
        <w:numFmt w:val="lowerLetter"/>
        <w:lvlText w:val="%8."/>
        <w:lvlJc w:val="left"/>
        <w:pPr>
          <w:tabs>
            <w:tab w:val="num" w:pos="5760"/>
          </w:tabs>
          <w:ind w:left="5760" w:hanging="360"/>
        </w:pPr>
        <w:rPr>
          <w:rFonts w:cs="Times New Roman" w:hint="default"/>
        </w:rPr>
      </w:lvl>
    </w:lvlOverride>
    <w:lvlOverride w:ilvl="8">
      <w:lvl w:ilvl="8">
        <w:start w:val="1"/>
        <w:numFmt w:val="lowerRoman"/>
        <w:lvlText w:val="%9."/>
        <w:lvlJc w:val="right"/>
        <w:pPr>
          <w:tabs>
            <w:tab w:val="num" w:pos="6480"/>
          </w:tabs>
          <w:ind w:left="6480" w:hanging="180"/>
        </w:pPr>
        <w:rPr>
          <w:rFonts w:cs="Times New Roman" w:hint="default"/>
        </w:rPr>
      </w:lvl>
    </w:lvlOverride>
  </w:num>
  <w:num w:numId="61">
    <w:abstractNumId w:val="19"/>
  </w:num>
  <w:num w:numId="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2"/>
  </w:num>
  <w:num w:numId="66">
    <w:abstractNumId w:val="39"/>
  </w:num>
  <w:num w:numId="67">
    <w:abstractNumId w:val="46"/>
  </w:num>
  <w:num w:numId="68">
    <w:abstractNumId w:val="41"/>
  </w:num>
  <w:num w:numId="69">
    <w:abstractNumId w:val="33"/>
  </w:num>
  <w:num w:numId="70">
    <w:abstractNumId w:val="16"/>
  </w:num>
  <w:num w:numId="71">
    <w:abstractNumId w:val="57"/>
  </w:num>
  <w:num w:numId="72">
    <w:abstractNumId w:val="5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NotTrackMoves/>
  <w:defaultTabStop w:val="720"/>
  <w:evenAndOddHeaders/>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40DA"/>
    <w:rsid w:val="00000AF8"/>
    <w:rsid w:val="00011B09"/>
    <w:rsid w:val="000125E8"/>
    <w:rsid w:val="00020B07"/>
    <w:rsid w:val="00023EA3"/>
    <w:rsid w:val="00025B7A"/>
    <w:rsid w:val="000353C0"/>
    <w:rsid w:val="000360CC"/>
    <w:rsid w:val="00045BB2"/>
    <w:rsid w:val="00052098"/>
    <w:rsid w:val="00053449"/>
    <w:rsid w:val="000622EF"/>
    <w:rsid w:val="000665B1"/>
    <w:rsid w:val="00080629"/>
    <w:rsid w:val="00081DBC"/>
    <w:rsid w:val="00090E31"/>
    <w:rsid w:val="0009294A"/>
    <w:rsid w:val="00095F89"/>
    <w:rsid w:val="0009685A"/>
    <w:rsid w:val="000A0501"/>
    <w:rsid w:val="000B58F9"/>
    <w:rsid w:val="000C13A7"/>
    <w:rsid w:val="000E18E6"/>
    <w:rsid w:val="000E3EBE"/>
    <w:rsid w:val="000E4861"/>
    <w:rsid w:val="000F1D28"/>
    <w:rsid w:val="001039DE"/>
    <w:rsid w:val="001057DC"/>
    <w:rsid w:val="00105952"/>
    <w:rsid w:val="00134129"/>
    <w:rsid w:val="00137D4D"/>
    <w:rsid w:val="001403F7"/>
    <w:rsid w:val="00144175"/>
    <w:rsid w:val="001537EA"/>
    <w:rsid w:val="001577E2"/>
    <w:rsid w:val="00164C23"/>
    <w:rsid w:val="0018293E"/>
    <w:rsid w:val="00186B68"/>
    <w:rsid w:val="001B66A7"/>
    <w:rsid w:val="001C4A11"/>
    <w:rsid w:val="001C5559"/>
    <w:rsid w:val="001D0FA8"/>
    <w:rsid w:val="001D3082"/>
    <w:rsid w:val="001D3334"/>
    <w:rsid w:val="001D38DE"/>
    <w:rsid w:val="001D5525"/>
    <w:rsid w:val="001D6AB3"/>
    <w:rsid w:val="001E4F9F"/>
    <w:rsid w:val="001E5D41"/>
    <w:rsid w:val="001F64F3"/>
    <w:rsid w:val="00204868"/>
    <w:rsid w:val="00211B99"/>
    <w:rsid w:val="00220485"/>
    <w:rsid w:val="00223391"/>
    <w:rsid w:val="002346AD"/>
    <w:rsid w:val="00255273"/>
    <w:rsid w:val="002568FA"/>
    <w:rsid w:val="002630FE"/>
    <w:rsid w:val="0026653F"/>
    <w:rsid w:val="00272E83"/>
    <w:rsid w:val="0027606F"/>
    <w:rsid w:val="00284D93"/>
    <w:rsid w:val="002852EF"/>
    <w:rsid w:val="002C13B1"/>
    <w:rsid w:val="002C39CE"/>
    <w:rsid w:val="002C55BA"/>
    <w:rsid w:val="002C673D"/>
    <w:rsid w:val="002D282A"/>
    <w:rsid w:val="002D4D7B"/>
    <w:rsid w:val="002E0283"/>
    <w:rsid w:val="002E3540"/>
    <w:rsid w:val="002F40DA"/>
    <w:rsid w:val="0031143C"/>
    <w:rsid w:val="00315841"/>
    <w:rsid w:val="003306C7"/>
    <w:rsid w:val="003364EB"/>
    <w:rsid w:val="00346FDE"/>
    <w:rsid w:val="00376AB4"/>
    <w:rsid w:val="00396D04"/>
    <w:rsid w:val="003C061E"/>
    <w:rsid w:val="003C2803"/>
    <w:rsid w:val="003C2C56"/>
    <w:rsid w:val="003D3B90"/>
    <w:rsid w:val="003D53BF"/>
    <w:rsid w:val="003F500B"/>
    <w:rsid w:val="003F544F"/>
    <w:rsid w:val="003F603E"/>
    <w:rsid w:val="00402381"/>
    <w:rsid w:val="00411404"/>
    <w:rsid w:val="00426299"/>
    <w:rsid w:val="00426BEE"/>
    <w:rsid w:val="00432DCE"/>
    <w:rsid w:val="00441EC1"/>
    <w:rsid w:val="00445A32"/>
    <w:rsid w:val="0045658B"/>
    <w:rsid w:val="00462361"/>
    <w:rsid w:val="004631D4"/>
    <w:rsid w:val="0046598D"/>
    <w:rsid w:val="00473E2C"/>
    <w:rsid w:val="0047486C"/>
    <w:rsid w:val="0049060C"/>
    <w:rsid w:val="004A066A"/>
    <w:rsid w:val="004A2EEF"/>
    <w:rsid w:val="004A42D3"/>
    <w:rsid w:val="004A5085"/>
    <w:rsid w:val="004A5FCF"/>
    <w:rsid w:val="004A60AA"/>
    <w:rsid w:val="004B4831"/>
    <w:rsid w:val="004B5E8F"/>
    <w:rsid w:val="004C5132"/>
    <w:rsid w:val="004C53A8"/>
    <w:rsid w:val="004C561C"/>
    <w:rsid w:val="004C76F4"/>
    <w:rsid w:val="004E0BB8"/>
    <w:rsid w:val="004F2A5D"/>
    <w:rsid w:val="00500826"/>
    <w:rsid w:val="0050578E"/>
    <w:rsid w:val="00505834"/>
    <w:rsid w:val="00506B20"/>
    <w:rsid w:val="00515836"/>
    <w:rsid w:val="00515E09"/>
    <w:rsid w:val="00527083"/>
    <w:rsid w:val="0053151B"/>
    <w:rsid w:val="00532B22"/>
    <w:rsid w:val="00532C5E"/>
    <w:rsid w:val="005441B1"/>
    <w:rsid w:val="00547FBB"/>
    <w:rsid w:val="00561EE7"/>
    <w:rsid w:val="00564DD4"/>
    <w:rsid w:val="0056615D"/>
    <w:rsid w:val="00566C1A"/>
    <w:rsid w:val="005678B1"/>
    <w:rsid w:val="00571CB7"/>
    <w:rsid w:val="00586DAB"/>
    <w:rsid w:val="005A1901"/>
    <w:rsid w:val="005A326F"/>
    <w:rsid w:val="005A414B"/>
    <w:rsid w:val="005A5154"/>
    <w:rsid w:val="005A72FF"/>
    <w:rsid w:val="005A73B0"/>
    <w:rsid w:val="005B0D94"/>
    <w:rsid w:val="005B1200"/>
    <w:rsid w:val="005B6F90"/>
    <w:rsid w:val="005C33B3"/>
    <w:rsid w:val="005D0C50"/>
    <w:rsid w:val="005E394A"/>
    <w:rsid w:val="005E7291"/>
    <w:rsid w:val="0060763D"/>
    <w:rsid w:val="00613647"/>
    <w:rsid w:val="00615146"/>
    <w:rsid w:val="0062173E"/>
    <w:rsid w:val="00621CF7"/>
    <w:rsid w:val="006304D7"/>
    <w:rsid w:val="00631575"/>
    <w:rsid w:val="00635A7D"/>
    <w:rsid w:val="00645B36"/>
    <w:rsid w:val="0065522F"/>
    <w:rsid w:val="00660681"/>
    <w:rsid w:val="0066387A"/>
    <w:rsid w:val="00673EE0"/>
    <w:rsid w:val="00675572"/>
    <w:rsid w:val="006825D5"/>
    <w:rsid w:val="00683508"/>
    <w:rsid w:val="0069173E"/>
    <w:rsid w:val="00691C76"/>
    <w:rsid w:val="00694E35"/>
    <w:rsid w:val="0069501C"/>
    <w:rsid w:val="006A012D"/>
    <w:rsid w:val="006B1269"/>
    <w:rsid w:val="006C7EDC"/>
    <w:rsid w:val="006D2CFF"/>
    <w:rsid w:val="006D55A9"/>
    <w:rsid w:val="006D6A3B"/>
    <w:rsid w:val="006E6926"/>
    <w:rsid w:val="006E76F9"/>
    <w:rsid w:val="006F226D"/>
    <w:rsid w:val="006F5F11"/>
    <w:rsid w:val="006F77CE"/>
    <w:rsid w:val="00703431"/>
    <w:rsid w:val="00723004"/>
    <w:rsid w:val="007305CF"/>
    <w:rsid w:val="00730703"/>
    <w:rsid w:val="007336E0"/>
    <w:rsid w:val="00740652"/>
    <w:rsid w:val="00741D54"/>
    <w:rsid w:val="007472B7"/>
    <w:rsid w:val="00753771"/>
    <w:rsid w:val="00753848"/>
    <w:rsid w:val="00753CE3"/>
    <w:rsid w:val="00773BFE"/>
    <w:rsid w:val="00783137"/>
    <w:rsid w:val="007965A2"/>
    <w:rsid w:val="007A30E2"/>
    <w:rsid w:val="007B261B"/>
    <w:rsid w:val="007C2BF4"/>
    <w:rsid w:val="007C78ED"/>
    <w:rsid w:val="007C7E64"/>
    <w:rsid w:val="007D4FBD"/>
    <w:rsid w:val="007E143E"/>
    <w:rsid w:val="007E2F40"/>
    <w:rsid w:val="007E6D6F"/>
    <w:rsid w:val="007E70FB"/>
    <w:rsid w:val="007F6A59"/>
    <w:rsid w:val="00807A10"/>
    <w:rsid w:val="00815886"/>
    <w:rsid w:val="00820065"/>
    <w:rsid w:val="00824D34"/>
    <w:rsid w:val="00837F1E"/>
    <w:rsid w:val="00840DAD"/>
    <w:rsid w:val="00844A69"/>
    <w:rsid w:val="008461B5"/>
    <w:rsid w:val="00853391"/>
    <w:rsid w:val="008604BB"/>
    <w:rsid w:val="00875FF7"/>
    <w:rsid w:val="008829CF"/>
    <w:rsid w:val="00887B39"/>
    <w:rsid w:val="0089017A"/>
    <w:rsid w:val="00893F40"/>
    <w:rsid w:val="008A109D"/>
    <w:rsid w:val="008B3128"/>
    <w:rsid w:val="008C0528"/>
    <w:rsid w:val="008C2C85"/>
    <w:rsid w:val="008C52D5"/>
    <w:rsid w:val="008C60DB"/>
    <w:rsid w:val="008C6256"/>
    <w:rsid w:val="008C71BA"/>
    <w:rsid w:val="008E70C2"/>
    <w:rsid w:val="00902DEE"/>
    <w:rsid w:val="00905AF2"/>
    <w:rsid w:val="009066BB"/>
    <w:rsid w:val="00913065"/>
    <w:rsid w:val="00913E01"/>
    <w:rsid w:val="00914113"/>
    <w:rsid w:val="0093658A"/>
    <w:rsid w:val="00942BD1"/>
    <w:rsid w:val="00952271"/>
    <w:rsid w:val="00957198"/>
    <w:rsid w:val="009579B5"/>
    <w:rsid w:val="00963C53"/>
    <w:rsid w:val="00967619"/>
    <w:rsid w:val="00972AC6"/>
    <w:rsid w:val="009744E0"/>
    <w:rsid w:val="00977E3A"/>
    <w:rsid w:val="0099632D"/>
    <w:rsid w:val="009A1FD0"/>
    <w:rsid w:val="009B0A91"/>
    <w:rsid w:val="009B1206"/>
    <w:rsid w:val="009C2003"/>
    <w:rsid w:val="009D0874"/>
    <w:rsid w:val="009D7B86"/>
    <w:rsid w:val="009F370A"/>
    <w:rsid w:val="009F4667"/>
    <w:rsid w:val="009F6446"/>
    <w:rsid w:val="00A040DA"/>
    <w:rsid w:val="00A10C1F"/>
    <w:rsid w:val="00A24ECF"/>
    <w:rsid w:val="00A25A89"/>
    <w:rsid w:val="00A3502F"/>
    <w:rsid w:val="00A402EB"/>
    <w:rsid w:val="00A6110B"/>
    <w:rsid w:val="00A62048"/>
    <w:rsid w:val="00A63092"/>
    <w:rsid w:val="00A63E3A"/>
    <w:rsid w:val="00A737C5"/>
    <w:rsid w:val="00A76708"/>
    <w:rsid w:val="00A83BEA"/>
    <w:rsid w:val="00AB3E38"/>
    <w:rsid w:val="00AB4359"/>
    <w:rsid w:val="00AB745E"/>
    <w:rsid w:val="00AD0B55"/>
    <w:rsid w:val="00AE24AE"/>
    <w:rsid w:val="00AE3E01"/>
    <w:rsid w:val="00AF46C0"/>
    <w:rsid w:val="00AF5630"/>
    <w:rsid w:val="00B00523"/>
    <w:rsid w:val="00B03052"/>
    <w:rsid w:val="00B0315C"/>
    <w:rsid w:val="00B116C6"/>
    <w:rsid w:val="00B13581"/>
    <w:rsid w:val="00B13AF0"/>
    <w:rsid w:val="00B501B1"/>
    <w:rsid w:val="00B502DF"/>
    <w:rsid w:val="00B5041C"/>
    <w:rsid w:val="00B507C3"/>
    <w:rsid w:val="00B50B60"/>
    <w:rsid w:val="00B51DFB"/>
    <w:rsid w:val="00B60494"/>
    <w:rsid w:val="00B7009B"/>
    <w:rsid w:val="00B74EC2"/>
    <w:rsid w:val="00B86018"/>
    <w:rsid w:val="00B87079"/>
    <w:rsid w:val="00B92D5F"/>
    <w:rsid w:val="00B960ED"/>
    <w:rsid w:val="00BA06D5"/>
    <w:rsid w:val="00BA36A9"/>
    <w:rsid w:val="00BA580C"/>
    <w:rsid w:val="00BB1463"/>
    <w:rsid w:val="00BB306E"/>
    <w:rsid w:val="00BC5ED4"/>
    <w:rsid w:val="00BC66F1"/>
    <w:rsid w:val="00BD2ED4"/>
    <w:rsid w:val="00BE219F"/>
    <w:rsid w:val="00BE7E3C"/>
    <w:rsid w:val="00BF0962"/>
    <w:rsid w:val="00BF72D9"/>
    <w:rsid w:val="00BF7D31"/>
    <w:rsid w:val="00C06EA7"/>
    <w:rsid w:val="00C1085D"/>
    <w:rsid w:val="00C147AC"/>
    <w:rsid w:val="00C225AC"/>
    <w:rsid w:val="00C31DD8"/>
    <w:rsid w:val="00C401A4"/>
    <w:rsid w:val="00C47D94"/>
    <w:rsid w:val="00C5526E"/>
    <w:rsid w:val="00C56B42"/>
    <w:rsid w:val="00C66389"/>
    <w:rsid w:val="00C74533"/>
    <w:rsid w:val="00C810F8"/>
    <w:rsid w:val="00CA0D12"/>
    <w:rsid w:val="00CB0679"/>
    <w:rsid w:val="00CB1019"/>
    <w:rsid w:val="00CC7031"/>
    <w:rsid w:val="00CD03F3"/>
    <w:rsid w:val="00CD1E0E"/>
    <w:rsid w:val="00CD2543"/>
    <w:rsid w:val="00CD43B3"/>
    <w:rsid w:val="00CE3DDE"/>
    <w:rsid w:val="00CF0EC4"/>
    <w:rsid w:val="00D14F4B"/>
    <w:rsid w:val="00D1685C"/>
    <w:rsid w:val="00D26316"/>
    <w:rsid w:val="00D36CF7"/>
    <w:rsid w:val="00D43F2F"/>
    <w:rsid w:val="00D45F82"/>
    <w:rsid w:val="00D47417"/>
    <w:rsid w:val="00D516B1"/>
    <w:rsid w:val="00D82D70"/>
    <w:rsid w:val="00D84E2F"/>
    <w:rsid w:val="00D86954"/>
    <w:rsid w:val="00D90FAB"/>
    <w:rsid w:val="00D930EC"/>
    <w:rsid w:val="00D935D1"/>
    <w:rsid w:val="00D94052"/>
    <w:rsid w:val="00D963F0"/>
    <w:rsid w:val="00DB1AD0"/>
    <w:rsid w:val="00DB1D7C"/>
    <w:rsid w:val="00DC4542"/>
    <w:rsid w:val="00DC72DF"/>
    <w:rsid w:val="00DE5760"/>
    <w:rsid w:val="00DF30CC"/>
    <w:rsid w:val="00E012EC"/>
    <w:rsid w:val="00E02525"/>
    <w:rsid w:val="00E02A1D"/>
    <w:rsid w:val="00E03904"/>
    <w:rsid w:val="00E05E4D"/>
    <w:rsid w:val="00E12756"/>
    <w:rsid w:val="00E145F1"/>
    <w:rsid w:val="00E236E9"/>
    <w:rsid w:val="00E278E2"/>
    <w:rsid w:val="00E30BB0"/>
    <w:rsid w:val="00E3207B"/>
    <w:rsid w:val="00E33D91"/>
    <w:rsid w:val="00E371E4"/>
    <w:rsid w:val="00E478A2"/>
    <w:rsid w:val="00E52F58"/>
    <w:rsid w:val="00E56A62"/>
    <w:rsid w:val="00E604F5"/>
    <w:rsid w:val="00E66F00"/>
    <w:rsid w:val="00E671F9"/>
    <w:rsid w:val="00E67EE2"/>
    <w:rsid w:val="00E77C6F"/>
    <w:rsid w:val="00E83EF1"/>
    <w:rsid w:val="00E945CB"/>
    <w:rsid w:val="00E95758"/>
    <w:rsid w:val="00EB17CA"/>
    <w:rsid w:val="00EB25D8"/>
    <w:rsid w:val="00EB401B"/>
    <w:rsid w:val="00EC0B83"/>
    <w:rsid w:val="00EC298D"/>
    <w:rsid w:val="00EC5447"/>
    <w:rsid w:val="00ED133E"/>
    <w:rsid w:val="00ED79F8"/>
    <w:rsid w:val="00EF72F6"/>
    <w:rsid w:val="00F14470"/>
    <w:rsid w:val="00F22FA2"/>
    <w:rsid w:val="00F23844"/>
    <w:rsid w:val="00F32E7B"/>
    <w:rsid w:val="00F34D0D"/>
    <w:rsid w:val="00F34D8A"/>
    <w:rsid w:val="00F366FE"/>
    <w:rsid w:val="00F42545"/>
    <w:rsid w:val="00F4276D"/>
    <w:rsid w:val="00F447DB"/>
    <w:rsid w:val="00F52B02"/>
    <w:rsid w:val="00F610F6"/>
    <w:rsid w:val="00F63DD3"/>
    <w:rsid w:val="00F646CF"/>
    <w:rsid w:val="00F678BF"/>
    <w:rsid w:val="00F72B24"/>
    <w:rsid w:val="00F745C5"/>
    <w:rsid w:val="00F82DC4"/>
    <w:rsid w:val="00F8367E"/>
    <w:rsid w:val="00F863FB"/>
    <w:rsid w:val="00F908D2"/>
    <w:rsid w:val="00F94BD0"/>
    <w:rsid w:val="00FA1932"/>
    <w:rsid w:val="00FA79DF"/>
    <w:rsid w:val="00FC1D15"/>
    <w:rsid w:val="00FC2300"/>
    <w:rsid w:val="00FC50B8"/>
    <w:rsid w:val="00FD099D"/>
    <w:rsid w:val="00FD11CD"/>
    <w:rsid w:val="00FD6CE3"/>
    <w:rsid w:val="00FE2D3B"/>
    <w:rsid w:val="00FE3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Street"/>
  <w:smartTagType w:namespaceuri="urn:schemas-microsoft-com:office:smarttags" w:name="address"/>
  <w:smartTagType w:namespaceuri="urn:schemas-microsoft-com:office:smarttags" w:name="PlaceType"/>
  <w:smartTagType w:namespaceuri="urn:schemas-microsoft-com:office:smarttags" w:name="PlaceName"/>
  <w:smartTagType w:namespaceuri="urn:schemas-microsoft-com:office:smarttags" w:name="date"/>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0DA"/>
    <w:rPr>
      <w:rFonts w:ascii="Times New Roman" w:eastAsia="Times New Roman" w:hAnsi="Times New Roman"/>
      <w:sz w:val="24"/>
      <w:szCs w:val="24"/>
    </w:rPr>
  </w:style>
  <w:style w:type="paragraph" w:styleId="Heading1">
    <w:name w:val="heading 1"/>
    <w:basedOn w:val="Normal"/>
    <w:next w:val="Normal"/>
    <w:link w:val="Heading1Char"/>
    <w:qFormat/>
    <w:rsid w:val="00515E09"/>
    <w:pPr>
      <w:widowControl w:val="0"/>
      <w:numPr>
        <w:numId w:val="1"/>
      </w:numPr>
      <w:spacing w:before="240" w:after="240"/>
      <w:outlineLvl w:val="0"/>
    </w:pPr>
    <w:rPr>
      <w:rFonts w:ascii="Arial" w:hAnsi="Arial"/>
      <w:sz w:val="36"/>
    </w:rPr>
  </w:style>
  <w:style w:type="paragraph" w:styleId="Heading2">
    <w:name w:val="heading 2"/>
    <w:basedOn w:val="Normal"/>
    <w:next w:val="Normal"/>
    <w:link w:val="Heading2Char"/>
    <w:qFormat/>
    <w:rsid w:val="00E145F1"/>
    <w:pPr>
      <w:keepNext/>
      <w:numPr>
        <w:ilvl w:val="1"/>
        <w:numId w:val="1"/>
      </w:numPr>
      <w:spacing w:before="240" w:after="120"/>
      <w:ind w:left="806" w:hanging="806"/>
      <w:outlineLvl w:val="1"/>
    </w:pPr>
    <w:rPr>
      <w:b/>
      <w:bCs/>
    </w:rPr>
  </w:style>
  <w:style w:type="paragraph" w:styleId="Heading3">
    <w:name w:val="heading 3"/>
    <w:basedOn w:val="Normal"/>
    <w:next w:val="Normal"/>
    <w:link w:val="Heading3Char"/>
    <w:qFormat/>
    <w:rsid w:val="004631D4"/>
    <w:pPr>
      <w:keepNext/>
      <w:keepLines/>
      <w:numPr>
        <w:ilvl w:val="2"/>
        <w:numId w:val="1"/>
      </w:numPr>
      <w:spacing w:before="240" w:after="120"/>
      <w:outlineLvl w:val="2"/>
    </w:pPr>
    <w:rPr>
      <w:b/>
    </w:rPr>
  </w:style>
  <w:style w:type="paragraph" w:styleId="Heading4">
    <w:name w:val="heading 4"/>
    <w:basedOn w:val="Heading3"/>
    <w:next w:val="Normal"/>
    <w:link w:val="Heading4Char"/>
    <w:qFormat/>
    <w:rsid w:val="00EC298D"/>
    <w:pPr>
      <w:numPr>
        <w:ilvl w:val="3"/>
      </w:numPr>
      <w:outlineLvl w:val="3"/>
    </w:pPr>
  </w:style>
  <w:style w:type="paragraph" w:styleId="Heading5">
    <w:name w:val="heading 5"/>
    <w:basedOn w:val="Heading4"/>
    <w:next w:val="Normal"/>
    <w:link w:val="Heading5Char"/>
    <w:qFormat/>
    <w:rsid w:val="007A30E2"/>
    <w:pPr>
      <w:numPr>
        <w:ilvl w:val="0"/>
        <w:numId w:val="0"/>
      </w:numPr>
      <w:tabs>
        <w:tab w:val="left" w:pos="1418"/>
      </w:tabs>
      <w:outlineLvl w:val="4"/>
    </w:pPr>
  </w:style>
  <w:style w:type="paragraph" w:styleId="Heading6">
    <w:name w:val="heading 6"/>
    <w:basedOn w:val="Heading5"/>
    <w:next w:val="Normal"/>
    <w:link w:val="Heading6Char"/>
    <w:qFormat/>
    <w:rsid w:val="007A30E2"/>
    <w:pPr>
      <w:tabs>
        <w:tab w:val="clear" w:pos="1418"/>
      </w:tabs>
      <w:outlineLvl w:val="5"/>
    </w:pPr>
  </w:style>
  <w:style w:type="paragraph" w:styleId="Heading7">
    <w:name w:val="heading 7"/>
    <w:basedOn w:val="Normal"/>
    <w:next w:val="Normal"/>
    <w:link w:val="Heading7Char"/>
    <w:qFormat/>
    <w:rsid w:val="002F40DA"/>
    <w:pPr>
      <w:ind w:left="720"/>
      <w:outlineLvl w:val="6"/>
    </w:pPr>
    <w:rPr>
      <w:i/>
    </w:rPr>
  </w:style>
  <w:style w:type="paragraph" w:styleId="Heading8">
    <w:name w:val="heading 8"/>
    <w:basedOn w:val="Normal"/>
    <w:next w:val="Normal"/>
    <w:link w:val="Heading8Char"/>
    <w:qFormat/>
    <w:rsid w:val="002F40DA"/>
    <w:pPr>
      <w:ind w:left="720"/>
      <w:outlineLvl w:val="7"/>
    </w:pPr>
    <w:rPr>
      <w:i/>
    </w:rPr>
  </w:style>
  <w:style w:type="paragraph" w:styleId="Heading9">
    <w:name w:val="heading 9"/>
    <w:basedOn w:val="Normal"/>
    <w:next w:val="Normal"/>
    <w:link w:val="Heading9Char"/>
    <w:qFormat/>
    <w:rsid w:val="002F40DA"/>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15E09"/>
    <w:rPr>
      <w:rFonts w:ascii="Arial" w:eastAsia="Times New Roman" w:hAnsi="Arial"/>
      <w:sz w:val="36"/>
      <w:szCs w:val="24"/>
    </w:rPr>
  </w:style>
  <w:style w:type="character" w:customStyle="1" w:styleId="Heading2Char">
    <w:name w:val="Heading 2 Char"/>
    <w:link w:val="Heading2"/>
    <w:rsid w:val="00E145F1"/>
    <w:rPr>
      <w:rFonts w:ascii="Times New Roman" w:eastAsia="Times New Roman" w:hAnsi="Times New Roman"/>
      <w:b/>
      <w:bCs/>
      <w:sz w:val="24"/>
      <w:szCs w:val="24"/>
    </w:rPr>
  </w:style>
  <w:style w:type="character" w:customStyle="1" w:styleId="Heading3Char">
    <w:name w:val="Heading 3 Char"/>
    <w:link w:val="Heading3"/>
    <w:rsid w:val="004631D4"/>
    <w:rPr>
      <w:rFonts w:ascii="Times New Roman" w:eastAsia="Times New Roman" w:hAnsi="Times New Roman"/>
      <w:b/>
      <w:sz w:val="24"/>
      <w:szCs w:val="24"/>
    </w:rPr>
  </w:style>
  <w:style w:type="character" w:customStyle="1" w:styleId="Heading4Char">
    <w:name w:val="Heading 4 Char"/>
    <w:link w:val="Heading4"/>
    <w:rsid w:val="00EC298D"/>
    <w:rPr>
      <w:rFonts w:ascii="Times New Roman" w:eastAsia="Times New Roman" w:hAnsi="Times New Roman"/>
      <w:b/>
      <w:sz w:val="24"/>
      <w:szCs w:val="24"/>
    </w:rPr>
  </w:style>
  <w:style w:type="character" w:customStyle="1" w:styleId="Heading5Char">
    <w:name w:val="Heading 5 Char"/>
    <w:link w:val="Heading5"/>
    <w:rsid w:val="007A30E2"/>
    <w:rPr>
      <w:rFonts w:ascii="Times New Roman" w:eastAsia="Times New Roman" w:hAnsi="Times New Roman"/>
      <w:b/>
      <w:sz w:val="24"/>
      <w:szCs w:val="24"/>
    </w:rPr>
  </w:style>
  <w:style w:type="character" w:customStyle="1" w:styleId="Heading6Char">
    <w:name w:val="Heading 6 Char"/>
    <w:link w:val="Heading6"/>
    <w:rsid w:val="007A30E2"/>
    <w:rPr>
      <w:rFonts w:ascii="Times New Roman" w:eastAsia="Times New Roman" w:hAnsi="Times New Roman"/>
      <w:b/>
      <w:sz w:val="24"/>
      <w:szCs w:val="24"/>
    </w:rPr>
  </w:style>
  <w:style w:type="character" w:customStyle="1" w:styleId="Heading7Char">
    <w:name w:val="Heading 7 Char"/>
    <w:link w:val="Heading7"/>
    <w:rsid w:val="002F40DA"/>
    <w:rPr>
      <w:rFonts w:ascii="Times New Roman" w:eastAsia="Times New Roman" w:hAnsi="Times New Roman" w:cs="Times New Roman"/>
      <w:i/>
      <w:sz w:val="24"/>
      <w:szCs w:val="24"/>
    </w:rPr>
  </w:style>
  <w:style w:type="character" w:customStyle="1" w:styleId="Heading8Char">
    <w:name w:val="Heading 8 Char"/>
    <w:link w:val="Heading8"/>
    <w:rsid w:val="002F40DA"/>
    <w:rPr>
      <w:rFonts w:ascii="Times New Roman" w:eastAsia="Times New Roman" w:hAnsi="Times New Roman" w:cs="Times New Roman"/>
      <w:i/>
      <w:sz w:val="24"/>
      <w:szCs w:val="24"/>
    </w:rPr>
  </w:style>
  <w:style w:type="character" w:customStyle="1" w:styleId="Heading9Char">
    <w:name w:val="Heading 9 Char"/>
    <w:link w:val="Heading9"/>
    <w:rsid w:val="002F40DA"/>
    <w:rPr>
      <w:rFonts w:ascii="Times New Roman" w:eastAsia="Times New Roman" w:hAnsi="Times New Roman" w:cs="Times New Roman"/>
      <w:i/>
      <w:sz w:val="24"/>
      <w:szCs w:val="24"/>
    </w:rPr>
  </w:style>
  <w:style w:type="paragraph" w:styleId="NormalIndent">
    <w:name w:val="Normal Indent"/>
    <w:basedOn w:val="Normal"/>
    <w:rsid w:val="002F40DA"/>
    <w:pPr>
      <w:ind w:left="720"/>
    </w:pPr>
  </w:style>
  <w:style w:type="paragraph" w:styleId="Footer">
    <w:name w:val="footer"/>
    <w:basedOn w:val="Normal"/>
    <w:link w:val="FooterChar"/>
    <w:rsid w:val="002F40DA"/>
    <w:pPr>
      <w:tabs>
        <w:tab w:val="center" w:pos="4320"/>
        <w:tab w:val="right" w:pos="8640"/>
      </w:tabs>
    </w:pPr>
    <w:rPr>
      <w:sz w:val="20"/>
    </w:rPr>
  </w:style>
  <w:style w:type="character" w:customStyle="1" w:styleId="FooterChar">
    <w:name w:val="Footer Char"/>
    <w:link w:val="Footer"/>
    <w:rsid w:val="002F40DA"/>
    <w:rPr>
      <w:rFonts w:ascii="Times New Roman" w:eastAsia="Times New Roman" w:hAnsi="Times New Roman" w:cs="Times New Roman"/>
      <w:sz w:val="20"/>
      <w:szCs w:val="24"/>
    </w:rPr>
  </w:style>
  <w:style w:type="paragraph" w:styleId="Header">
    <w:name w:val="header"/>
    <w:aliases w:val="Header Char Char Char"/>
    <w:basedOn w:val="Normal"/>
    <w:link w:val="HeaderChar"/>
    <w:rsid w:val="002F40DA"/>
    <w:rPr>
      <w:sz w:val="20"/>
      <w:szCs w:val="20"/>
    </w:rPr>
  </w:style>
  <w:style w:type="character" w:customStyle="1" w:styleId="HeaderChar">
    <w:name w:val="Header Char"/>
    <w:aliases w:val="Header Char Char Char Char1"/>
    <w:link w:val="Header"/>
    <w:rsid w:val="002F40DA"/>
    <w:rPr>
      <w:rFonts w:ascii="Times New Roman" w:eastAsia="Times New Roman" w:hAnsi="Times New Roman" w:cs="Times New Roman"/>
      <w:sz w:val="20"/>
      <w:szCs w:val="20"/>
    </w:rPr>
  </w:style>
  <w:style w:type="character" w:styleId="FootnoteReference">
    <w:name w:val="footnote reference"/>
    <w:semiHidden/>
    <w:rsid w:val="002F40DA"/>
    <w:rPr>
      <w:position w:val="6"/>
      <w:sz w:val="16"/>
    </w:rPr>
  </w:style>
  <w:style w:type="paragraph" w:styleId="FootnoteText">
    <w:name w:val="footnote text"/>
    <w:basedOn w:val="Normal"/>
    <w:link w:val="FootnoteTextChar"/>
    <w:semiHidden/>
    <w:rsid w:val="002F40DA"/>
  </w:style>
  <w:style w:type="character" w:customStyle="1" w:styleId="FootnoteTextChar">
    <w:name w:val="Footnote Text Char"/>
    <w:link w:val="FootnoteText"/>
    <w:semiHidden/>
    <w:rsid w:val="002F40DA"/>
    <w:rPr>
      <w:rFonts w:ascii="Times New Roman" w:eastAsia="Times New Roman" w:hAnsi="Times New Roman" w:cs="Times New Roman"/>
      <w:sz w:val="24"/>
      <w:szCs w:val="24"/>
    </w:rPr>
  </w:style>
  <w:style w:type="paragraph" w:styleId="Index1">
    <w:name w:val="index 1"/>
    <w:basedOn w:val="Normal"/>
    <w:next w:val="Normal"/>
    <w:autoRedefine/>
    <w:semiHidden/>
    <w:rsid w:val="002F40DA"/>
  </w:style>
  <w:style w:type="paragraph" w:styleId="Index2">
    <w:name w:val="index 2"/>
    <w:basedOn w:val="Normal"/>
    <w:next w:val="Normal"/>
    <w:autoRedefine/>
    <w:semiHidden/>
    <w:rsid w:val="002F40DA"/>
    <w:pPr>
      <w:numPr>
        <w:ilvl w:val="12"/>
      </w:numPr>
    </w:pPr>
  </w:style>
  <w:style w:type="paragraph" w:styleId="Index3">
    <w:name w:val="index 3"/>
    <w:basedOn w:val="Normal"/>
    <w:next w:val="Normal"/>
    <w:autoRedefine/>
    <w:semiHidden/>
    <w:rsid w:val="002F40DA"/>
    <w:pPr>
      <w:ind w:left="720"/>
    </w:pPr>
  </w:style>
  <w:style w:type="paragraph" w:styleId="IndexHeading">
    <w:name w:val="index heading"/>
    <w:basedOn w:val="Normal"/>
    <w:next w:val="Index1"/>
    <w:semiHidden/>
    <w:rsid w:val="002F40DA"/>
  </w:style>
  <w:style w:type="paragraph" w:styleId="TOC1">
    <w:name w:val="toc 1"/>
    <w:basedOn w:val="Normal"/>
    <w:next w:val="Normal"/>
    <w:autoRedefine/>
    <w:uiPriority w:val="39"/>
    <w:rsid w:val="002F40DA"/>
    <w:pPr>
      <w:keepNext/>
      <w:tabs>
        <w:tab w:val="left" w:pos="1440"/>
        <w:tab w:val="right" w:leader="dot" w:pos="9350"/>
      </w:tabs>
      <w:spacing w:before="320"/>
    </w:pPr>
    <w:rPr>
      <w:b/>
      <w:noProof/>
    </w:rPr>
  </w:style>
  <w:style w:type="paragraph" w:styleId="TOC2">
    <w:name w:val="toc 2"/>
    <w:basedOn w:val="Normal"/>
    <w:next w:val="Normal"/>
    <w:autoRedefine/>
    <w:uiPriority w:val="39"/>
    <w:rsid w:val="00783137"/>
    <w:pPr>
      <w:tabs>
        <w:tab w:val="left" w:pos="900"/>
        <w:tab w:val="right" w:leader="dot" w:pos="9350"/>
      </w:tabs>
      <w:ind w:left="238"/>
    </w:pPr>
    <w:rPr>
      <w:noProof/>
      <w:szCs w:val="20"/>
    </w:rPr>
  </w:style>
  <w:style w:type="paragraph" w:styleId="TOC3">
    <w:name w:val="toc 3"/>
    <w:basedOn w:val="Normal"/>
    <w:next w:val="Normal"/>
    <w:autoRedefine/>
    <w:uiPriority w:val="39"/>
    <w:rsid w:val="00BF0962"/>
    <w:pPr>
      <w:tabs>
        <w:tab w:val="left" w:pos="1530"/>
        <w:tab w:val="right" w:leader="dot" w:pos="9360"/>
      </w:tabs>
      <w:ind w:left="1530" w:hanging="810"/>
    </w:pPr>
    <w:rPr>
      <w:noProof/>
      <w:szCs w:val="20"/>
    </w:rPr>
  </w:style>
  <w:style w:type="paragraph" w:styleId="TOC4">
    <w:name w:val="toc 4"/>
    <w:basedOn w:val="Normal"/>
    <w:next w:val="Normal"/>
    <w:autoRedefine/>
    <w:uiPriority w:val="39"/>
    <w:rsid w:val="00673EE0"/>
    <w:pPr>
      <w:tabs>
        <w:tab w:val="left" w:pos="2880"/>
        <w:tab w:val="right" w:leader="dot" w:pos="9350"/>
      </w:tabs>
      <w:spacing w:line="240" w:lineRule="atLeast"/>
      <w:ind w:left="2430" w:hanging="990"/>
    </w:pPr>
    <w:rPr>
      <w:szCs w:val="20"/>
    </w:rPr>
  </w:style>
  <w:style w:type="paragraph" w:customStyle="1" w:styleId="TOC1NoNum">
    <w:name w:val="TOC 1NoNum"/>
    <w:basedOn w:val="TOC1"/>
    <w:qFormat/>
    <w:rsid w:val="00815886"/>
    <w:pPr>
      <w:tabs>
        <w:tab w:val="clear" w:pos="1440"/>
        <w:tab w:val="clear" w:pos="9350"/>
        <w:tab w:val="right" w:leader="dot" w:pos="9360"/>
      </w:tabs>
    </w:pPr>
  </w:style>
  <w:style w:type="paragraph" w:styleId="TOC5">
    <w:name w:val="toc 5"/>
    <w:basedOn w:val="Normal"/>
    <w:next w:val="Normal"/>
    <w:autoRedefine/>
    <w:uiPriority w:val="39"/>
    <w:unhideWhenUsed/>
    <w:rsid w:val="00691C76"/>
    <w:pPr>
      <w:spacing w:after="100" w:line="276" w:lineRule="auto"/>
      <w:ind w:left="880"/>
    </w:pPr>
    <w:rPr>
      <w:rFonts w:ascii="Calibri" w:hAnsi="Calibri"/>
      <w:sz w:val="22"/>
      <w:szCs w:val="22"/>
    </w:rPr>
  </w:style>
  <w:style w:type="paragraph" w:customStyle="1" w:styleId="Code">
    <w:name w:val="Code"/>
    <w:basedOn w:val="Normal"/>
    <w:rsid w:val="002F40DA"/>
    <w:rPr>
      <w:rFonts w:ascii="Courier" w:hAnsi="Courier"/>
    </w:rPr>
  </w:style>
  <w:style w:type="character" w:styleId="PageNumber">
    <w:name w:val="page number"/>
    <w:basedOn w:val="DefaultParagraphFont"/>
    <w:rsid w:val="002F40DA"/>
  </w:style>
  <w:style w:type="paragraph" w:styleId="TOC6">
    <w:name w:val="toc 6"/>
    <w:basedOn w:val="Normal"/>
    <w:next w:val="Normal"/>
    <w:autoRedefine/>
    <w:uiPriority w:val="39"/>
    <w:unhideWhenUsed/>
    <w:rsid w:val="00691C76"/>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691C76"/>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691C76"/>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691C76"/>
    <w:pPr>
      <w:spacing w:after="100" w:line="276" w:lineRule="auto"/>
      <w:ind w:left="1760"/>
    </w:pPr>
    <w:rPr>
      <w:rFonts w:ascii="Calibri" w:hAnsi="Calibri"/>
      <w:sz w:val="22"/>
      <w:szCs w:val="22"/>
    </w:rPr>
  </w:style>
  <w:style w:type="paragraph" w:styleId="Index4">
    <w:name w:val="index 4"/>
    <w:basedOn w:val="Normal"/>
    <w:next w:val="Normal"/>
    <w:autoRedefine/>
    <w:semiHidden/>
    <w:rsid w:val="002F40DA"/>
    <w:pPr>
      <w:ind w:left="1080"/>
    </w:pPr>
  </w:style>
  <w:style w:type="paragraph" w:styleId="Index5">
    <w:name w:val="index 5"/>
    <w:basedOn w:val="Normal"/>
    <w:next w:val="Normal"/>
    <w:autoRedefine/>
    <w:semiHidden/>
    <w:rsid w:val="002F40DA"/>
    <w:pPr>
      <w:ind w:left="1440"/>
    </w:pPr>
  </w:style>
  <w:style w:type="paragraph" w:styleId="Index6">
    <w:name w:val="index 6"/>
    <w:basedOn w:val="Normal"/>
    <w:next w:val="Normal"/>
    <w:autoRedefine/>
    <w:semiHidden/>
    <w:rsid w:val="002F40DA"/>
    <w:pPr>
      <w:ind w:left="1800"/>
    </w:pPr>
  </w:style>
  <w:style w:type="paragraph" w:styleId="Index7">
    <w:name w:val="index 7"/>
    <w:basedOn w:val="Normal"/>
    <w:next w:val="Normal"/>
    <w:autoRedefine/>
    <w:semiHidden/>
    <w:rsid w:val="002F40DA"/>
    <w:pPr>
      <w:ind w:left="2160"/>
    </w:pPr>
  </w:style>
  <w:style w:type="paragraph" w:styleId="Index8">
    <w:name w:val="index 8"/>
    <w:basedOn w:val="Normal"/>
    <w:next w:val="Normal"/>
    <w:autoRedefine/>
    <w:semiHidden/>
    <w:rsid w:val="002F40DA"/>
    <w:pPr>
      <w:tabs>
        <w:tab w:val="right" w:leader="dot" w:pos="4320"/>
      </w:tabs>
      <w:ind w:left="1920" w:hanging="240"/>
    </w:pPr>
  </w:style>
  <w:style w:type="paragraph" w:styleId="Index9">
    <w:name w:val="index 9"/>
    <w:basedOn w:val="Normal"/>
    <w:next w:val="Normal"/>
    <w:autoRedefine/>
    <w:semiHidden/>
    <w:rsid w:val="002F40DA"/>
    <w:pPr>
      <w:tabs>
        <w:tab w:val="right" w:leader="dot" w:pos="4320"/>
      </w:tabs>
      <w:ind w:left="2160" w:hanging="240"/>
    </w:pPr>
  </w:style>
  <w:style w:type="paragraph" w:customStyle="1" w:styleId="Helvetica">
    <w:name w:val="Helvetica"/>
    <w:basedOn w:val="Normal"/>
    <w:rsid w:val="002F40DA"/>
  </w:style>
  <w:style w:type="character" w:styleId="CommentReference">
    <w:name w:val="annotation reference"/>
    <w:semiHidden/>
    <w:rsid w:val="002F40DA"/>
    <w:rPr>
      <w:sz w:val="16"/>
      <w:szCs w:val="16"/>
    </w:rPr>
  </w:style>
  <w:style w:type="paragraph" w:styleId="CommentText">
    <w:name w:val="annotation text"/>
    <w:basedOn w:val="Normal"/>
    <w:link w:val="CommentTextChar"/>
    <w:rsid w:val="002F40DA"/>
    <w:rPr>
      <w:rFonts w:ascii="Tahoma" w:hAnsi="Tahoma"/>
      <w:sz w:val="20"/>
      <w:szCs w:val="20"/>
    </w:rPr>
  </w:style>
  <w:style w:type="character" w:customStyle="1" w:styleId="CommentTextChar">
    <w:name w:val="Comment Text Char"/>
    <w:link w:val="CommentText"/>
    <w:rsid w:val="002F40DA"/>
    <w:rPr>
      <w:rFonts w:ascii="Tahoma" w:eastAsia="Times New Roman" w:hAnsi="Tahoma" w:cs="Times New Roman"/>
      <w:sz w:val="20"/>
      <w:szCs w:val="20"/>
    </w:rPr>
  </w:style>
  <w:style w:type="paragraph" w:customStyle="1" w:styleId="Blueline">
    <w:name w:val="Blueline"/>
    <w:basedOn w:val="Normal"/>
    <w:next w:val="Normal"/>
    <w:rsid w:val="002F40DA"/>
    <w:pPr>
      <w:pBdr>
        <w:top w:val="single" w:sz="6" w:space="1" w:color="auto"/>
        <w:left w:val="single" w:sz="6" w:space="1" w:color="auto"/>
        <w:bottom w:val="single" w:sz="6" w:space="1" w:color="auto"/>
        <w:right w:val="single" w:sz="6" w:space="1" w:color="auto"/>
      </w:pBdr>
      <w:shd w:val="solid" w:color="auto" w:fill="auto"/>
    </w:pPr>
    <w:rPr>
      <w:rFonts w:ascii="Arial" w:hAnsi="Arial"/>
      <w:vanish/>
      <w:color w:val="00FFFF"/>
    </w:rPr>
  </w:style>
  <w:style w:type="paragraph" w:customStyle="1" w:styleId="Bullet">
    <w:name w:val="Bullet"/>
    <w:basedOn w:val="Normal"/>
    <w:rsid w:val="002F40DA"/>
  </w:style>
  <w:style w:type="paragraph" w:customStyle="1" w:styleId="DHCPWP">
    <w:name w:val="DHCP WP"/>
    <w:basedOn w:val="Normal"/>
    <w:rsid w:val="002F40DA"/>
    <w:rPr>
      <w:rFonts w:ascii="Courier" w:hAnsi="Courier"/>
    </w:rPr>
  </w:style>
  <w:style w:type="paragraph" w:customStyle="1" w:styleId="H4">
    <w:name w:val="H4"/>
    <w:basedOn w:val="Heading3"/>
    <w:rsid w:val="002F40DA"/>
    <w:pPr>
      <w:keepNext w:val="0"/>
      <w:jc w:val="center"/>
      <w:outlineLvl w:val="9"/>
    </w:pPr>
    <w:rPr>
      <w:b w:val="0"/>
    </w:rPr>
  </w:style>
  <w:style w:type="paragraph" w:customStyle="1" w:styleId="H5">
    <w:name w:val="H5"/>
    <w:basedOn w:val="H4"/>
    <w:rsid w:val="002F40DA"/>
    <w:pPr>
      <w:ind w:left="720"/>
      <w:jc w:val="left"/>
    </w:pPr>
    <w:rPr>
      <w:u w:val="single"/>
    </w:rPr>
  </w:style>
  <w:style w:type="character" w:customStyle="1" w:styleId="bPlain">
    <w:name w:val="bPlain"/>
    <w:rsid w:val="00F94BD0"/>
    <w:rPr>
      <w:rFonts w:ascii="Courier New" w:hAnsi="Courier New" w:cs="Courier New"/>
      <w:noProof/>
      <w:sz w:val="21"/>
    </w:rPr>
  </w:style>
  <w:style w:type="paragraph" w:customStyle="1" w:styleId="Screen2">
    <w:name w:val="Screen 2"/>
    <w:basedOn w:val="Normal"/>
    <w:rsid w:val="004631D4"/>
    <w:pPr>
      <w:widowControl w:val="0"/>
      <w:pBdr>
        <w:top w:val="double" w:sz="4" w:space="1" w:color="auto"/>
        <w:left w:val="double" w:sz="4" w:space="1" w:color="auto"/>
        <w:bottom w:val="double" w:sz="4" w:space="1" w:color="auto"/>
        <w:right w:val="double" w:sz="4" w:space="0" w:color="auto"/>
      </w:pBdr>
      <w:ind w:left="360" w:right="1440"/>
    </w:pPr>
    <w:rPr>
      <w:rFonts w:ascii="Courier New" w:hAnsi="Courier New"/>
      <w:noProof/>
      <w:sz w:val="16"/>
      <w:szCs w:val="20"/>
    </w:rPr>
  </w:style>
  <w:style w:type="paragraph" w:customStyle="1" w:styleId="anormal">
    <w:name w:val="anormal"/>
    <w:basedOn w:val="Normal"/>
    <w:rsid w:val="004631D4"/>
    <w:pPr>
      <w:spacing w:after="180"/>
    </w:pPr>
    <w:rPr>
      <w:sz w:val="22"/>
      <w:szCs w:val="22"/>
    </w:rPr>
  </w:style>
  <w:style w:type="character" w:styleId="LineNumber">
    <w:name w:val="line number"/>
    <w:basedOn w:val="DefaultParagraphFont"/>
    <w:rsid w:val="002F40DA"/>
  </w:style>
  <w:style w:type="paragraph" w:customStyle="1" w:styleId="Note">
    <w:name w:val="Note"/>
    <w:basedOn w:val="Normal"/>
    <w:next w:val="Normal"/>
    <w:rsid w:val="002F40DA"/>
    <w:pPr>
      <w:keepNext/>
      <w:keepLines/>
      <w:spacing w:after="240" w:line="240" w:lineRule="atLeast"/>
      <w:ind w:firstLine="720"/>
    </w:pPr>
    <w:rPr>
      <w:b/>
    </w:rPr>
  </w:style>
  <w:style w:type="paragraph" w:customStyle="1" w:styleId="OUTP">
    <w:name w:val="OUTP"/>
    <w:basedOn w:val="Normal"/>
    <w:rsid w:val="002F40DA"/>
    <w:pPr>
      <w:ind w:left="864"/>
    </w:pPr>
  </w:style>
  <w:style w:type="paragraph" w:customStyle="1" w:styleId="OUTP1">
    <w:name w:val="OUTP1"/>
    <w:basedOn w:val="OUTP"/>
    <w:rsid w:val="002F40DA"/>
    <w:rPr>
      <w:b/>
      <w:u w:val="words"/>
    </w:rPr>
  </w:style>
  <w:style w:type="paragraph" w:customStyle="1" w:styleId="Redline">
    <w:name w:val="Redline"/>
    <w:basedOn w:val="Normal"/>
    <w:rsid w:val="002F40DA"/>
    <w:pPr>
      <w:pBdr>
        <w:top w:val="single" w:sz="6" w:space="1" w:color="auto"/>
        <w:left w:val="single" w:sz="6" w:space="1" w:color="auto"/>
        <w:bottom w:val="single" w:sz="6" w:space="1" w:color="auto"/>
        <w:right w:val="single" w:sz="6" w:space="1" w:color="auto"/>
      </w:pBdr>
      <w:shd w:val="solid" w:color="auto" w:fill="auto"/>
    </w:pPr>
    <w:rPr>
      <w:rFonts w:ascii="Arial" w:hAnsi="Arial"/>
      <w:color w:val="FFFFFF"/>
    </w:rPr>
  </w:style>
  <w:style w:type="paragraph" w:customStyle="1" w:styleId="Reference">
    <w:name w:val="Reference"/>
    <w:basedOn w:val="Normal"/>
    <w:rsid w:val="002F40DA"/>
    <w:pPr>
      <w:pBdr>
        <w:top w:val="single" w:sz="6" w:space="1" w:color="auto"/>
        <w:left w:val="single" w:sz="6" w:space="1" w:color="auto"/>
        <w:bottom w:val="single" w:sz="6" w:space="1" w:color="auto"/>
        <w:right w:val="single" w:sz="6" w:space="1" w:color="auto"/>
      </w:pBdr>
      <w:shd w:val="solid" w:color="auto" w:fill="auto"/>
    </w:pPr>
    <w:rPr>
      <w:vanish/>
      <w:color w:val="FFFF00"/>
    </w:rPr>
  </w:style>
  <w:style w:type="paragraph" w:customStyle="1" w:styleId="S">
    <w:name w:val="S"/>
    <w:basedOn w:val="Normal"/>
    <w:rsid w:val="002F40DA"/>
    <w:pPr>
      <w:keepNext/>
      <w:keepLines/>
    </w:pPr>
  </w:style>
  <w:style w:type="paragraph" w:customStyle="1" w:styleId="Screen">
    <w:name w:val="Screen"/>
    <w:basedOn w:val="Normal"/>
    <w:rsid w:val="002F40DA"/>
    <w:pPr>
      <w:widowControl w:val="0"/>
      <w:pBdr>
        <w:top w:val="double" w:sz="6" w:space="1" w:color="auto"/>
        <w:left w:val="double" w:sz="6" w:space="1" w:color="auto"/>
        <w:bottom w:val="double" w:sz="6" w:space="1" w:color="auto"/>
        <w:right w:val="double" w:sz="6" w:space="1" w:color="auto"/>
      </w:pBdr>
    </w:pPr>
    <w:rPr>
      <w:rFonts w:ascii="Courier New" w:hAnsi="Courier New"/>
      <w:noProof/>
      <w:sz w:val="16"/>
    </w:rPr>
  </w:style>
  <w:style w:type="paragraph" w:customStyle="1" w:styleId="Seg1">
    <w:name w:val="Seg1"/>
    <w:basedOn w:val="Normal"/>
    <w:rsid w:val="002F40DA"/>
    <w:pPr>
      <w:keepLines/>
      <w:tabs>
        <w:tab w:val="left" w:pos="-720"/>
      </w:tabs>
    </w:pPr>
    <w:rPr>
      <w:b/>
    </w:rPr>
  </w:style>
  <w:style w:type="paragraph" w:customStyle="1" w:styleId="SEGMENT">
    <w:name w:val="SEGMENT"/>
    <w:basedOn w:val="Normal"/>
    <w:rsid w:val="002F40DA"/>
    <w:pPr>
      <w:keepLines/>
      <w:tabs>
        <w:tab w:val="left" w:pos="-720"/>
      </w:tabs>
    </w:pPr>
    <w:rPr>
      <w:rFonts w:ascii="Courier New" w:hAnsi="Courier New"/>
      <w:b/>
      <w:sz w:val="16"/>
    </w:rPr>
  </w:style>
  <w:style w:type="paragraph" w:customStyle="1" w:styleId="Style1">
    <w:name w:val="Style1"/>
    <w:basedOn w:val="Normal"/>
    <w:rsid w:val="002F40DA"/>
    <w:pPr>
      <w:tabs>
        <w:tab w:val="left" w:pos="1200"/>
        <w:tab w:val="right" w:pos="9480"/>
      </w:tabs>
      <w:ind w:left="1080"/>
    </w:pPr>
    <w:rPr>
      <w:u w:val="single"/>
    </w:rPr>
  </w:style>
  <w:style w:type="paragraph" w:customStyle="1" w:styleId="TXT">
    <w:name w:val="TXT"/>
    <w:basedOn w:val="Normal"/>
    <w:rsid w:val="002F40DA"/>
    <w:pPr>
      <w:tabs>
        <w:tab w:val="left" w:pos="1200"/>
        <w:tab w:val="right" w:pos="9480"/>
      </w:tabs>
    </w:pPr>
    <w:rPr>
      <w:rFonts w:ascii="CG Times (WN)" w:hAnsi="CG Times (WN)"/>
    </w:rPr>
  </w:style>
  <w:style w:type="paragraph" w:customStyle="1" w:styleId="WidowOrphanCtrl">
    <w:name w:val="Widow/Orphan Ctrl"/>
    <w:basedOn w:val="Normal"/>
    <w:rsid w:val="002F40DA"/>
    <w:pPr>
      <w:keepNext/>
      <w:keepLines/>
    </w:pPr>
  </w:style>
  <w:style w:type="paragraph" w:customStyle="1" w:styleId="Bookman12pitch">
    <w:name w:val="Bookman 12 pitch"/>
    <w:basedOn w:val="Normal"/>
    <w:rsid w:val="002F40DA"/>
  </w:style>
  <w:style w:type="paragraph" w:customStyle="1" w:styleId="COURIER">
    <w:name w:val="COURIER"/>
    <w:basedOn w:val="Normal"/>
    <w:rsid w:val="002F40DA"/>
    <w:rPr>
      <w:rFonts w:ascii="Courier" w:hAnsi="Courier"/>
    </w:rPr>
  </w:style>
  <w:style w:type="paragraph" w:customStyle="1" w:styleId="FontBookman12Point">
    <w:name w:val="Font:Bookman 12 Point"/>
    <w:rsid w:val="002F40DA"/>
    <w:rPr>
      <w:rFonts w:ascii="Tms Rmn" w:eastAsia="Times New Roman" w:hAnsi="Tms Rmn"/>
      <w:color w:val="000000"/>
      <w:sz w:val="24"/>
    </w:rPr>
  </w:style>
  <w:style w:type="paragraph" w:customStyle="1" w:styleId="NewCenturySchlbk">
    <w:name w:val="New Century Schlbk"/>
    <w:basedOn w:val="Normal"/>
    <w:rsid w:val="002F40DA"/>
    <w:rPr>
      <w:rFonts w:ascii="Courier" w:hAnsi="Courier"/>
    </w:rPr>
  </w:style>
  <w:style w:type="paragraph" w:customStyle="1" w:styleId="NewCenturySchoolbook">
    <w:name w:val="New Century Schoolbook"/>
    <w:basedOn w:val="Normal"/>
    <w:rsid w:val="002F40DA"/>
  </w:style>
  <w:style w:type="paragraph" w:customStyle="1" w:styleId="ThreeTabs">
    <w:name w:val="Three Tabs"/>
    <w:basedOn w:val="Normal"/>
    <w:rsid w:val="002F40DA"/>
    <w:pPr>
      <w:ind w:right="100"/>
    </w:pPr>
    <w:rPr>
      <w:b/>
      <w:sz w:val="28"/>
    </w:rPr>
  </w:style>
  <w:style w:type="paragraph" w:customStyle="1" w:styleId="code0">
    <w:name w:val="code"/>
    <w:basedOn w:val="Normal"/>
    <w:rsid w:val="002F40DA"/>
    <w:rPr>
      <w:rFonts w:ascii="Courier New" w:hAnsi="Courier New"/>
      <w:sz w:val="18"/>
    </w:rPr>
  </w:style>
  <w:style w:type="paragraph" w:customStyle="1" w:styleId="callout">
    <w:name w:val="callout"/>
    <w:basedOn w:val="Normal"/>
    <w:rsid w:val="002F40DA"/>
    <w:pPr>
      <w:pBdr>
        <w:top w:val="single" w:sz="24" w:space="1" w:color="auto" w:shadow="1"/>
        <w:left w:val="single" w:sz="24" w:space="1" w:color="auto" w:shadow="1"/>
        <w:bottom w:val="single" w:sz="24" w:space="1" w:color="auto" w:shadow="1"/>
        <w:right w:val="single" w:sz="24" w:space="1" w:color="auto" w:shadow="1"/>
      </w:pBdr>
    </w:pPr>
    <w:rPr>
      <w:rFonts w:ascii="Courier New" w:hAnsi="Courier New"/>
      <w:sz w:val="18"/>
    </w:rPr>
  </w:style>
  <w:style w:type="paragraph" w:styleId="BodyTextIndent">
    <w:name w:val="Body Text Indent"/>
    <w:basedOn w:val="Normal"/>
    <w:link w:val="BodyTextIndentChar"/>
    <w:rsid w:val="002F40DA"/>
    <w:pPr>
      <w:ind w:left="360" w:hanging="360"/>
    </w:pPr>
  </w:style>
  <w:style w:type="character" w:customStyle="1" w:styleId="BodyTextIndentChar">
    <w:name w:val="Body Text Indent Char"/>
    <w:link w:val="BodyTextIndent"/>
    <w:rsid w:val="002F40DA"/>
    <w:rPr>
      <w:rFonts w:ascii="Times New Roman" w:eastAsia="Times New Roman" w:hAnsi="Times New Roman" w:cs="Times New Roman"/>
      <w:sz w:val="24"/>
      <w:szCs w:val="24"/>
    </w:rPr>
  </w:style>
  <w:style w:type="paragraph" w:styleId="BodyText2">
    <w:name w:val="Body Text 2"/>
    <w:basedOn w:val="Normal"/>
    <w:link w:val="BodyText2Char"/>
    <w:rsid w:val="002F40DA"/>
    <w:pPr>
      <w:numPr>
        <w:ilvl w:val="12"/>
      </w:numPr>
      <w:pBdr>
        <w:bottom w:val="dotted" w:sz="24" w:space="0" w:color="auto"/>
      </w:pBdr>
    </w:pPr>
    <w:rPr>
      <w:rFonts w:ascii="Courier New" w:hAnsi="Courier New"/>
      <w:sz w:val="20"/>
    </w:rPr>
  </w:style>
  <w:style w:type="character" w:customStyle="1" w:styleId="BodyText2Char">
    <w:name w:val="Body Text 2 Char"/>
    <w:link w:val="BodyText2"/>
    <w:rsid w:val="002F40DA"/>
    <w:rPr>
      <w:rFonts w:ascii="Courier New" w:eastAsia="Times New Roman" w:hAnsi="Courier New" w:cs="Times New Roman"/>
      <w:sz w:val="20"/>
      <w:szCs w:val="24"/>
    </w:rPr>
  </w:style>
  <w:style w:type="paragraph" w:styleId="BodyText">
    <w:name w:val="Body Text"/>
    <w:basedOn w:val="Normal"/>
    <w:link w:val="BodyTextChar"/>
    <w:rsid w:val="002F40DA"/>
    <w:pPr>
      <w:numPr>
        <w:ilvl w:val="12"/>
      </w:numPr>
      <w:jc w:val="both"/>
    </w:pPr>
    <w:rPr>
      <w:rFonts w:ascii="Courier New" w:hAnsi="Courier New"/>
      <w:sz w:val="20"/>
    </w:rPr>
  </w:style>
  <w:style w:type="character" w:customStyle="1" w:styleId="BodyTextChar">
    <w:name w:val="Body Text Char"/>
    <w:link w:val="BodyText"/>
    <w:rsid w:val="002F40DA"/>
    <w:rPr>
      <w:rFonts w:ascii="Courier New" w:eastAsia="Times New Roman" w:hAnsi="Courier New" w:cs="Times New Roman"/>
      <w:sz w:val="20"/>
      <w:szCs w:val="24"/>
    </w:rPr>
  </w:style>
  <w:style w:type="paragraph" w:styleId="BodyText3">
    <w:name w:val="Body Text 3"/>
    <w:basedOn w:val="Normal"/>
    <w:link w:val="BodyText3Char"/>
    <w:rsid w:val="002F40DA"/>
    <w:pPr>
      <w:numPr>
        <w:ilvl w:val="12"/>
      </w:numPr>
    </w:pPr>
    <w:rPr>
      <w:rFonts w:ascii="Courier New" w:hAnsi="Courier New"/>
      <w:sz w:val="20"/>
    </w:rPr>
  </w:style>
  <w:style w:type="character" w:customStyle="1" w:styleId="BodyText3Char">
    <w:name w:val="Body Text 3 Char"/>
    <w:link w:val="BodyText3"/>
    <w:rsid w:val="002F40DA"/>
    <w:rPr>
      <w:rFonts w:ascii="Courier New" w:eastAsia="Times New Roman" w:hAnsi="Courier New" w:cs="Times New Roman"/>
      <w:sz w:val="20"/>
      <w:szCs w:val="24"/>
    </w:rPr>
  </w:style>
  <w:style w:type="paragraph" w:styleId="EndnoteText">
    <w:name w:val="endnote text"/>
    <w:basedOn w:val="Normal"/>
    <w:link w:val="EndnoteTextChar"/>
    <w:semiHidden/>
    <w:rsid w:val="002F40DA"/>
    <w:pPr>
      <w:widowControl w:val="0"/>
    </w:pPr>
    <w:rPr>
      <w:rFonts w:ascii="CG Times" w:hAnsi="CG Times"/>
    </w:rPr>
  </w:style>
  <w:style w:type="character" w:customStyle="1" w:styleId="EndnoteTextChar">
    <w:name w:val="Endnote Text Char"/>
    <w:link w:val="EndnoteText"/>
    <w:semiHidden/>
    <w:rsid w:val="002F40DA"/>
    <w:rPr>
      <w:rFonts w:ascii="CG Times" w:eastAsia="Times New Roman" w:hAnsi="CG Times" w:cs="Times New Roman"/>
      <w:sz w:val="24"/>
      <w:szCs w:val="24"/>
    </w:rPr>
  </w:style>
  <w:style w:type="paragraph" w:customStyle="1" w:styleId="Inforequest">
    <w:name w:val="Info. request"/>
    <w:basedOn w:val="Normal"/>
    <w:rsid w:val="002F40DA"/>
    <w:pPr>
      <w:pBdr>
        <w:top w:val="single" w:sz="4" w:space="1" w:color="auto"/>
        <w:left w:val="single" w:sz="4" w:space="4" w:color="auto"/>
        <w:bottom w:val="single" w:sz="4" w:space="1" w:color="auto"/>
        <w:right w:val="single" w:sz="4" w:space="4" w:color="auto"/>
      </w:pBdr>
      <w:shd w:val="solid" w:color="auto" w:fill="auto"/>
    </w:pPr>
    <w:rPr>
      <w:color w:val="FFFFFF"/>
    </w:rPr>
  </w:style>
  <w:style w:type="character" w:styleId="EndnoteReference">
    <w:name w:val="endnote reference"/>
    <w:semiHidden/>
    <w:rsid w:val="002F40DA"/>
    <w:rPr>
      <w:vertAlign w:val="superscript"/>
    </w:rPr>
  </w:style>
  <w:style w:type="paragraph" w:styleId="TOAHeading">
    <w:name w:val="toa heading"/>
    <w:basedOn w:val="Normal"/>
    <w:next w:val="Normal"/>
    <w:semiHidden/>
    <w:rsid w:val="002F40DA"/>
    <w:pPr>
      <w:widowControl w:val="0"/>
      <w:tabs>
        <w:tab w:val="right" w:pos="9360"/>
      </w:tabs>
      <w:suppressAutoHyphens/>
    </w:pPr>
    <w:rPr>
      <w:rFonts w:ascii="CG Times" w:hAnsi="CG Times"/>
    </w:rPr>
  </w:style>
  <w:style w:type="paragraph" w:styleId="Caption">
    <w:name w:val="caption"/>
    <w:basedOn w:val="Normal"/>
    <w:next w:val="Normal"/>
    <w:qFormat/>
    <w:rsid w:val="002F40DA"/>
    <w:pPr>
      <w:widowControl w:val="0"/>
    </w:pPr>
    <w:rPr>
      <w:rFonts w:ascii="CG Times" w:hAnsi="CG Times"/>
    </w:rPr>
  </w:style>
  <w:style w:type="character" w:customStyle="1" w:styleId="EquationCaption">
    <w:name w:val="_Equation Caption"/>
    <w:rsid w:val="002F40DA"/>
  </w:style>
  <w:style w:type="paragraph" w:styleId="DocumentMap">
    <w:name w:val="Document Map"/>
    <w:basedOn w:val="Normal"/>
    <w:link w:val="DocumentMapChar"/>
    <w:semiHidden/>
    <w:rsid w:val="002F40DA"/>
    <w:pPr>
      <w:shd w:val="clear" w:color="auto" w:fill="000080"/>
    </w:pPr>
    <w:rPr>
      <w:rFonts w:ascii="Tahoma" w:hAnsi="Tahoma"/>
    </w:rPr>
  </w:style>
  <w:style w:type="character" w:customStyle="1" w:styleId="DocumentMapChar">
    <w:name w:val="Document Map Char"/>
    <w:link w:val="DocumentMap"/>
    <w:semiHidden/>
    <w:rsid w:val="002F40DA"/>
    <w:rPr>
      <w:rFonts w:ascii="Tahoma" w:eastAsia="Times New Roman" w:hAnsi="Tahoma" w:cs="Times New Roman"/>
      <w:sz w:val="24"/>
      <w:szCs w:val="24"/>
      <w:shd w:val="clear" w:color="auto" w:fill="000080"/>
    </w:rPr>
  </w:style>
  <w:style w:type="paragraph" w:customStyle="1" w:styleId="Greyshade">
    <w:name w:val="Grey shade"/>
    <w:basedOn w:val="Normal"/>
    <w:rsid w:val="002F40DA"/>
    <w:rPr>
      <w:b/>
      <w:shd w:val="pct25" w:color="auto" w:fill="auto"/>
    </w:rPr>
  </w:style>
  <w:style w:type="paragraph" w:customStyle="1" w:styleId="Space">
    <w:name w:val="Space"/>
    <w:basedOn w:val="Normal"/>
    <w:rsid w:val="002F40DA"/>
    <w:pPr>
      <w:tabs>
        <w:tab w:val="right" w:pos="1701"/>
        <w:tab w:val="left" w:pos="1985"/>
      </w:tabs>
    </w:pPr>
  </w:style>
  <w:style w:type="paragraph" w:customStyle="1" w:styleId="File">
    <w:name w:val="File"/>
    <w:basedOn w:val="Normal"/>
    <w:rsid w:val="002F40DA"/>
    <w:pPr>
      <w:tabs>
        <w:tab w:val="left" w:pos="3544"/>
      </w:tabs>
      <w:suppressAutoHyphens/>
      <w:ind w:left="3544" w:hanging="2835"/>
      <w:jc w:val="both"/>
    </w:pPr>
    <w:rPr>
      <w:spacing w:val="-3"/>
    </w:rPr>
  </w:style>
  <w:style w:type="paragraph" w:customStyle="1" w:styleId="Directory">
    <w:name w:val="Directory"/>
    <w:basedOn w:val="Normal"/>
    <w:rsid w:val="002F40DA"/>
    <w:pPr>
      <w:tabs>
        <w:tab w:val="left" w:pos="-720"/>
      </w:tabs>
      <w:suppressAutoHyphens/>
      <w:ind w:left="3544" w:hanging="3544"/>
      <w:jc w:val="both"/>
    </w:pPr>
    <w:rPr>
      <w:spacing w:val="-3"/>
    </w:rPr>
  </w:style>
  <w:style w:type="paragraph" w:styleId="PlainText">
    <w:name w:val="Plain Text"/>
    <w:basedOn w:val="Normal"/>
    <w:link w:val="PlainTextChar"/>
    <w:rsid w:val="002F40DA"/>
    <w:rPr>
      <w:rFonts w:ascii="Courier New" w:hAnsi="Courier New" w:cs="Courier New"/>
    </w:rPr>
  </w:style>
  <w:style w:type="character" w:customStyle="1" w:styleId="PlainTextChar">
    <w:name w:val="Plain Text Char"/>
    <w:link w:val="PlainText"/>
    <w:rsid w:val="002F40DA"/>
    <w:rPr>
      <w:rFonts w:ascii="Courier New" w:eastAsia="Times New Roman" w:hAnsi="Courier New" w:cs="Courier New"/>
      <w:sz w:val="24"/>
      <w:szCs w:val="24"/>
    </w:rPr>
  </w:style>
  <w:style w:type="paragraph" w:customStyle="1" w:styleId="FormatItem">
    <w:name w:val="FormatItem"/>
    <w:basedOn w:val="Normal"/>
    <w:rsid w:val="002F40DA"/>
    <w:pPr>
      <w:ind w:left="2552" w:hanging="2552"/>
    </w:pPr>
  </w:style>
  <w:style w:type="paragraph" w:customStyle="1" w:styleId="FormatField">
    <w:name w:val="FormatField"/>
    <w:basedOn w:val="Normal"/>
    <w:rsid w:val="002F40DA"/>
    <w:pPr>
      <w:ind w:left="3686" w:hanging="3119"/>
    </w:pPr>
  </w:style>
  <w:style w:type="paragraph" w:customStyle="1" w:styleId="Example">
    <w:name w:val="Example"/>
    <w:basedOn w:val="Normal"/>
    <w:rsid w:val="002F40DA"/>
    <w:pPr>
      <w:ind w:left="567"/>
    </w:pPr>
    <w:rPr>
      <w:rFonts w:ascii="Courier New" w:hAnsi="Courier New"/>
      <w:sz w:val="20"/>
    </w:rPr>
  </w:style>
  <w:style w:type="character" w:styleId="Hyperlink">
    <w:name w:val="Hyperlink"/>
    <w:uiPriority w:val="99"/>
    <w:rsid w:val="002F40DA"/>
    <w:rPr>
      <w:color w:val="0000FF"/>
      <w:u w:val="single"/>
    </w:rPr>
  </w:style>
  <w:style w:type="character" w:styleId="FollowedHyperlink">
    <w:name w:val="FollowedHyperlink"/>
    <w:rsid w:val="002F40DA"/>
    <w:rPr>
      <w:color w:val="800080"/>
      <w:u w:val="single"/>
    </w:rPr>
  </w:style>
  <w:style w:type="paragraph" w:customStyle="1" w:styleId="MSMError">
    <w:name w:val="MSMError"/>
    <w:basedOn w:val="Normal"/>
    <w:rsid w:val="002F40DA"/>
    <w:pPr>
      <w:tabs>
        <w:tab w:val="right" w:pos="680"/>
      </w:tabs>
      <w:spacing w:before="40" w:after="40"/>
      <w:ind w:left="1134" w:hanging="1134"/>
    </w:pPr>
  </w:style>
  <w:style w:type="paragraph" w:customStyle="1" w:styleId="modcode">
    <w:name w:val="modcode"/>
    <w:basedOn w:val="Normal"/>
    <w:rsid w:val="002F40DA"/>
    <w:pPr>
      <w:tabs>
        <w:tab w:val="left" w:pos="851"/>
        <w:tab w:val="left" w:pos="4536"/>
      </w:tabs>
    </w:pPr>
    <w:rPr>
      <w:snapToGrid w:val="0"/>
    </w:rPr>
  </w:style>
  <w:style w:type="paragraph" w:styleId="BlockText">
    <w:name w:val="Block Text"/>
    <w:basedOn w:val="Normal"/>
    <w:rsid w:val="002F40DA"/>
    <w:pPr>
      <w:widowControl w:val="0"/>
      <w:tabs>
        <w:tab w:val="left" w:pos="-720"/>
      </w:tabs>
      <w:suppressAutoHyphens/>
      <w:ind w:left="720" w:right="720"/>
    </w:pPr>
    <w:rPr>
      <w:rFonts w:ascii="CG Times" w:hAnsi="CG Times"/>
      <w:spacing w:val="-2"/>
      <w:sz w:val="28"/>
    </w:rPr>
  </w:style>
  <w:style w:type="paragraph" w:styleId="BodyTextIndent2">
    <w:name w:val="Body Text Indent 2"/>
    <w:basedOn w:val="Normal"/>
    <w:link w:val="BodyTextIndent2Char"/>
    <w:rsid w:val="002F40DA"/>
    <w:pPr>
      <w:ind w:left="2880" w:hanging="2318"/>
    </w:pPr>
  </w:style>
  <w:style w:type="character" w:customStyle="1" w:styleId="BodyTextIndent2Char">
    <w:name w:val="Body Text Indent 2 Char"/>
    <w:link w:val="BodyTextIndent2"/>
    <w:rsid w:val="002F40DA"/>
    <w:rPr>
      <w:rFonts w:ascii="Times New Roman" w:eastAsia="Times New Roman" w:hAnsi="Times New Roman" w:cs="Times New Roman"/>
      <w:sz w:val="24"/>
      <w:szCs w:val="24"/>
    </w:rPr>
  </w:style>
  <w:style w:type="paragraph" w:customStyle="1" w:styleId="Normal1">
    <w:name w:val="Normal1"/>
    <w:basedOn w:val="Normal"/>
    <w:rsid w:val="002F40DA"/>
    <w:rPr>
      <w:rFonts w:ascii="Tms Rmn" w:hAnsi="Tms Rmn"/>
    </w:rPr>
  </w:style>
  <w:style w:type="paragraph" w:customStyle="1" w:styleId="Tip1">
    <w:name w:val="Tip 1"/>
    <w:basedOn w:val="Normal"/>
    <w:next w:val="Normal"/>
    <w:link w:val="Tip1Char"/>
    <w:rsid w:val="001E4F9F"/>
    <w:pPr>
      <w:keepNext/>
      <w:spacing w:after="180"/>
      <w:ind w:left="720" w:hanging="720"/>
    </w:pPr>
    <w:rPr>
      <w:sz w:val="22"/>
    </w:rPr>
  </w:style>
  <w:style w:type="paragraph" w:styleId="BodyTextIndent3">
    <w:name w:val="Body Text Indent 3"/>
    <w:basedOn w:val="Normal"/>
    <w:link w:val="BodyTextIndent3Char"/>
    <w:rsid w:val="002F40DA"/>
    <w:pPr>
      <w:ind w:left="3240" w:hanging="2520"/>
    </w:pPr>
  </w:style>
  <w:style w:type="character" w:customStyle="1" w:styleId="BodyTextIndent3Char">
    <w:name w:val="Body Text Indent 3 Char"/>
    <w:link w:val="BodyTextIndent3"/>
    <w:rsid w:val="002F40DA"/>
    <w:rPr>
      <w:rFonts w:ascii="Times New Roman" w:eastAsia="Times New Roman" w:hAnsi="Times New Roman" w:cs="Times New Roman"/>
      <w:sz w:val="24"/>
      <w:szCs w:val="24"/>
    </w:rPr>
  </w:style>
  <w:style w:type="character" w:customStyle="1" w:styleId="Tip1Char">
    <w:name w:val="Tip 1 Char"/>
    <w:link w:val="Tip1"/>
    <w:rsid w:val="001E4F9F"/>
    <w:rPr>
      <w:rFonts w:ascii="Times New Roman" w:eastAsia="Times New Roman" w:hAnsi="Times New Roman"/>
      <w:sz w:val="22"/>
      <w:szCs w:val="24"/>
    </w:rPr>
  </w:style>
  <w:style w:type="character" w:customStyle="1" w:styleId="aPlainTextChar">
    <w:name w:val="aPlainText Char"/>
    <w:link w:val="aPlainText"/>
    <w:rsid w:val="001E4F9F"/>
    <w:rPr>
      <w:rFonts w:ascii="Lucida Console" w:eastAsia="Times New Roman" w:hAnsi="Lucida Console"/>
      <w:lang w:val="en-US" w:eastAsia="en-US" w:bidi="ar-SA"/>
    </w:rPr>
  </w:style>
  <w:style w:type="paragraph" w:styleId="BodyTextFirstIndent">
    <w:name w:val="Body Text First Indent"/>
    <w:basedOn w:val="BodyText"/>
    <w:link w:val="BodyTextFirstIndentChar"/>
    <w:rsid w:val="002F40DA"/>
    <w:pPr>
      <w:numPr>
        <w:ilvl w:val="0"/>
      </w:numPr>
      <w:spacing w:before="120" w:after="120"/>
      <w:ind w:firstLine="210"/>
      <w:jc w:val="left"/>
    </w:pPr>
    <w:rPr>
      <w:rFonts w:ascii="Times New Roman" w:hAnsi="Times New Roman"/>
      <w:color w:val="000000"/>
      <w:sz w:val="24"/>
    </w:rPr>
  </w:style>
  <w:style w:type="character" w:customStyle="1" w:styleId="BodyTextFirstIndentChar">
    <w:name w:val="Body Text First Indent Char"/>
    <w:link w:val="BodyTextFirstIndent"/>
    <w:rsid w:val="002F40DA"/>
    <w:rPr>
      <w:rFonts w:ascii="Times New Roman" w:eastAsia="Times New Roman" w:hAnsi="Times New Roman" w:cs="Times New Roman"/>
      <w:color w:val="000000"/>
      <w:sz w:val="24"/>
      <w:szCs w:val="24"/>
    </w:rPr>
  </w:style>
  <w:style w:type="paragraph" w:styleId="BodyTextFirstIndent2">
    <w:name w:val="Body Text First Indent 2"/>
    <w:basedOn w:val="BodyTextIndent"/>
    <w:link w:val="BodyTextFirstIndent2Char"/>
    <w:rsid w:val="002F40DA"/>
    <w:pPr>
      <w:ind w:firstLine="210"/>
    </w:pPr>
  </w:style>
  <w:style w:type="character" w:customStyle="1" w:styleId="BodyTextFirstIndent2Char">
    <w:name w:val="Body Text First Indent 2 Char"/>
    <w:basedOn w:val="BodyTextIndentChar"/>
    <w:link w:val="BodyTextFirstIndent2"/>
    <w:rsid w:val="002F40DA"/>
    <w:rPr>
      <w:rFonts w:ascii="Times New Roman" w:eastAsia="Times New Roman" w:hAnsi="Times New Roman" w:cs="Times New Roman"/>
      <w:sz w:val="24"/>
      <w:szCs w:val="24"/>
    </w:rPr>
  </w:style>
  <w:style w:type="paragraph" w:styleId="Closing">
    <w:name w:val="Closing"/>
    <w:basedOn w:val="Normal"/>
    <w:link w:val="ClosingChar"/>
    <w:rsid w:val="002F40DA"/>
    <w:pPr>
      <w:ind w:left="4320"/>
    </w:pPr>
  </w:style>
  <w:style w:type="character" w:customStyle="1" w:styleId="ClosingChar">
    <w:name w:val="Closing Char"/>
    <w:link w:val="Closing"/>
    <w:rsid w:val="002F40DA"/>
    <w:rPr>
      <w:rFonts w:ascii="Times New Roman" w:eastAsia="Times New Roman" w:hAnsi="Times New Roman" w:cs="Times New Roman"/>
      <w:sz w:val="24"/>
      <w:szCs w:val="24"/>
    </w:rPr>
  </w:style>
  <w:style w:type="paragraph" w:styleId="Date">
    <w:name w:val="Date"/>
    <w:basedOn w:val="Normal"/>
    <w:next w:val="Normal"/>
    <w:link w:val="DateChar"/>
    <w:rsid w:val="002F40DA"/>
  </w:style>
  <w:style w:type="character" w:customStyle="1" w:styleId="DateChar">
    <w:name w:val="Date Char"/>
    <w:link w:val="Date"/>
    <w:rsid w:val="002F40DA"/>
    <w:rPr>
      <w:rFonts w:ascii="Times New Roman" w:eastAsia="Times New Roman" w:hAnsi="Times New Roman" w:cs="Times New Roman"/>
      <w:sz w:val="24"/>
      <w:szCs w:val="24"/>
    </w:rPr>
  </w:style>
  <w:style w:type="paragraph" w:styleId="E-mailSignature">
    <w:name w:val="E-mail Signature"/>
    <w:basedOn w:val="Normal"/>
    <w:link w:val="E-mailSignatureChar"/>
    <w:rsid w:val="002F40DA"/>
  </w:style>
  <w:style w:type="character" w:customStyle="1" w:styleId="E-mailSignatureChar">
    <w:name w:val="E-mail Signature Char"/>
    <w:link w:val="E-mailSignature"/>
    <w:rsid w:val="002F40DA"/>
    <w:rPr>
      <w:rFonts w:ascii="Times New Roman" w:eastAsia="Times New Roman" w:hAnsi="Times New Roman" w:cs="Times New Roman"/>
      <w:sz w:val="24"/>
      <w:szCs w:val="24"/>
    </w:rPr>
  </w:style>
  <w:style w:type="paragraph" w:styleId="EnvelopeAddress">
    <w:name w:val="envelope address"/>
    <w:basedOn w:val="Normal"/>
    <w:rsid w:val="002F40DA"/>
    <w:pPr>
      <w:framePr w:w="7920" w:h="1980" w:hRule="exact" w:hSpace="180" w:wrap="auto" w:hAnchor="page" w:xAlign="center" w:yAlign="bottom"/>
      <w:ind w:left="2880"/>
    </w:pPr>
    <w:rPr>
      <w:rFonts w:ascii="Arial" w:hAnsi="Arial"/>
    </w:rPr>
  </w:style>
  <w:style w:type="paragraph" w:styleId="EnvelopeReturn">
    <w:name w:val="envelope return"/>
    <w:basedOn w:val="Normal"/>
    <w:rsid w:val="002F40DA"/>
    <w:rPr>
      <w:rFonts w:ascii="Arial" w:hAnsi="Arial"/>
      <w:sz w:val="20"/>
    </w:rPr>
  </w:style>
  <w:style w:type="paragraph" w:styleId="HTMLAddress">
    <w:name w:val="HTML Address"/>
    <w:basedOn w:val="Normal"/>
    <w:link w:val="HTMLAddressChar"/>
    <w:rsid w:val="002F40DA"/>
    <w:rPr>
      <w:i/>
      <w:iCs/>
    </w:rPr>
  </w:style>
  <w:style w:type="character" w:customStyle="1" w:styleId="HTMLAddressChar">
    <w:name w:val="HTML Address Char"/>
    <w:link w:val="HTMLAddress"/>
    <w:rsid w:val="002F40DA"/>
    <w:rPr>
      <w:rFonts w:ascii="Times New Roman" w:eastAsia="Times New Roman" w:hAnsi="Times New Roman" w:cs="Times New Roman"/>
      <w:i/>
      <w:iCs/>
      <w:sz w:val="24"/>
      <w:szCs w:val="24"/>
    </w:rPr>
  </w:style>
  <w:style w:type="paragraph" w:styleId="HTMLPreformatted">
    <w:name w:val="HTML Preformatted"/>
    <w:basedOn w:val="Normal"/>
    <w:link w:val="HTMLPreformattedChar"/>
    <w:rsid w:val="002F40DA"/>
    <w:rPr>
      <w:rFonts w:ascii="Courier New" w:hAnsi="Courier New"/>
      <w:sz w:val="20"/>
    </w:rPr>
  </w:style>
  <w:style w:type="character" w:customStyle="1" w:styleId="HTMLPreformattedChar">
    <w:name w:val="HTML Preformatted Char"/>
    <w:link w:val="HTMLPreformatted"/>
    <w:rsid w:val="002F40DA"/>
    <w:rPr>
      <w:rFonts w:ascii="Courier New" w:eastAsia="Times New Roman" w:hAnsi="Courier New" w:cs="Times New Roman"/>
      <w:sz w:val="20"/>
      <w:szCs w:val="24"/>
    </w:rPr>
  </w:style>
  <w:style w:type="paragraph" w:styleId="List">
    <w:name w:val="List"/>
    <w:basedOn w:val="Normal"/>
    <w:rsid w:val="002F40DA"/>
    <w:pPr>
      <w:ind w:left="360" w:hanging="360"/>
    </w:pPr>
  </w:style>
  <w:style w:type="paragraph" w:styleId="List2">
    <w:name w:val="List 2"/>
    <w:basedOn w:val="Normal"/>
    <w:rsid w:val="002F40DA"/>
    <w:pPr>
      <w:ind w:left="720" w:hanging="360"/>
    </w:pPr>
  </w:style>
  <w:style w:type="paragraph" w:styleId="List3">
    <w:name w:val="List 3"/>
    <w:basedOn w:val="Normal"/>
    <w:rsid w:val="002F40DA"/>
    <w:pPr>
      <w:ind w:left="1080" w:hanging="360"/>
    </w:pPr>
  </w:style>
  <w:style w:type="paragraph" w:styleId="List4">
    <w:name w:val="List 4"/>
    <w:basedOn w:val="Normal"/>
    <w:rsid w:val="002F40DA"/>
    <w:pPr>
      <w:ind w:left="1440" w:hanging="360"/>
    </w:pPr>
  </w:style>
  <w:style w:type="paragraph" w:styleId="List5">
    <w:name w:val="List 5"/>
    <w:basedOn w:val="Normal"/>
    <w:rsid w:val="002F40DA"/>
    <w:pPr>
      <w:ind w:left="1800" w:hanging="360"/>
    </w:pPr>
  </w:style>
  <w:style w:type="paragraph" w:styleId="ListBullet">
    <w:name w:val="List Bullet"/>
    <w:basedOn w:val="Normal"/>
    <w:autoRedefine/>
    <w:rsid w:val="002F40DA"/>
    <w:pPr>
      <w:numPr>
        <w:numId w:val="14"/>
      </w:numPr>
    </w:pPr>
  </w:style>
  <w:style w:type="paragraph" w:styleId="ListBullet2">
    <w:name w:val="List Bullet 2"/>
    <w:basedOn w:val="Normal"/>
    <w:autoRedefine/>
    <w:rsid w:val="002F40DA"/>
    <w:pPr>
      <w:numPr>
        <w:numId w:val="15"/>
      </w:numPr>
    </w:pPr>
  </w:style>
  <w:style w:type="paragraph" w:styleId="ListBullet3">
    <w:name w:val="List Bullet 3"/>
    <w:basedOn w:val="Normal"/>
    <w:autoRedefine/>
    <w:rsid w:val="002F40DA"/>
    <w:pPr>
      <w:numPr>
        <w:numId w:val="16"/>
      </w:numPr>
    </w:pPr>
  </w:style>
  <w:style w:type="paragraph" w:styleId="ListBullet4">
    <w:name w:val="List Bullet 4"/>
    <w:basedOn w:val="Normal"/>
    <w:autoRedefine/>
    <w:rsid w:val="002F40DA"/>
    <w:pPr>
      <w:numPr>
        <w:numId w:val="17"/>
      </w:numPr>
    </w:pPr>
  </w:style>
  <w:style w:type="paragraph" w:styleId="ListBullet5">
    <w:name w:val="List Bullet 5"/>
    <w:basedOn w:val="Normal"/>
    <w:autoRedefine/>
    <w:rsid w:val="002F40DA"/>
    <w:pPr>
      <w:numPr>
        <w:numId w:val="18"/>
      </w:numPr>
    </w:pPr>
  </w:style>
  <w:style w:type="paragraph" w:styleId="ListContinue">
    <w:name w:val="List Continue"/>
    <w:basedOn w:val="Normal"/>
    <w:rsid w:val="002F40DA"/>
    <w:pPr>
      <w:ind w:left="360"/>
    </w:pPr>
  </w:style>
  <w:style w:type="paragraph" w:styleId="ListContinue2">
    <w:name w:val="List Continue 2"/>
    <w:basedOn w:val="Normal"/>
    <w:rsid w:val="002F40DA"/>
    <w:pPr>
      <w:ind w:left="720"/>
    </w:pPr>
  </w:style>
  <w:style w:type="paragraph" w:styleId="ListContinue3">
    <w:name w:val="List Continue 3"/>
    <w:basedOn w:val="Normal"/>
    <w:rsid w:val="002F40DA"/>
    <w:pPr>
      <w:ind w:left="1080"/>
    </w:pPr>
  </w:style>
  <w:style w:type="paragraph" w:styleId="ListContinue4">
    <w:name w:val="List Continue 4"/>
    <w:basedOn w:val="Normal"/>
    <w:rsid w:val="002F40DA"/>
    <w:pPr>
      <w:ind w:left="1440"/>
    </w:pPr>
  </w:style>
  <w:style w:type="paragraph" w:styleId="ListContinue5">
    <w:name w:val="List Continue 5"/>
    <w:basedOn w:val="Normal"/>
    <w:rsid w:val="002F40DA"/>
    <w:pPr>
      <w:ind w:left="1800"/>
    </w:pPr>
  </w:style>
  <w:style w:type="paragraph" w:styleId="ListNumber">
    <w:name w:val="List Number"/>
    <w:basedOn w:val="Normal"/>
    <w:rsid w:val="002F40DA"/>
    <w:pPr>
      <w:numPr>
        <w:numId w:val="19"/>
      </w:numPr>
    </w:pPr>
  </w:style>
  <w:style w:type="paragraph" w:styleId="ListNumber2">
    <w:name w:val="List Number 2"/>
    <w:basedOn w:val="Normal"/>
    <w:rsid w:val="002F40DA"/>
    <w:pPr>
      <w:numPr>
        <w:numId w:val="20"/>
      </w:numPr>
    </w:pPr>
  </w:style>
  <w:style w:type="paragraph" w:styleId="ListNumber3">
    <w:name w:val="List Number 3"/>
    <w:basedOn w:val="Normal"/>
    <w:rsid w:val="002F40DA"/>
    <w:pPr>
      <w:numPr>
        <w:numId w:val="21"/>
      </w:numPr>
    </w:pPr>
  </w:style>
  <w:style w:type="paragraph" w:styleId="ListNumber4">
    <w:name w:val="List Number 4"/>
    <w:basedOn w:val="Normal"/>
    <w:rsid w:val="002F40DA"/>
    <w:pPr>
      <w:numPr>
        <w:numId w:val="22"/>
      </w:numPr>
    </w:pPr>
  </w:style>
  <w:style w:type="paragraph" w:styleId="ListNumber5">
    <w:name w:val="List Number 5"/>
    <w:basedOn w:val="Normal"/>
    <w:rsid w:val="002F40DA"/>
    <w:pPr>
      <w:numPr>
        <w:numId w:val="23"/>
      </w:numPr>
    </w:pPr>
  </w:style>
  <w:style w:type="paragraph" w:styleId="MacroText">
    <w:name w:val="macro"/>
    <w:link w:val="MacroTextChar"/>
    <w:semiHidden/>
    <w:rsid w:val="002F40DA"/>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eastAsia="Times New Roman" w:hAnsi="Courier New"/>
      <w:color w:val="000000"/>
    </w:rPr>
  </w:style>
  <w:style w:type="character" w:customStyle="1" w:styleId="MacroTextChar">
    <w:name w:val="Macro Text Char"/>
    <w:link w:val="MacroText"/>
    <w:semiHidden/>
    <w:rsid w:val="002F40DA"/>
    <w:rPr>
      <w:rFonts w:ascii="Courier New" w:eastAsia="Times New Roman" w:hAnsi="Courier New"/>
      <w:color w:val="000000"/>
      <w:lang w:val="en-US" w:eastAsia="en-US" w:bidi="ar-SA"/>
    </w:rPr>
  </w:style>
  <w:style w:type="paragraph" w:styleId="MessageHeader">
    <w:name w:val="Message Header"/>
    <w:basedOn w:val="Normal"/>
    <w:link w:val="MessageHeaderChar"/>
    <w:rsid w:val="002F40D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customStyle="1" w:styleId="MessageHeaderChar">
    <w:name w:val="Message Header Char"/>
    <w:link w:val="MessageHeader"/>
    <w:rsid w:val="002F40DA"/>
    <w:rPr>
      <w:rFonts w:ascii="Arial" w:eastAsia="Times New Roman" w:hAnsi="Arial" w:cs="Times New Roman"/>
      <w:sz w:val="24"/>
      <w:szCs w:val="24"/>
      <w:shd w:val="pct20" w:color="auto" w:fill="auto"/>
    </w:rPr>
  </w:style>
  <w:style w:type="paragraph" w:styleId="NormalWeb">
    <w:name w:val="Normal (Web)"/>
    <w:basedOn w:val="Normal"/>
    <w:rsid w:val="002F40DA"/>
  </w:style>
  <w:style w:type="paragraph" w:styleId="NoteHeading">
    <w:name w:val="Note Heading"/>
    <w:basedOn w:val="Normal"/>
    <w:next w:val="Normal"/>
    <w:link w:val="NoteHeadingChar"/>
    <w:rsid w:val="002F40DA"/>
  </w:style>
  <w:style w:type="character" w:customStyle="1" w:styleId="NoteHeadingChar">
    <w:name w:val="Note Heading Char"/>
    <w:link w:val="NoteHeading"/>
    <w:rsid w:val="002F40DA"/>
    <w:rPr>
      <w:rFonts w:ascii="Times New Roman" w:eastAsia="Times New Roman" w:hAnsi="Times New Roman" w:cs="Times New Roman"/>
      <w:sz w:val="24"/>
      <w:szCs w:val="24"/>
    </w:rPr>
  </w:style>
  <w:style w:type="paragraph" w:styleId="Salutation">
    <w:name w:val="Salutation"/>
    <w:basedOn w:val="Normal"/>
    <w:next w:val="Normal"/>
    <w:link w:val="SalutationChar"/>
    <w:rsid w:val="002F40DA"/>
  </w:style>
  <w:style w:type="character" w:customStyle="1" w:styleId="SalutationChar">
    <w:name w:val="Salutation Char"/>
    <w:link w:val="Salutation"/>
    <w:rsid w:val="002F40DA"/>
    <w:rPr>
      <w:rFonts w:ascii="Times New Roman" w:eastAsia="Times New Roman" w:hAnsi="Times New Roman" w:cs="Times New Roman"/>
      <w:sz w:val="24"/>
      <w:szCs w:val="24"/>
    </w:rPr>
  </w:style>
  <w:style w:type="paragraph" w:styleId="Signature">
    <w:name w:val="Signature"/>
    <w:basedOn w:val="Normal"/>
    <w:link w:val="SignatureChar"/>
    <w:rsid w:val="002F40DA"/>
    <w:pPr>
      <w:ind w:left="4320"/>
    </w:pPr>
  </w:style>
  <w:style w:type="character" w:customStyle="1" w:styleId="SignatureChar">
    <w:name w:val="Signature Char"/>
    <w:link w:val="Signature"/>
    <w:rsid w:val="002F40DA"/>
    <w:rPr>
      <w:rFonts w:ascii="Times New Roman" w:eastAsia="Times New Roman" w:hAnsi="Times New Roman" w:cs="Times New Roman"/>
      <w:sz w:val="24"/>
      <w:szCs w:val="24"/>
    </w:rPr>
  </w:style>
  <w:style w:type="paragraph" w:styleId="Subtitle">
    <w:name w:val="Subtitle"/>
    <w:basedOn w:val="Normal"/>
    <w:link w:val="SubtitleChar"/>
    <w:qFormat/>
    <w:rsid w:val="002F40DA"/>
    <w:pPr>
      <w:spacing w:after="60"/>
      <w:jc w:val="center"/>
      <w:outlineLvl w:val="1"/>
    </w:pPr>
    <w:rPr>
      <w:rFonts w:ascii="Arial" w:hAnsi="Arial"/>
    </w:rPr>
  </w:style>
  <w:style w:type="character" w:customStyle="1" w:styleId="SubtitleChar">
    <w:name w:val="Subtitle Char"/>
    <w:link w:val="Subtitle"/>
    <w:rsid w:val="002F40DA"/>
    <w:rPr>
      <w:rFonts w:ascii="Arial" w:eastAsia="Times New Roman" w:hAnsi="Arial" w:cs="Times New Roman"/>
      <w:sz w:val="24"/>
      <w:szCs w:val="24"/>
    </w:rPr>
  </w:style>
  <w:style w:type="paragraph" w:styleId="TableofAuthorities">
    <w:name w:val="table of authorities"/>
    <w:basedOn w:val="Normal"/>
    <w:next w:val="Normal"/>
    <w:semiHidden/>
    <w:rsid w:val="002F40DA"/>
    <w:pPr>
      <w:ind w:left="240" w:hanging="240"/>
    </w:pPr>
  </w:style>
  <w:style w:type="paragraph" w:styleId="TableofFigures">
    <w:name w:val="table of figures"/>
    <w:basedOn w:val="Normal"/>
    <w:next w:val="Normal"/>
    <w:semiHidden/>
    <w:rsid w:val="002F40DA"/>
    <w:pPr>
      <w:ind w:left="480" w:hanging="480"/>
    </w:pPr>
  </w:style>
  <w:style w:type="paragraph" w:styleId="Title">
    <w:name w:val="Title"/>
    <w:basedOn w:val="Normal"/>
    <w:link w:val="TitleChar"/>
    <w:qFormat/>
    <w:rsid w:val="002F40DA"/>
    <w:pPr>
      <w:spacing w:before="240" w:after="60"/>
      <w:jc w:val="center"/>
      <w:outlineLvl w:val="0"/>
    </w:pPr>
    <w:rPr>
      <w:rFonts w:ascii="Arial" w:hAnsi="Arial"/>
      <w:b/>
      <w:bCs/>
      <w:kern w:val="28"/>
      <w:sz w:val="32"/>
      <w:szCs w:val="32"/>
    </w:rPr>
  </w:style>
  <w:style w:type="character" w:customStyle="1" w:styleId="TitleChar">
    <w:name w:val="Title Char"/>
    <w:link w:val="Title"/>
    <w:rsid w:val="002F40DA"/>
    <w:rPr>
      <w:rFonts w:ascii="Arial" w:eastAsia="Times New Roman" w:hAnsi="Arial" w:cs="Times New Roman"/>
      <w:b/>
      <w:bCs/>
      <w:kern w:val="28"/>
      <w:sz w:val="32"/>
      <w:szCs w:val="32"/>
    </w:rPr>
  </w:style>
  <w:style w:type="character" w:customStyle="1" w:styleId="leadin">
    <w:name w:val="leadin"/>
    <w:rsid w:val="005C33B3"/>
    <w:rPr>
      <w:rFonts w:ascii="Arial" w:hAnsi="Arial" w:cs="Arial" w:hint="default"/>
      <w:b/>
      <w:bCs w:val="0"/>
      <w:sz w:val="18"/>
      <w:szCs w:val="18"/>
    </w:rPr>
  </w:style>
  <w:style w:type="paragraph" w:customStyle="1" w:styleId="Default">
    <w:name w:val="Default"/>
    <w:rsid w:val="00445A32"/>
    <w:pPr>
      <w:autoSpaceDE w:val="0"/>
      <w:autoSpaceDN w:val="0"/>
      <w:adjustRightInd w:val="0"/>
    </w:pPr>
    <w:rPr>
      <w:rFonts w:ascii="Times New Roman" w:eastAsia="Times New Roman" w:hAnsi="Times New Roman"/>
      <w:color w:val="000000"/>
      <w:sz w:val="24"/>
      <w:szCs w:val="24"/>
    </w:rPr>
  </w:style>
  <w:style w:type="character" w:customStyle="1" w:styleId="BodyChar2">
    <w:name w:val="Body Char2"/>
    <w:link w:val="Body"/>
    <w:rsid w:val="00E03904"/>
    <w:rPr>
      <w:rFonts w:ascii="Times New Roman" w:eastAsia="Times New Roman" w:hAnsi="Times New Roman"/>
      <w:sz w:val="22"/>
      <w:szCs w:val="24"/>
    </w:rPr>
  </w:style>
  <w:style w:type="paragraph" w:customStyle="1" w:styleId="aHangSnug">
    <w:name w:val="aHang Snug"/>
    <w:basedOn w:val="Normal"/>
    <w:rsid w:val="00000AF8"/>
    <w:pPr>
      <w:keepNext/>
      <w:tabs>
        <w:tab w:val="left" w:pos="360"/>
      </w:tabs>
      <w:spacing w:before="60" w:after="60"/>
      <w:ind w:left="360" w:hanging="360"/>
    </w:pPr>
    <w:rPr>
      <w:szCs w:val="20"/>
    </w:rPr>
  </w:style>
  <w:style w:type="paragraph" w:customStyle="1" w:styleId="SCRIPT">
    <w:name w:val="SCRIPT"/>
    <w:next w:val="PlainText"/>
    <w:rsid w:val="002F40DA"/>
    <w:rPr>
      <w:rFonts w:ascii="Courier New" w:eastAsia="Times New Roman" w:hAnsi="Courier New"/>
    </w:rPr>
  </w:style>
  <w:style w:type="paragraph" w:styleId="Bibliography">
    <w:name w:val="Bibliography"/>
    <w:basedOn w:val="Normal"/>
    <w:next w:val="Normal"/>
    <w:uiPriority w:val="37"/>
    <w:semiHidden/>
    <w:unhideWhenUsed/>
    <w:rsid w:val="0069501C"/>
  </w:style>
  <w:style w:type="paragraph" w:styleId="IntenseQuote">
    <w:name w:val="Intense Quote"/>
    <w:basedOn w:val="Normal"/>
    <w:next w:val="Normal"/>
    <w:link w:val="IntenseQuoteChar"/>
    <w:uiPriority w:val="30"/>
    <w:qFormat/>
    <w:rsid w:val="0069501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69501C"/>
    <w:rPr>
      <w:rFonts w:ascii="Times New Roman" w:eastAsia="Times New Roman" w:hAnsi="Times New Roman"/>
      <w:b/>
      <w:bCs/>
      <w:i/>
      <w:iCs/>
      <w:color w:val="4F81BD"/>
      <w:sz w:val="24"/>
      <w:szCs w:val="24"/>
    </w:rPr>
  </w:style>
  <w:style w:type="paragraph" w:styleId="ListParagraph">
    <w:name w:val="List Paragraph"/>
    <w:basedOn w:val="Normal"/>
    <w:uiPriority w:val="34"/>
    <w:qFormat/>
    <w:rsid w:val="0069501C"/>
    <w:pPr>
      <w:ind w:left="720"/>
    </w:pPr>
  </w:style>
  <w:style w:type="paragraph" w:styleId="NoSpacing">
    <w:name w:val="No Spacing"/>
    <w:uiPriority w:val="1"/>
    <w:qFormat/>
    <w:rsid w:val="0069501C"/>
    <w:rPr>
      <w:rFonts w:ascii="Times New Roman" w:eastAsia="Times New Roman" w:hAnsi="Times New Roman"/>
      <w:sz w:val="24"/>
      <w:szCs w:val="24"/>
    </w:rPr>
  </w:style>
  <w:style w:type="paragraph" w:styleId="Quote">
    <w:name w:val="Quote"/>
    <w:basedOn w:val="Normal"/>
    <w:next w:val="Normal"/>
    <w:link w:val="QuoteChar"/>
    <w:uiPriority w:val="29"/>
    <w:qFormat/>
    <w:rsid w:val="0069501C"/>
    <w:rPr>
      <w:i/>
      <w:iCs/>
      <w:color w:val="000000"/>
    </w:rPr>
  </w:style>
  <w:style w:type="character" w:customStyle="1" w:styleId="QuoteChar">
    <w:name w:val="Quote Char"/>
    <w:link w:val="Quote"/>
    <w:uiPriority w:val="29"/>
    <w:rsid w:val="0069501C"/>
    <w:rPr>
      <w:rFonts w:ascii="Times New Roman" w:eastAsia="Times New Roman" w:hAnsi="Times New Roman"/>
      <w:i/>
      <w:iCs/>
      <w:color w:val="000000"/>
      <w:sz w:val="24"/>
      <w:szCs w:val="24"/>
    </w:rPr>
  </w:style>
  <w:style w:type="paragraph" w:styleId="TOCHeading">
    <w:name w:val="TOC Heading"/>
    <w:basedOn w:val="Heading1"/>
    <w:next w:val="Normal"/>
    <w:uiPriority w:val="39"/>
    <w:semiHidden/>
    <w:unhideWhenUsed/>
    <w:qFormat/>
    <w:rsid w:val="0069501C"/>
    <w:pPr>
      <w:keepNext/>
      <w:widowControl/>
      <w:numPr>
        <w:numId w:val="0"/>
      </w:numPr>
      <w:spacing w:after="60"/>
      <w:outlineLvl w:val="9"/>
    </w:pPr>
    <w:rPr>
      <w:rFonts w:ascii="Cambria" w:hAnsi="Cambria"/>
      <w:b/>
      <w:bCs/>
      <w:kern w:val="32"/>
      <w:sz w:val="32"/>
      <w:szCs w:val="32"/>
    </w:rPr>
  </w:style>
  <w:style w:type="paragraph" w:customStyle="1" w:styleId="NumberedList">
    <w:name w:val="NumberedList"/>
    <w:basedOn w:val="Body"/>
    <w:link w:val="NumberedListChar"/>
    <w:qFormat/>
    <w:rsid w:val="00053449"/>
    <w:pPr>
      <w:keepNext/>
      <w:numPr>
        <w:numId w:val="58"/>
      </w:numPr>
      <w:spacing w:before="120" w:after="120"/>
    </w:pPr>
    <w:rPr>
      <w:sz w:val="24"/>
    </w:rPr>
  </w:style>
  <w:style w:type="paragraph" w:customStyle="1" w:styleId="NumberedList2">
    <w:name w:val="NumberedList2"/>
    <w:basedOn w:val="aNormal0"/>
    <w:link w:val="NumberedList2Char"/>
    <w:qFormat/>
    <w:rsid w:val="00053449"/>
    <w:pPr>
      <w:numPr>
        <w:ilvl w:val="1"/>
        <w:numId w:val="59"/>
      </w:numPr>
      <w:spacing w:before="0" w:after="180"/>
    </w:pPr>
    <w:rPr>
      <w:rFonts w:eastAsia="MS Mincho"/>
      <w:color w:val="auto"/>
      <w:szCs w:val="24"/>
    </w:rPr>
  </w:style>
  <w:style w:type="character" w:customStyle="1" w:styleId="NumberedListChar">
    <w:name w:val="NumberedList Char"/>
    <w:link w:val="NumberedList"/>
    <w:rsid w:val="00053449"/>
    <w:rPr>
      <w:rFonts w:ascii="Times New Roman" w:eastAsia="Times New Roman" w:hAnsi="Times New Roman"/>
      <w:sz w:val="24"/>
      <w:szCs w:val="24"/>
    </w:rPr>
  </w:style>
  <w:style w:type="character" w:customStyle="1" w:styleId="NumberedList2Char">
    <w:name w:val="NumberedList2 Char"/>
    <w:link w:val="NumberedList2"/>
    <w:rsid w:val="00053449"/>
    <w:rPr>
      <w:rFonts w:ascii="Times New Roman" w:eastAsia="MS Mincho" w:hAnsi="Times New Roman"/>
      <w:sz w:val="24"/>
      <w:szCs w:val="24"/>
    </w:rPr>
  </w:style>
  <w:style w:type="paragraph" w:customStyle="1" w:styleId="space0">
    <w:name w:val="space"/>
    <w:basedOn w:val="Normal"/>
    <w:link w:val="spaceChar"/>
    <w:qFormat/>
    <w:rsid w:val="00B74EC2"/>
    <w:rPr>
      <w:sz w:val="16"/>
      <w:szCs w:val="16"/>
    </w:rPr>
  </w:style>
  <w:style w:type="character" w:customStyle="1" w:styleId="spaceChar">
    <w:name w:val="space Char"/>
    <w:link w:val="space0"/>
    <w:rsid w:val="00B74EC2"/>
    <w:rPr>
      <w:rFonts w:ascii="Times New Roman" w:eastAsia="Times New Roman" w:hAnsi="Times New Roman"/>
      <w:sz w:val="16"/>
      <w:szCs w:val="16"/>
    </w:rPr>
  </w:style>
  <w:style w:type="character" w:customStyle="1" w:styleId="HeaderCharCharCharChar">
    <w:name w:val="Header Char Char Char Char"/>
    <w:rsid w:val="002F40DA"/>
    <w:rPr>
      <w:sz w:val="20"/>
      <w:szCs w:val="20"/>
      <w:lang w:val="en-US" w:eastAsia="en-US" w:bidi="ar-SA"/>
    </w:rPr>
  </w:style>
  <w:style w:type="paragraph" w:customStyle="1" w:styleId="Body">
    <w:name w:val="Body"/>
    <w:basedOn w:val="Normal"/>
    <w:link w:val="BodyChar2"/>
    <w:rsid w:val="002F40DA"/>
    <w:pPr>
      <w:spacing w:after="180"/>
    </w:pPr>
    <w:rPr>
      <w:sz w:val="22"/>
    </w:rPr>
  </w:style>
  <w:style w:type="paragraph" w:customStyle="1" w:styleId="PlainTextExample">
    <w:name w:val="Plain Text Example"/>
    <w:basedOn w:val="Normal"/>
    <w:rsid w:val="002F40DA"/>
    <w:pPr>
      <w:keepNext/>
      <w:pBdr>
        <w:top w:val="single" w:sz="4" w:space="1" w:color="auto"/>
        <w:left w:val="single" w:sz="4" w:space="4" w:color="auto"/>
        <w:bottom w:val="single" w:sz="4" w:space="1" w:color="auto"/>
        <w:right w:val="single" w:sz="4" w:space="4" w:color="auto"/>
      </w:pBdr>
      <w:ind w:left="720" w:right="720"/>
    </w:pPr>
    <w:rPr>
      <w:rFonts w:ascii="Courier New" w:hAnsi="Courier New" w:cs="Courier New"/>
      <w:sz w:val="20"/>
      <w:szCs w:val="20"/>
    </w:rPr>
  </w:style>
  <w:style w:type="paragraph" w:styleId="BalloonText">
    <w:name w:val="Balloon Text"/>
    <w:basedOn w:val="Normal"/>
    <w:link w:val="BalloonTextChar"/>
    <w:semiHidden/>
    <w:rsid w:val="002F40DA"/>
    <w:rPr>
      <w:rFonts w:ascii="Tahoma" w:hAnsi="Tahoma" w:cs="Tahoma"/>
      <w:sz w:val="16"/>
      <w:szCs w:val="16"/>
    </w:rPr>
  </w:style>
  <w:style w:type="character" w:customStyle="1" w:styleId="BalloonTextChar">
    <w:name w:val="Balloon Text Char"/>
    <w:link w:val="BalloonText"/>
    <w:semiHidden/>
    <w:rsid w:val="002F40DA"/>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2F40DA"/>
    <w:rPr>
      <w:rFonts w:ascii="Times New Roman" w:hAnsi="Times New Roman"/>
      <w:b/>
      <w:bCs/>
    </w:rPr>
  </w:style>
  <w:style w:type="character" w:customStyle="1" w:styleId="CommentSubjectChar">
    <w:name w:val="Comment Subject Char"/>
    <w:link w:val="CommentSubject"/>
    <w:semiHidden/>
    <w:rsid w:val="002F40DA"/>
    <w:rPr>
      <w:rFonts w:ascii="Times New Roman" w:eastAsia="Times New Roman" w:hAnsi="Times New Roman" w:cs="Times New Roman"/>
      <w:b/>
      <w:bCs/>
      <w:sz w:val="20"/>
      <w:szCs w:val="20"/>
    </w:rPr>
  </w:style>
  <w:style w:type="character" w:styleId="Strong">
    <w:name w:val="Strong"/>
    <w:qFormat/>
    <w:rsid w:val="002F40DA"/>
    <w:rPr>
      <w:b/>
      <w:bCs/>
    </w:rPr>
  </w:style>
  <w:style w:type="character" w:styleId="Emphasis">
    <w:name w:val="Emphasis"/>
    <w:qFormat/>
    <w:rsid w:val="002F40DA"/>
    <w:rPr>
      <w:i/>
      <w:iCs/>
    </w:rPr>
  </w:style>
  <w:style w:type="paragraph" w:customStyle="1" w:styleId="aTitle3">
    <w:name w:val="aTitle3"/>
    <w:basedOn w:val="Normal"/>
    <w:next w:val="Normal"/>
    <w:rsid w:val="002F40DA"/>
    <w:pPr>
      <w:jc w:val="center"/>
    </w:pPr>
    <w:rPr>
      <w:rFonts w:ascii="Arial" w:hAnsi="Arial" w:cs="Arial"/>
      <w:bCs/>
      <w:kern w:val="28"/>
      <w:sz w:val="22"/>
      <w:szCs w:val="20"/>
    </w:rPr>
  </w:style>
  <w:style w:type="paragraph" w:customStyle="1" w:styleId="aTitle1">
    <w:name w:val="aTitle1"/>
    <w:rsid w:val="002F40DA"/>
    <w:pPr>
      <w:jc w:val="center"/>
    </w:pPr>
    <w:rPr>
      <w:rFonts w:ascii="Arial" w:eastAsia="Times New Roman" w:hAnsi="Arial" w:cs="Arial"/>
      <w:b/>
      <w:bCs/>
      <w:kern w:val="28"/>
      <w:sz w:val="44"/>
      <w:szCs w:val="40"/>
    </w:rPr>
  </w:style>
  <w:style w:type="paragraph" w:customStyle="1" w:styleId="aTitle2">
    <w:name w:val="aTitle2"/>
    <w:basedOn w:val="Normal"/>
    <w:rsid w:val="002F40DA"/>
    <w:pPr>
      <w:jc w:val="center"/>
    </w:pPr>
    <w:rPr>
      <w:rFonts w:ascii="Arial" w:hAnsi="Arial" w:cs="Arial"/>
      <w:bCs/>
      <w:kern w:val="28"/>
      <w:sz w:val="36"/>
      <w:szCs w:val="28"/>
    </w:rPr>
  </w:style>
  <w:style w:type="paragraph" w:customStyle="1" w:styleId="aPubInfo">
    <w:name w:val="aPubInfo"/>
    <w:basedOn w:val="Normal"/>
    <w:rsid w:val="002F40DA"/>
    <w:pPr>
      <w:spacing w:before="90" w:after="90"/>
    </w:pPr>
    <w:rPr>
      <w:sz w:val="18"/>
      <w:szCs w:val="18"/>
    </w:rPr>
  </w:style>
  <w:style w:type="paragraph" w:customStyle="1" w:styleId="FrontMatter">
    <w:name w:val="Front Matter"/>
    <w:basedOn w:val="Normal"/>
    <w:rsid w:val="002F40DA"/>
    <w:pPr>
      <w:spacing w:after="180"/>
    </w:pPr>
    <w:rPr>
      <w:sz w:val="18"/>
      <w:szCs w:val="18"/>
    </w:rPr>
  </w:style>
  <w:style w:type="character" w:customStyle="1" w:styleId="bPlainText">
    <w:name w:val="bPlain Text"/>
    <w:rsid w:val="002F40DA"/>
    <w:rPr>
      <w:rFonts w:ascii="Lucida Console" w:hAnsi="Lucida Console"/>
      <w:sz w:val="20"/>
    </w:rPr>
  </w:style>
  <w:style w:type="paragraph" w:customStyle="1" w:styleId="aNorm">
    <w:name w:val="aNorm"/>
    <w:link w:val="aNormChar"/>
    <w:rsid w:val="002F40DA"/>
    <w:pPr>
      <w:spacing w:after="180"/>
    </w:pPr>
    <w:rPr>
      <w:rFonts w:ascii="Times New Roman" w:eastAsia="Times New Roman" w:hAnsi="Times New Roman"/>
      <w:sz w:val="24"/>
      <w:szCs w:val="24"/>
    </w:rPr>
  </w:style>
  <w:style w:type="character" w:customStyle="1" w:styleId="aNormChar">
    <w:name w:val="aNorm Char"/>
    <w:link w:val="aNorm"/>
    <w:rsid w:val="002F40DA"/>
    <w:rPr>
      <w:rFonts w:ascii="Times New Roman" w:eastAsia="Times New Roman" w:hAnsi="Times New Roman"/>
      <w:sz w:val="24"/>
      <w:szCs w:val="24"/>
      <w:lang w:val="en-US" w:eastAsia="en-US" w:bidi="ar-SA"/>
    </w:rPr>
  </w:style>
  <w:style w:type="character" w:customStyle="1" w:styleId="bleadin">
    <w:name w:val="bleadin"/>
    <w:rsid w:val="002F40DA"/>
    <w:rPr>
      <w:rFonts w:ascii="Arial" w:hAnsi="Arial"/>
      <w:b/>
      <w:sz w:val="18"/>
      <w:szCs w:val="18"/>
    </w:rPr>
  </w:style>
  <w:style w:type="paragraph" w:customStyle="1" w:styleId="aPlainText">
    <w:name w:val="aPlainText"/>
    <w:link w:val="aPlainTextChar"/>
    <w:rsid w:val="002F40DA"/>
    <w:rPr>
      <w:rFonts w:ascii="Lucida Console" w:eastAsia="Times New Roman" w:hAnsi="Lucida Console"/>
    </w:rPr>
  </w:style>
  <w:style w:type="numbering" w:customStyle="1" w:styleId="cNum">
    <w:name w:val="cNum"/>
    <w:rsid w:val="002F40DA"/>
    <w:pPr>
      <w:numPr>
        <w:numId w:val="36"/>
      </w:numPr>
    </w:pPr>
  </w:style>
  <w:style w:type="paragraph" w:customStyle="1" w:styleId="aTable">
    <w:name w:val="aTable"/>
    <w:basedOn w:val="Normal"/>
    <w:rsid w:val="002F40DA"/>
    <w:pPr>
      <w:spacing w:before="80" w:after="80"/>
    </w:pPr>
    <w:rPr>
      <w:rFonts w:ascii="Arial" w:hAnsi="Arial"/>
      <w:sz w:val="18"/>
      <w:szCs w:val="20"/>
    </w:rPr>
  </w:style>
  <w:style w:type="table" w:styleId="TableGrid">
    <w:name w:val="Table Grid"/>
    <w:basedOn w:val="TableNormal"/>
    <w:rsid w:val="002F40DA"/>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Basic">
    <w:name w:val="tableBasic"/>
    <w:basedOn w:val="TableNormal"/>
    <w:rsid w:val="002F40DA"/>
    <w:rPr>
      <w:rFonts w:ascii="Times New Roman" w:eastAsia="Times New Roman" w:hAnsi="Times New Roman"/>
    </w:rPr>
    <w:tblPr>
      <w:tblInd w:w="115"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CellMar>
        <w:top w:w="0" w:type="dxa"/>
        <w:left w:w="108" w:type="dxa"/>
        <w:bottom w:w="0" w:type="dxa"/>
        <w:right w:w="108" w:type="dxa"/>
      </w:tblCellMar>
    </w:tblPr>
    <w:trPr>
      <w:cantSplit/>
    </w:trPr>
    <w:tblStylePr w:type="firstRow">
      <w:rPr>
        <w:rFonts w:ascii="Times New Roman" w:hAnsi="Times New Roman"/>
        <w:b w:val="0"/>
        <w:sz w:val="20"/>
      </w:rPr>
      <w:tblPr/>
      <w:trPr>
        <w:cantSplit w:val="0"/>
        <w:tblHeader/>
      </w:trPr>
    </w:tblStylePr>
  </w:style>
  <w:style w:type="paragraph" w:customStyle="1" w:styleId="aNormal0">
    <w:name w:val="aNormal"/>
    <w:link w:val="aNormalChar"/>
    <w:rsid w:val="00532C5E"/>
    <w:pPr>
      <w:spacing w:before="120" w:after="120"/>
    </w:pPr>
    <w:rPr>
      <w:rFonts w:ascii="Times New Roman" w:eastAsia="Times New Roman" w:hAnsi="Times New Roman"/>
      <w:color w:val="000000"/>
      <w:sz w:val="24"/>
    </w:rPr>
  </w:style>
  <w:style w:type="character" w:customStyle="1" w:styleId="aNormalChar">
    <w:name w:val="aNormal Char"/>
    <w:link w:val="aNormal0"/>
    <w:rsid w:val="00532C5E"/>
    <w:rPr>
      <w:rFonts w:ascii="Times New Roman" w:eastAsia="Times New Roman" w:hAnsi="Times New Roman"/>
      <w:color w:val="000000"/>
      <w:sz w:val="24"/>
      <w:lang w:val="en-US" w:eastAsia="en-US" w:bidi="ar-SA"/>
    </w:rPr>
  </w:style>
  <w:style w:type="paragraph" w:customStyle="1" w:styleId="ListNum">
    <w:name w:val="ListNum"/>
    <w:link w:val="ListNumChar"/>
    <w:qFormat/>
    <w:rsid w:val="00753771"/>
    <w:pPr>
      <w:keepNext/>
      <w:numPr>
        <w:numId w:val="71"/>
      </w:numPr>
      <w:spacing w:after="120"/>
    </w:pPr>
    <w:rPr>
      <w:rFonts w:ascii="Times New Roman" w:eastAsia="MS Mincho" w:hAnsi="Times New Roman"/>
      <w:sz w:val="22"/>
      <w:szCs w:val="24"/>
    </w:rPr>
  </w:style>
  <w:style w:type="paragraph" w:customStyle="1" w:styleId="ListNum2">
    <w:name w:val="ListNum2"/>
    <w:basedOn w:val="Normal"/>
    <w:autoRedefine/>
    <w:qFormat/>
    <w:rsid w:val="00753771"/>
    <w:pPr>
      <w:keepNext/>
      <w:numPr>
        <w:ilvl w:val="1"/>
        <w:numId w:val="71"/>
      </w:numPr>
      <w:spacing w:after="120"/>
    </w:pPr>
    <w:rPr>
      <w:rFonts w:eastAsia="MS Mincho"/>
      <w:sz w:val="22"/>
    </w:rPr>
  </w:style>
  <w:style w:type="character" w:customStyle="1" w:styleId="ListNumChar">
    <w:name w:val="ListNum Char"/>
    <w:link w:val="ListNum"/>
    <w:rsid w:val="00753771"/>
    <w:rPr>
      <w:rFonts w:ascii="Times New Roman" w:eastAsia="MS Mincho" w:hAnsi="Times New Roman"/>
      <w:sz w:val="22"/>
      <w:szCs w:val="24"/>
    </w:rPr>
  </w:style>
  <w:style w:type="paragraph" w:customStyle="1" w:styleId="aNormal1">
    <w:name w:val="aNormal &gt;"/>
    <w:basedOn w:val="aNormal0"/>
    <w:link w:val="aNormalChar0"/>
    <w:rsid w:val="00753771"/>
    <w:pPr>
      <w:keepLines/>
      <w:spacing w:before="0" w:after="180"/>
      <w:ind w:left="288"/>
    </w:pPr>
    <w:rPr>
      <w:color w:val="auto"/>
      <w:sz w:val="22"/>
      <w:szCs w:val="24"/>
    </w:rPr>
  </w:style>
  <w:style w:type="character" w:customStyle="1" w:styleId="aNormalChar0">
    <w:name w:val="aNormal &gt; Char"/>
    <w:link w:val="aNormal1"/>
    <w:rsid w:val="00753771"/>
    <w:rPr>
      <w:rFonts w:ascii="Times New Roman" w:eastAsia="Times New Roman" w:hAnsi="Times New Roman"/>
      <w:sz w:val="22"/>
      <w:szCs w:val="24"/>
    </w:rPr>
  </w:style>
  <w:style w:type="paragraph" w:customStyle="1" w:styleId="ListBullet1">
    <w:name w:val="List Bullet1"/>
    <w:basedOn w:val="ListBullet1Last"/>
    <w:link w:val="ListBullet1Char"/>
    <w:qFormat/>
    <w:rsid w:val="00753771"/>
    <w:pPr>
      <w:keepNext w:val="0"/>
      <w:keepLines/>
      <w:spacing w:after="120"/>
    </w:pPr>
  </w:style>
  <w:style w:type="paragraph" w:customStyle="1" w:styleId="ListBullet1Last">
    <w:name w:val="List Bullet1 Last"/>
    <w:basedOn w:val="Normal"/>
    <w:link w:val="ListBullet1LastChar"/>
    <w:qFormat/>
    <w:rsid w:val="00753771"/>
    <w:pPr>
      <w:keepNext/>
      <w:spacing w:after="240"/>
    </w:pPr>
    <w:rPr>
      <w:sz w:val="22"/>
    </w:rPr>
  </w:style>
  <w:style w:type="character" w:customStyle="1" w:styleId="ListBullet1Char">
    <w:name w:val="List Bullet1 Char"/>
    <w:link w:val="ListBullet1"/>
    <w:rsid w:val="00753771"/>
    <w:rPr>
      <w:rFonts w:ascii="Times New Roman" w:eastAsia="Times New Roman" w:hAnsi="Times New Roman"/>
      <w:sz w:val="22"/>
      <w:szCs w:val="24"/>
    </w:rPr>
  </w:style>
  <w:style w:type="character" w:customStyle="1" w:styleId="ListBullet1LastChar">
    <w:name w:val="List Bullet1 Last Char"/>
    <w:link w:val="ListBullet1Last"/>
    <w:rsid w:val="00753771"/>
    <w:rPr>
      <w:rFonts w:ascii="Times New Roman" w:eastAsia="Times New Roman" w:hAnsi="Times New Roman"/>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24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8.png"/><Relationship Id="rId21" Type="http://schemas.openxmlformats.org/officeDocument/2006/relationships/header" Target="header5.xml"/><Relationship Id="rId42" Type="http://schemas.openxmlformats.org/officeDocument/2006/relationships/image" Target="media/image17.png"/><Relationship Id="rId47" Type="http://schemas.openxmlformats.org/officeDocument/2006/relationships/image" Target="../../../../../../../../Documents%20and%20Settings/vhaiswseabor/My%20Documents/Patches/UCB/DGWIG/Screenshots/New/10DontForget.png" TargetMode="External"/><Relationship Id="rId63" Type="http://schemas.openxmlformats.org/officeDocument/2006/relationships/image" Target="media/image34.png"/><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0.png"/><Relationship Id="rId112" Type="http://schemas.openxmlformats.org/officeDocument/2006/relationships/image" Target="media/image67.png"/><Relationship Id="rId133" Type="http://schemas.openxmlformats.org/officeDocument/2006/relationships/header" Target="header21.xml"/><Relationship Id="rId138" Type="http://schemas.openxmlformats.org/officeDocument/2006/relationships/hyperlink" Target="ftp://ftp.imaging.med.va.gov/Software/Released_Software" TargetMode="External"/><Relationship Id="rId16" Type="http://schemas.openxmlformats.org/officeDocument/2006/relationships/header" Target="header3.xml"/><Relationship Id="rId107" Type="http://schemas.openxmlformats.org/officeDocument/2006/relationships/header" Target="header11.xml"/><Relationship Id="rId11" Type="http://schemas.openxmlformats.org/officeDocument/2006/relationships/hyperlink" Target="http://vaww.va.gov/imaging"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oleObject" Target="embeddings/oleObject5.bin"/><Relationship Id="rId79" Type="http://schemas.openxmlformats.org/officeDocument/2006/relationships/image" Target="media/image44.png"/><Relationship Id="rId102" Type="http://schemas.openxmlformats.org/officeDocument/2006/relationships/oleObject" Target="embeddings/oleObject11.bin"/><Relationship Id="rId123" Type="http://schemas.openxmlformats.org/officeDocument/2006/relationships/image" Target="media/image72.png"/><Relationship Id="rId128" Type="http://schemas.openxmlformats.org/officeDocument/2006/relationships/image" Target="media/image73.png"/><Relationship Id="rId144" Type="http://schemas.openxmlformats.org/officeDocument/2006/relationships/header" Target="header30.xm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image" Target="media/image18.png"/><Relationship Id="rId48" Type="http://schemas.openxmlformats.org/officeDocument/2006/relationships/image" Target="../../../../../../../../Documents%20and%20Settings/vhaiswseabor/My%20Documents/Patches/UCB/DGWIG/Screenshots/New/3Welcome.png" TargetMode="External"/><Relationship Id="rId64" Type="http://schemas.openxmlformats.org/officeDocument/2006/relationships/image" Target="media/image35.png"/><Relationship Id="rId69" Type="http://schemas.openxmlformats.org/officeDocument/2006/relationships/oleObject" Target="embeddings/oleObject3.bin"/><Relationship Id="rId113" Type="http://schemas.openxmlformats.org/officeDocument/2006/relationships/header" Target="header12.xml"/><Relationship Id="rId118" Type="http://schemas.openxmlformats.org/officeDocument/2006/relationships/image" Target="media/image69.png"/><Relationship Id="rId134" Type="http://schemas.openxmlformats.org/officeDocument/2006/relationships/header" Target="header22.xml"/><Relationship Id="rId139" Type="http://schemas.openxmlformats.org/officeDocument/2006/relationships/header" Target="header26.xml"/><Relationship Id="rId80" Type="http://schemas.openxmlformats.org/officeDocument/2006/relationships/oleObject" Target="embeddings/oleObject7.bin"/><Relationship Id="rId85"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wmf"/><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oleObject" Target="embeddings/oleObject2.bin"/><Relationship Id="rId103" Type="http://schemas.openxmlformats.org/officeDocument/2006/relationships/image" Target="media/image63.png"/><Relationship Id="rId108" Type="http://schemas.openxmlformats.org/officeDocument/2006/relationships/image" Target="media/image64.emf"/><Relationship Id="rId116" Type="http://schemas.openxmlformats.org/officeDocument/2006/relationships/header" Target="header15.xml"/><Relationship Id="rId124" Type="http://schemas.openxmlformats.org/officeDocument/2006/relationships/oleObject" Target="embeddings/oleObject16.bin"/><Relationship Id="rId129" Type="http://schemas.openxmlformats.org/officeDocument/2006/relationships/image" Target="media/image74.png"/><Relationship Id="rId137" Type="http://schemas.openxmlformats.org/officeDocument/2006/relationships/header" Target="header25.xml"/><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6.png"/><Relationship Id="rId88" Type="http://schemas.openxmlformats.org/officeDocument/2006/relationships/oleObject" Target="embeddings/oleObject10.bin"/><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oleObject" Target="embeddings/oleObject13.bin"/><Relationship Id="rId132" Type="http://schemas.openxmlformats.org/officeDocument/2006/relationships/header" Target="header20.xml"/><Relationship Id="rId140" Type="http://schemas.openxmlformats.org/officeDocument/2006/relationships/header" Target="header27.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29.png"/><Relationship Id="rId106" Type="http://schemas.openxmlformats.org/officeDocument/2006/relationships/header" Target="header10.xml"/><Relationship Id="rId114" Type="http://schemas.openxmlformats.org/officeDocument/2006/relationships/header" Target="header13.xml"/><Relationship Id="rId119" Type="http://schemas.openxmlformats.org/officeDocument/2006/relationships/image" Target="media/image70.png"/><Relationship Id="rId127" Type="http://schemas.openxmlformats.org/officeDocument/2006/relationships/hyperlink" Target="http://medical.nema.org/dicom/" TargetMode="External"/><Relationship Id="rId10" Type="http://schemas.openxmlformats.org/officeDocument/2006/relationships/hyperlink" Target="http://www.va.gov/imaging"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Pics/2UserInformationVA.png" TargetMode="External"/><Relationship Id="rId65" Type="http://schemas.openxmlformats.org/officeDocument/2006/relationships/oleObject" Target="embeddings/oleObject1.bin"/><Relationship Id="rId73" Type="http://schemas.openxmlformats.org/officeDocument/2006/relationships/image" Target="media/image40.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image" Target="media/image48.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oleObject" Target="embeddings/oleObject15.bin"/><Relationship Id="rId130" Type="http://schemas.openxmlformats.org/officeDocument/2006/relationships/header" Target="header18.xml"/><Relationship Id="rId135" Type="http://schemas.openxmlformats.org/officeDocument/2006/relationships/header" Target="header23.xml"/><Relationship Id="rId143" Type="http://schemas.openxmlformats.org/officeDocument/2006/relationships/header" Target="header29.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4.png"/><Relationship Id="rId109" Type="http://schemas.openxmlformats.org/officeDocument/2006/relationships/image" Target="media/image65.png"/><Relationship Id="rId34" Type="http://schemas.openxmlformats.org/officeDocument/2006/relationships/image" Target="media/image9.png"/><Relationship Id="rId50" Type="http://schemas.openxmlformats.org/officeDocument/2006/relationships/image" Target="../../../../../../../../Documents%20and%20Settings/vhaiswseabor/My%20Documents/Patches/UCB/DGWIG/Screenshots/New/Modify.png" TargetMode="External"/><Relationship Id="rId55" Type="http://schemas.openxmlformats.org/officeDocument/2006/relationships/image" Target="media/image27.png"/><Relationship Id="rId76" Type="http://schemas.openxmlformats.org/officeDocument/2006/relationships/oleObject" Target="embeddings/oleObject6.bin"/><Relationship Id="rId97" Type="http://schemas.openxmlformats.org/officeDocument/2006/relationships/image" Target="media/image58.png"/><Relationship Id="rId104" Type="http://schemas.openxmlformats.org/officeDocument/2006/relationships/oleObject" Target="embeddings/oleObject12.bin"/><Relationship Id="rId120" Type="http://schemas.openxmlformats.org/officeDocument/2006/relationships/oleObject" Target="embeddings/oleObject14.bin"/><Relationship Id="rId125" Type="http://schemas.openxmlformats.org/officeDocument/2006/relationships/header" Target="header16.xml"/><Relationship Id="rId141" Type="http://schemas.openxmlformats.org/officeDocument/2006/relationships/header" Target="header28.xm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vaww.cis.va.gov/Pages/default.aspx" TargetMode="External"/><Relationship Id="rId24" Type="http://schemas.openxmlformats.org/officeDocument/2006/relationships/image" Target="media/image3.wmf"/><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6.png"/><Relationship Id="rId87" Type="http://schemas.openxmlformats.org/officeDocument/2006/relationships/image" Target="media/image49.png"/><Relationship Id="rId110" Type="http://schemas.openxmlformats.org/officeDocument/2006/relationships/image" Target="media/image66.png"/><Relationship Id="rId115" Type="http://schemas.openxmlformats.org/officeDocument/2006/relationships/header" Target="header14.xml"/><Relationship Id="rId131" Type="http://schemas.openxmlformats.org/officeDocument/2006/relationships/header" Target="header19.xml"/><Relationship Id="rId136" Type="http://schemas.openxmlformats.org/officeDocument/2006/relationships/header" Target="header24.xml"/><Relationship Id="rId61" Type="http://schemas.openxmlformats.org/officeDocument/2006/relationships/image" Target="media/image32.png"/><Relationship Id="rId82" Type="http://schemas.openxmlformats.org/officeDocument/2006/relationships/oleObject" Target="embeddings/oleObject8.bin"/><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8.png"/><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header" Target="header9.xml"/><Relationship Id="rId12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9.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71.png"/><Relationship Id="rId142" Type="http://schemas.openxmlformats.org/officeDocument/2006/relationships/hyperlink" Target="http://www.va.gov/IMAGING/docs/VistA_Imaging_DICOM_Modality_Interfac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15EC1-36E6-4FBD-9378-F1A70A4B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169</Pages>
  <Words>41122</Words>
  <Characters>234398</Characters>
  <Application>Microsoft Office Word</Application>
  <DocSecurity>0</DocSecurity>
  <Lines>1953</Lines>
  <Paragraphs>549</Paragraphs>
  <ScaleCrop>false</ScaleCrop>
  <HeadingPairs>
    <vt:vector size="2" baseType="variant">
      <vt:variant>
        <vt:lpstr>Title</vt:lpstr>
      </vt:variant>
      <vt:variant>
        <vt:i4>1</vt:i4>
      </vt:variant>
    </vt:vector>
  </HeadingPairs>
  <TitlesOfParts>
    <vt:vector size="1" baseType="lpstr">
      <vt:lpstr>VistA Imaging DICOM Gateway Installation Guide</vt:lpstr>
    </vt:vector>
  </TitlesOfParts>
  <Company> </Company>
  <LinksUpToDate>false</LinksUpToDate>
  <CharactersWithSpaces>274971</CharactersWithSpaces>
  <SharedDoc>false</SharedDoc>
  <HLinks>
    <vt:vector size="1200" baseType="variant">
      <vt:variant>
        <vt:i4>4784145</vt:i4>
      </vt:variant>
      <vt:variant>
        <vt:i4>1290</vt:i4>
      </vt:variant>
      <vt:variant>
        <vt:i4>0</vt:i4>
      </vt:variant>
      <vt:variant>
        <vt:i4>5</vt:i4>
      </vt:variant>
      <vt:variant>
        <vt:lpwstr>http://www.va.gov/IMAGING/docs/VistA_Imaging_DICOM_Modality_Interfaces.pdf</vt:lpwstr>
      </vt:variant>
      <vt:variant>
        <vt:lpwstr/>
      </vt:variant>
      <vt:variant>
        <vt:i4>7471128</vt:i4>
      </vt:variant>
      <vt:variant>
        <vt:i4>1287</vt:i4>
      </vt:variant>
      <vt:variant>
        <vt:i4>0</vt:i4>
      </vt:variant>
      <vt:variant>
        <vt:i4>5</vt:i4>
      </vt:variant>
      <vt:variant>
        <vt:lpwstr>ftp://ftp.imaging.med.va.gov/Software/Released_Software</vt:lpwstr>
      </vt:variant>
      <vt:variant>
        <vt:lpwstr/>
      </vt:variant>
      <vt:variant>
        <vt:i4>7602220</vt:i4>
      </vt:variant>
      <vt:variant>
        <vt:i4>1269</vt:i4>
      </vt:variant>
      <vt:variant>
        <vt:i4>0</vt:i4>
      </vt:variant>
      <vt:variant>
        <vt:i4>5</vt:i4>
      </vt:variant>
      <vt:variant>
        <vt:lpwstr>http://medical.nema.org/dicom/</vt:lpwstr>
      </vt:variant>
      <vt:variant>
        <vt:lpwstr/>
      </vt:variant>
      <vt:variant>
        <vt:i4>4521993</vt:i4>
      </vt:variant>
      <vt:variant>
        <vt:i4>1161</vt:i4>
      </vt:variant>
      <vt:variant>
        <vt:i4>0</vt:i4>
      </vt:variant>
      <vt:variant>
        <vt:i4>5</vt:i4>
      </vt:variant>
      <vt:variant>
        <vt:lpwstr>http://vaww.cis.va.gov/Pages/default.aspx</vt:lpwstr>
      </vt:variant>
      <vt:variant>
        <vt:lpwstr/>
      </vt:variant>
      <vt:variant>
        <vt:i4>1376318</vt:i4>
      </vt:variant>
      <vt:variant>
        <vt:i4>1148</vt:i4>
      </vt:variant>
      <vt:variant>
        <vt:i4>0</vt:i4>
      </vt:variant>
      <vt:variant>
        <vt:i4>5</vt:i4>
      </vt:variant>
      <vt:variant>
        <vt:lpwstr/>
      </vt:variant>
      <vt:variant>
        <vt:lpwstr>_Toc302566915</vt:lpwstr>
      </vt:variant>
      <vt:variant>
        <vt:i4>1376318</vt:i4>
      </vt:variant>
      <vt:variant>
        <vt:i4>1142</vt:i4>
      </vt:variant>
      <vt:variant>
        <vt:i4>0</vt:i4>
      </vt:variant>
      <vt:variant>
        <vt:i4>5</vt:i4>
      </vt:variant>
      <vt:variant>
        <vt:lpwstr/>
      </vt:variant>
      <vt:variant>
        <vt:lpwstr>_Toc302566914</vt:lpwstr>
      </vt:variant>
      <vt:variant>
        <vt:i4>1376318</vt:i4>
      </vt:variant>
      <vt:variant>
        <vt:i4>1136</vt:i4>
      </vt:variant>
      <vt:variant>
        <vt:i4>0</vt:i4>
      </vt:variant>
      <vt:variant>
        <vt:i4>5</vt:i4>
      </vt:variant>
      <vt:variant>
        <vt:lpwstr/>
      </vt:variant>
      <vt:variant>
        <vt:lpwstr>_Toc302566913</vt:lpwstr>
      </vt:variant>
      <vt:variant>
        <vt:i4>1376318</vt:i4>
      </vt:variant>
      <vt:variant>
        <vt:i4>1130</vt:i4>
      </vt:variant>
      <vt:variant>
        <vt:i4>0</vt:i4>
      </vt:variant>
      <vt:variant>
        <vt:i4>5</vt:i4>
      </vt:variant>
      <vt:variant>
        <vt:lpwstr/>
      </vt:variant>
      <vt:variant>
        <vt:lpwstr>_Toc302566912</vt:lpwstr>
      </vt:variant>
      <vt:variant>
        <vt:i4>1376318</vt:i4>
      </vt:variant>
      <vt:variant>
        <vt:i4>1124</vt:i4>
      </vt:variant>
      <vt:variant>
        <vt:i4>0</vt:i4>
      </vt:variant>
      <vt:variant>
        <vt:i4>5</vt:i4>
      </vt:variant>
      <vt:variant>
        <vt:lpwstr/>
      </vt:variant>
      <vt:variant>
        <vt:lpwstr>_Toc302566911</vt:lpwstr>
      </vt:variant>
      <vt:variant>
        <vt:i4>1376318</vt:i4>
      </vt:variant>
      <vt:variant>
        <vt:i4>1118</vt:i4>
      </vt:variant>
      <vt:variant>
        <vt:i4>0</vt:i4>
      </vt:variant>
      <vt:variant>
        <vt:i4>5</vt:i4>
      </vt:variant>
      <vt:variant>
        <vt:lpwstr/>
      </vt:variant>
      <vt:variant>
        <vt:lpwstr>_Toc302566910</vt:lpwstr>
      </vt:variant>
      <vt:variant>
        <vt:i4>1310782</vt:i4>
      </vt:variant>
      <vt:variant>
        <vt:i4>1112</vt:i4>
      </vt:variant>
      <vt:variant>
        <vt:i4>0</vt:i4>
      </vt:variant>
      <vt:variant>
        <vt:i4>5</vt:i4>
      </vt:variant>
      <vt:variant>
        <vt:lpwstr/>
      </vt:variant>
      <vt:variant>
        <vt:lpwstr>_Toc302566909</vt:lpwstr>
      </vt:variant>
      <vt:variant>
        <vt:i4>1310782</vt:i4>
      </vt:variant>
      <vt:variant>
        <vt:i4>1106</vt:i4>
      </vt:variant>
      <vt:variant>
        <vt:i4>0</vt:i4>
      </vt:variant>
      <vt:variant>
        <vt:i4>5</vt:i4>
      </vt:variant>
      <vt:variant>
        <vt:lpwstr/>
      </vt:variant>
      <vt:variant>
        <vt:lpwstr>_Toc302566908</vt:lpwstr>
      </vt:variant>
      <vt:variant>
        <vt:i4>1310782</vt:i4>
      </vt:variant>
      <vt:variant>
        <vt:i4>1100</vt:i4>
      </vt:variant>
      <vt:variant>
        <vt:i4>0</vt:i4>
      </vt:variant>
      <vt:variant>
        <vt:i4>5</vt:i4>
      </vt:variant>
      <vt:variant>
        <vt:lpwstr/>
      </vt:variant>
      <vt:variant>
        <vt:lpwstr>_Toc302566907</vt:lpwstr>
      </vt:variant>
      <vt:variant>
        <vt:i4>1310782</vt:i4>
      </vt:variant>
      <vt:variant>
        <vt:i4>1094</vt:i4>
      </vt:variant>
      <vt:variant>
        <vt:i4>0</vt:i4>
      </vt:variant>
      <vt:variant>
        <vt:i4>5</vt:i4>
      </vt:variant>
      <vt:variant>
        <vt:lpwstr/>
      </vt:variant>
      <vt:variant>
        <vt:lpwstr>_Toc302566906</vt:lpwstr>
      </vt:variant>
      <vt:variant>
        <vt:i4>1310782</vt:i4>
      </vt:variant>
      <vt:variant>
        <vt:i4>1088</vt:i4>
      </vt:variant>
      <vt:variant>
        <vt:i4>0</vt:i4>
      </vt:variant>
      <vt:variant>
        <vt:i4>5</vt:i4>
      </vt:variant>
      <vt:variant>
        <vt:lpwstr/>
      </vt:variant>
      <vt:variant>
        <vt:lpwstr>_Toc302566905</vt:lpwstr>
      </vt:variant>
      <vt:variant>
        <vt:i4>1310782</vt:i4>
      </vt:variant>
      <vt:variant>
        <vt:i4>1082</vt:i4>
      </vt:variant>
      <vt:variant>
        <vt:i4>0</vt:i4>
      </vt:variant>
      <vt:variant>
        <vt:i4>5</vt:i4>
      </vt:variant>
      <vt:variant>
        <vt:lpwstr/>
      </vt:variant>
      <vt:variant>
        <vt:lpwstr>_Toc302566904</vt:lpwstr>
      </vt:variant>
      <vt:variant>
        <vt:i4>1310782</vt:i4>
      </vt:variant>
      <vt:variant>
        <vt:i4>1076</vt:i4>
      </vt:variant>
      <vt:variant>
        <vt:i4>0</vt:i4>
      </vt:variant>
      <vt:variant>
        <vt:i4>5</vt:i4>
      </vt:variant>
      <vt:variant>
        <vt:lpwstr/>
      </vt:variant>
      <vt:variant>
        <vt:lpwstr>_Toc302566903</vt:lpwstr>
      </vt:variant>
      <vt:variant>
        <vt:i4>1310782</vt:i4>
      </vt:variant>
      <vt:variant>
        <vt:i4>1070</vt:i4>
      </vt:variant>
      <vt:variant>
        <vt:i4>0</vt:i4>
      </vt:variant>
      <vt:variant>
        <vt:i4>5</vt:i4>
      </vt:variant>
      <vt:variant>
        <vt:lpwstr/>
      </vt:variant>
      <vt:variant>
        <vt:lpwstr>_Toc302566902</vt:lpwstr>
      </vt:variant>
      <vt:variant>
        <vt:i4>1310782</vt:i4>
      </vt:variant>
      <vt:variant>
        <vt:i4>1064</vt:i4>
      </vt:variant>
      <vt:variant>
        <vt:i4>0</vt:i4>
      </vt:variant>
      <vt:variant>
        <vt:i4>5</vt:i4>
      </vt:variant>
      <vt:variant>
        <vt:lpwstr/>
      </vt:variant>
      <vt:variant>
        <vt:lpwstr>_Toc302566901</vt:lpwstr>
      </vt:variant>
      <vt:variant>
        <vt:i4>1310782</vt:i4>
      </vt:variant>
      <vt:variant>
        <vt:i4>1058</vt:i4>
      </vt:variant>
      <vt:variant>
        <vt:i4>0</vt:i4>
      </vt:variant>
      <vt:variant>
        <vt:i4>5</vt:i4>
      </vt:variant>
      <vt:variant>
        <vt:lpwstr/>
      </vt:variant>
      <vt:variant>
        <vt:lpwstr>_Toc302566900</vt:lpwstr>
      </vt:variant>
      <vt:variant>
        <vt:i4>1900607</vt:i4>
      </vt:variant>
      <vt:variant>
        <vt:i4>1052</vt:i4>
      </vt:variant>
      <vt:variant>
        <vt:i4>0</vt:i4>
      </vt:variant>
      <vt:variant>
        <vt:i4>5</vt:i4>
      </vt:variant>
      <vt:variant>
        <vt:lpwstr/>
      </vt:variant>
      <vt:variant>
        <vt:lpwstr>_Toc302566899</vt:lpwstr>
      </vt:variant>
      <vt:variant>
        <vt:i4>1900607</vt:i4>
      </vt:variant>
      <vt:variant>
        <vt:i4>1046</vt:i4>
      </vt:variant>
      <vt:variant>
        <vt:i4>0</vt:i4>
      </vt:variant>
      <vt:variant>
        <vt:i4>5</vt:i4>
      </vt:variant>
      <vt:variant>
        <vt:lpwstr/>
      </vt:variant>
      <vt:variant>
        <vt:lpwstr>_Toc302566898</vt:lpwstr>
      </vt:variant>
      <vt:variant>
        <vt:i4>1900607</vt:i4>
      </vt:variant>
      <vt:variant>
        <vt:i4>1040</vt:i4>
      </vt:variant>
      <vt:variant>
        <vt:i4>0</vt:i4>
      </vt:variant>
      <vt:variant>
        <vt:i4>5</vt:i4>
      </vt:variant>
      <vt:variant>
        <vt:lpwstr/>
      </vt:variant>
      <vt:variant>
        <vt:lpwstr>_Toc302566897</vt:lpwstr>
      </vt:variant>
      <vt:variant>
        <vt:i4>1900607</vt:i4>
      </vt:variant>
      <vt:variant>
        <vt:i4>1034</vt:i4>
      </vt:variant>
      <vt:variant>
        <vt:i4>0</vt:i4>
      </vt:variant>
      <vt:variant>
        <vt:i4>5</vt:i4>
      </vt:variant>
      <vt:variant>
        <vt:lpwstr/>
      </vt:variant>
      <vt:variant>
        <vt:lpwstr>_Toc302566896</vt:lpwstr>
      </vt:variant>
      <vt:variant>
        <vt:i4>1900607</vt:i4>
      </vt:variant>
      <vt:variant>
        <vt:i4>1028</vt:i4>
      </vt:variant>
      <vt:variant>
        <vt:i4>0</vt:i4>
      </vt:variant>
      <vt:variant>
        <vt:i4>5</vt:i4>
      </vt:variant>
      <vt:variant>
        <vt:lpwstr/>
      </vt:variant>
      <vt:variant>
        <vt:lpwstr>_Toc302566895</vt:lpwstr>
      </vt:variant>
      <vt:variant>
        <vt:i4>1900607</vt:i4>
      </vt:variant>
      <vt:variant>
        <vt:i4>1022</vt:i4>
      </vt:variant>
      <vt:variant>
        <vt:i4>0</vt:i4>
      </vt:variant>
      <vt:variant>
        <vt:i4>5</vt:i4>
      </vt:variant>
      <vt:variant>
        <vt:lpwstr/>
      </vt:variant>
      <vt:variant>
        <vt:lpwstr>_Toc302566894</vt:lpwstr>
      </vt:variant>
      <vt:variant>
        <vt:i4>1900607</vt:i4>
      </vt:variant>
      <vt:variant>
        <vt:i4>1016</vt:i4>
      </vt:variant>
      <vt:variant>
        <vt:i4>0</vt:i4>
      </vt:variant>
      <vt:variant>
        <vt:i4>5</vt:i4>
      </vt:variant>
      <vt:variant>
        <vt:lpwstr/>
      </vt:variant>
      <vt:variant>
        <vt:lpwstr>_Toc302566893</vt:lpwstr>
      </vt:variant>
      <vt:variant>
        <vt:i4>1900607</vt:i4>
      </vt:variant>
      <vt:variant>
        <vt:i4>1010</vt:i4>
      </vt:variant>
      <vt:variant>
        <vt:i4>0</vt:i4>
      </vt:variant>
      <vt:variant>
        <vt:i4>5</vt:i4>
      </vt:variant>
      <vt:variant>
        <vt:lpwstr/>
      </vt:variant>
      <vt:variant>
        <vt:lpwstr>_Toc302566892</vt:lpwstr>
      </vt:variant>
      <vt:variant>
        <vt:i4>1900607</vt:i4>
      </vt:variant>
      <vt:variant>
        <vt:i4>1004</vt:i4>
      </vt:variant>
      <vt:variant>
        <vt:i4>0</vt:i4>
      </vt:variant>
      <vt:variant>
        <vt:i4>5</vt:i4>
      </vt:variant>
      <vt:variant>
        <vt:lpwstr/>
      </vt:variant>
      <vt:variant>
        <vt:lpwstr>_Toc302566891</vt:lpwstr>
      </vt:variant>
      <vt:variant>
        <vt:i4>1900607</vt:i4>
      </vt:variant>
      <vt:variant>
        <vt:i4>998</vt:i4>
      </vt:variant>
      <vt:variant>
        <vt:i4>0</vt:i4>
      </vt:variant>
      <vt:variant>
        <vt:i4>5</vt:i4>
      </vt:variant>
      <vt:variant>
        <vt:lpwstr/>
      </vt:variant>
      <vt:variant>
        <vt:lpwstr>_Toc302566890</vt:lpwstr>
      </vt:variant>
      <vt:variant>
        <vt:i4>1835071</vt:i4>
      </vt:variant>
      <vt:variant>
        <vt:i4>992</vt:i4>
      </vt:variant>
      <vt:variant>
        <vt:i4>0</vt:i4>
      </vt:variant>
      <vt:variant>
        <vt:i4>5</vt:i4>
      </vt:variant>
      <vt:variant>
        <vt:lpwstr/>
      </vt:variant>
      <vt:variant>
        <vt:lpwstr>_Toc302566889</vt:lpwstr>
      </vt:variant>
      <vt:variant>
        <vt:i4>1835071</vt:i4>
      </vt:variant>
      <vt:variant>
        <vt:i4>986</vt:i4>
      </vt:variant>
      <vt:variant>
        <vt:i4>0</vt:i4>
      </vt:variant>
      <vt:variant>
        <vt:i4>5</vt:i4>
      </vt:variant>
      <vt:variant>
        <vt:lpwstr/>
      </vt:variant>
      <vt:variant>
        <vt:lpwstr>_Toc302566888</vt:lpwstr>
      </vt:variant>
      <vt:variant>
        <vt:i4>1835071</vt:i4>
      </vt:variant>
      <vt:variant>
        <vt:i4>980</vt:i4>
      </vt:variant>
      <vt:variant>
        <vt:i4>0</vt:i4>
      </vt:variant>
      <vt:variant>
        <vt:i4>5</vt:i4>
      </vt:variant>
      <vt:variant>
        <vt:lpwstr/>
      </vt:variant>
      <vt:variant>
        <vt:lpwstr>_Toc302566887</vt:lpwstr>
      </vt:variant>
      <vt:variant>
        <vt:i4>1835071</vt:i4>
      </vt:variant>
      <vt:variant>
        <vt:i4>974</vt:i4>
      </vt:variant>
      <vt:variant>
        <vt:i4>0</vt:i4>
      </vt:variant>
      <vt:variant>
        <vt:i4>5</vt:i4>
      </vt:variant>
      <vt:variant>
        <vt:lpwstr/>
      </vt:variant>
      <vt:variant>
        <vt:lpwstr>_Toc302566886</vt:lpwstr>
      </vt:variant>
      <vt:variant>
        <vt:i4>1835071</vt:i4>
      </vt:variant>
      <vt:variant>
        <vt:i4>968</vt:i4>
      </vt:variant>
      <vt:variant>
        <vt:i4>0</vt:i4>
      </vt:variant>
      <vt:variant>
        <vt:i4>5</vt:i4>
      </vt:variant>
      <vt:variant>
        <vt:lpwstr/>
      </vt:variant>
      <vt:variant>
        <vt:lpwstr>_Toc302566885</vt:lpwstr>
      </vt:variant>
      <vt:variant>
        <vt:i4>1835071</vt:i4>
      </vt:variant>
      <vt:variant>
        <vt:i4>962</vt:i4>
      </vt:variant>
      <vt:variant>
        <vt:i4>0</vt:i4>
      </vt:variant>
      <vt:variant>
        <vt:i4>5</vt:i4>
      </vt:variant>
      <vt:variant>
        <vt:lpwstr/>
      </vt:variant>
      <vt:variant>
        <vt:lpwstr>_Toc302566884</vt:lpwstr>
      </vt:variant>
      <vt:variant>
        <vt:i4>1835071</vt:i4>
      </vt:variant>
      <vt:variant>
        <vt:i4>956</vt:i4>
      </vt:variant>
      <vt:variant>
        <vt:i4>0</vt:i4>
      </vt:variant>
      <vt:variant>
        <vt:i4>5</vt:i4>
      </vt:variant>
      <vt:variant>
        <vt:lpwstr/>
      </vt:variant>
      <vt:variant>
        <vt:lpwstr>_Toc302566883</vt:lpwstr>
      </vt:variant>
      <vt:variant>
        <vt:i4>1835071</vt:i4>
      </vt:variant>
      <vt:variant>
        <vt:i4>950</vt:i4>
      </vt:variant>
      <vt:variant>
        <vt:i4>0</vt:i4>
      </vt:variant>
      <vt:variant>
        <vt:i4>5</vt:i4>
      </vt:variant>
      <vt:variant>
        <vt:lpwstr/>
      </vt:variant>
      <vt:variant>
        <vt:lpwstr>_Toc302566882</vt:lpwstr>
      </vt:variant>
      <vt:variant>
        <vt:i4>1835071</vt:i4>
      </vt:variant>
      <vt:variant>
        <vt:i4>944</vt:i4>
      </vt:variant>
      <vt:variant>
        <vt:i4>0</vt:i4>
      </vt:variant>
      <vt:variant>
        <vt:i4>5</vt:i4>
      </vt:variant>
      <vt:variant>
        <vt:lpwstr/>
      </vt:variant>
      <vt:variant>
        <vt:lpwstr>_Toc302566881</vt:lpwstr>
      </vt:variant>
      <vt:variant>
        <vt:i4>1835071</vt:i4>
      </vt:variant>
      <vt:variant>
        <vt:i4>938</vt:i4>
      </vt:variant>
      <vt:variant>
        <vt:i4>0</vt:i4>
      </vt:variant>
      <vt:variant>
        <vt:i4>5</vt:i4>
      </vt:variant>
      <vt:variant>
        <vt:lpwstr/>
      </vt:variant>
      <vt:variant>
        <vt:lpwstr>_Toc302566880</vt:lpwstr>
      </vt:variant>
      <vt:variant>
        <vt:i4>1245247</vt:i4>
      </vt:variant>
      <vt:variant>
        <vt:i4>932</vt:i4>
      </vt:variant>
      <vt:variant>
        <vt:i4>0</vt:i4>
      </vt:variant>
      <vt:variant>
        <vt:i4>5</vt:i4>
      </vt:variant>
      <vt:variant>
        <vt:lpwstr/>
      </vt:variant>
      <vt:variant>
        <vt:lpwstr>_Toc302566879</vt:lpwstr>
      </vt:variant>
      <vt:variant>
        <vt:i4>1245247</vt:i4>
      </vt:variant>
      <vt:variant>
        <vt:i4>926</vt:i4>
      </vt:variant>
      <vt:variant>
        <vt:i4>0</vt:i4>
      </vt:variant>
      <vt:variant>
        <vt:i4>5</vt:i4>
      </vt:variant>
      <vt:variant>
        <vt:lpwstr/>
      </vt:variant>
      <vt:variant>
        <vt:lpwstr>_Toc302566878</vt:lpwstr>
      </vt:variant>
      <vt:variant>
        <vt:i4>1245247</vt:i4>
      </vt:variant>
      <vt:variant>
        <vt:i4>920</vt:i4>
      </vt:variant>
      <vt:variant>
        <vt:i4>0</vt:i4>
      </vt:variant>
      <vt:variant>
        <vt:i4>5</vt:i4>
      </vt:variant>
      <vt:variant>
        <vt:lpwstr/>
      </vt:variant>
      <vt:variant>
        <vt:lpwstr>_Toc302566877</vt:lpwstr>
      </vt:variant>
      <vt:variant>
        <vt:i4>1245247</vt:i4>
      </vt:variant>
      <vt:variant>
        <vt:i4>914</vt:i4>
      </vt:variant>
      <vt:variant>
        <vt:i4>0</vt:i4>
      </vt:variant>
      <vt:variant>
        <vt:i4>5</vt:i4>
      </vt:variant>
      <vt:variant>
        <vt:lpwstr/>
      </vt:variant>
      <vt:variant>
        <vt:lpwstr>_Toc302566876</vt:lpwstr>
      </vt:variant>
      <vt:variant>
        <vt:i4>1245247</vt:i4>
      </vt:variant>
      <vt:variant>
        <vt:i4>908</vt:i4>
      </vt:variant>
      <vt:variant>
        <vt:i4>0</vt:i4>
      </vt:variant>
      <vt:variant>
        <vt:i4>5</vt:i4>
      </vt:variant>
      <vt:variant>
        <vt:lpwstr/>
      </vt:variant>
      <vt:variant>
        <vt:lpwstr>_Toc302566875</vt:lpwstr>
      </vt:variant>
      <vt:variant>
        <vt:i4>1245247</vt:i4>
      </vt:variant>
      <vt:variant>
        <vt:i4>902</vt:i4>
      </vt:variant>
      <vt:variant>
        <vt:i4>0</vt:i4>
      </vt:variant>
      <vt:variant>
        <vt:i4>5</vt:i4>
      </vt:variant>
      <vt:variant>
        <vt:lpwstr/>
      </vt:variant>
      <vt:variant>
        <vt:lpwstr>_Toc302566874</vt:lpwstr>
      </vt:variant>
      <vt:variant>
        <vt:i4>1245247</vt:i4>
      </vt:variant>
      <vt:variant>
        <vt:i4>896</vt:i4>
      </vt:variant>
      <vt:variant>
        <vt:i4>0</vt:i4>
      </vt:variant>
      <vt:variant>
        <vt:i4>5</vt:i4>
      </vt:variant>
      <vt:variant>
        <vt:lpwstr/>
      </vt:variant>
      <vt:variant>
        <vt:lpwstr>_Toc302566873</vt:lpwstr>
      </vt:variant>
      <vt:variant>
        <vt:i4>1245247</vt:i4>
      </vt:variant>
      <vt:variant>
        <vt:i4>890</vt:i4>
      </vt:variant>
      <vt:variant>
        <vt:i4>0</vt:i4>
      </vt:variant>
      <vt:variant>
        <vt:i4>5</vt:i4>
      </vt:variant>
      <vt:variant>
        <vt:lpwstr/>
      </vt:variant>
      <vt:variant>
        <vt:lpwstr>_Toc302566872</vt:lpwstr>
      </vt:variant>
      <vt:variant>
        <vt:i4>1245247</vt:i4>
      </vt:variant>
      <vt:variant>
        <vt:i4>884</vt:i4>
      </vt:variant>
      <vt:variant>
        <vt:i4>0</vt:i4>
      </vt:variant>
      <vt:variant>
        <vt:i4>5</vt:i4>
      </vt:variant>
      <vt:variant>
        <vt:lpwstr/>
      </vt:variant>
      <vt:variant>
        <vt:lpwstr>_Toc302566871</vt:lpwstr>
      </vt:variant>
      <vt:variant>
        <vt:i4>1245247</vt:i4>
      </vt:variant>
      <vt:variant>
        <vt:i4>878</vt:i4>
      </vt:variant>
      <vt:variant>
        <vt:i4>0</vt:i4>
      </vt:variant>
      <vt:variant>
        <vt:i4>5</vt:i4>
      </vt:variant>
      <vt:variant>
        <vt:lpwstr/>
      </vt:variant>
      <vt:variant>
        <vt:lpwstr>_Toc302566870</vt:lpwstr>
      </vt:variant>
      <vt:variant>
        <vt:i4>1179711</vt:i4>
      </vt:variant>
      <vt:variant>
        <vt:i4>872</vt:i4>
      </vt:variant>
      <vt:variant>
        <vt:i4>0</vt:i4>
      </vt:variant>
      <vt:variant>
        <vt:i4>5</vt:i4>
      </vt:variant>
      <vt:variant>
        <vt:lpwstr/>
      </vt:variant>
      <vt:variant>
        <vt:lpwstr>_Toc302566869</vt:lpwstr>
      </vt:variant>
      <vt:variant>
        <vt:i4>1179711</vt:i4>
      </vt:variant>
      <vt:variant>
        <vt:i4>866</vt:i4>
      </vt:variant>
      <vt:variant>
        <vt:i4>0</vt:i4>
      </vt:variant>
      <vt:variant>
        <vt:i4>5</vt:i4>
      </vt:variant>
      <vt:variant>
        <vt:lpwstr/>
      </vt:variant>
      <vt:variant>
        <vt:lpwstr>_Toc302566868</vt:lpwstr>
      </vt:variant>
      <vt:variant>
        <vt:i4>1179711</vt:i4>
      </vt:variant>
      <vt:variant>
        <vt:i4>860</vt:i4>
      </vt:variant>
      <vt:variant>
        <vt:i4>0</vt:i4>
      </vt:variant>
      <vt:variant>
        <vt:i4>5</vt:i4>
      </vt:variant>
      <vt:variant>
        <vt:lpwstr/>
      </vt:variant>
      <vt:variant>
        <vt:lpwstr>_Toc302566867</vt:lpwstr>
      </vt:variant>
      <vt:variant>
        <vt:i4>1179711</vt:i4>
      </vt:variant>
      <vt:variant>
        <vt:i4>854</vt:i4>
      </vt:variant>
      <vt:variant>
        <vt:i4>0</vt:i4>
      </vt:variant>
      <vt:variant>
        <vt:i4>5</vt:i4>
      </vt:variant>
      <vt:variant>
        <vt:lpwstr/>
      </vt:variant>
      <vt:variant>
        <vt:lpwstr>_Toc302566866</vt:lpwstr>
      </vt:variant>
      <vt:variant>
        <vt:i4>1179711</vt:i4>
      </vt:variant>
      <vt:variant>
        <vt:i4>848</vt:i4>
      </vt:variant>
      <vt:variant>
        <vt:i4>0</vt:i4>
      </vt:variant>
      <vt:variant>
        <vt:i4>5</vt:i4>
      </vt:variant>
      <vt:variant>
        <vt:lpwstr/>
      </vt:variant>
      <vt:variant>
        <vt:lpwstr>_Toc302566865</vt:lpwstr>
      </vt:variant>
      <vt:variant>
        <vt:i4>1179711</vt:i4>
      </vt:variant>
      <vt:variant>
        <vt:i4>842</vt:i4>
      </vt:variant>
      <vt:variant>
        <vt:i4>0</vt:i4>
      </vt:variant>
      <vt:variant>
        <vt:i4>5</vt:i4>
      </vt:variant>
      <vt:variant>
        <vt:lpwstr/>
      </vt:variant>
      <vt:variant>
        <vt:lpwstr>_Toc302566864</vt:lpwstr>
      </vt:variant>
      <vt:variant>
        <vt:i4>1179711</vt:i4>
      </vt:variant>
      <vt:variant>
        <vt:i4>836</vt:i4>
      </vt:variant>
      <vt:variant>
        <vt:i4>0</vt:i4>
      </vt:variant>
      <vt:variant>
        <vt:i4>5</vt:i4>
      </vt:variant>
      <vt:variant>
        <vt:lpwstr/>
      </vt:variant>
      <vt:variant>
        <vt:lpwstr>_Toc302566863</vt:lpwstr>
      </vt:variant>
      <vt:variant>
        <vt:i4>1179711</vt:i4>
      </vt:variant>
      <vt:variant>
        <vt:i4>830</vt:i4>
      </vt:variant>
      <vt:variant>
        <vt:i4>0</vt:i4>
      </vt:variant>
      <vt:variant>
        <vt:i4>5</vt:i4>
      </vt:variant>
      <vt:variant>
        <vt:lpwstr/>
      </vt:variant>
      <vt:variant>
        <vt:lpwstr>_Toc302566862</vt:lpwstr>
      </vt:variant>
      <vt:variant>
        <vt:i4>1179711</vt:i4>
      </vt:variant>
      <vt:variant>
        <vt:i4>824</vt:i4>
      </vt:variant>
      <vt:variant>
        <vt:i4>0</vt:i4>
      </vt:variant>
      <vt:variant>
        <vt:i4>5</vt:i4>
      </vt:variant>
      <vt:variant>
        <vt:lpwstr/>
      </vt:variant>
      <vt:variant>
        <vt:lpwstr>_Toc302566861</vt:lpwstr>
      </vt:variant>
      <vt:variant>
        <vt:i4>1179711</vt:i4>
      </vt:variant>
      <vt:variant>
        <vt:i4>818</vt:i4>
      </vt:variant>
      <vt:variant>
        <vt:i4>0</vt:i4>
      </vt:variant>
      <vt:variant>
        <vt:i4>5</vt:i4>
      </vt:variant>
      <vt:variant>
        <vt:lpwstr/>
      </vt:variant>
      <vt:variant>
        <vt:lpwstr>_Toc302566860</vt:lpwstr>
      </vt:variant>
      <vt:variant>
        <vt:i4>1114175</vt:i4>
      </vt:variant>
      <vt:variant>
        <vt:i4>812</vt:i4>
      </vt:variant>
      <vt:variant>
        <vt:i4>0</vt:i4>
      </vt:variant>
      <vt:variant>
        <vt:i4>5</vt:i4>
      </vt:variant>
      <vt:variant>
        <vt:lpwstr/>
      </vt:variant>
      <vt:variant>
        <vt:lpwstr>_Toc302566859</vt:lpwstr>
      </vt:variant>
      <vt:variant>
        <vt:i4>1114175</vt:i4>
      </vt:variant>
      <vt:variant>
        <vt:i4>806</vt:i4>
      </vt:variant>
      <vt:variant>
        <vt:i4>0</vt:i4>
      </vt:variant>
      <vt:variant>
        <vt:i4>5</vt:i4>
      </vt:variant>
      <vt:variant>
        <vt:lpwstr/>
      </vt:variant>
      <vt:variant>
        <vt:lpwstr>_Toc302566858</vt:lpwstr>
      </vt:variant>
      <vt:variant>
        <vt:i4>1114175</vt:i4>
      </vt:variant>
      <vt:variant>
        <vt:i4>800</vt:i4>
      </vt:variant>
      <vt:variant>
        <vt:i4>0</vt:i4>
      </vt:variant>
      <vt:variant>
        <vt:i4>5</vt:i4>
      </vt:variant>
      <vt:variant>
        <vt:lpwstr/>
      </vt:variant>
      <vt:variant>
        <vt:lpwstr>_Toc302566857</vt:lpwstr>
      </vt:variant>
      <vt:variant>
        <vt:i4>1114175</vt:i4>
      </vt:variant>
      <vt:variant>
        <vt:i4>794</vt:i4>
      </vt:variant>
      <vt:variant>
        <vt:i4>0</vt:i4>
      </vt:variant>
      <vt:variant>
        <vt:i4>5</vt:i4>
      </vt:variant>
      <vt:variant>
        <vt:lpwstr/>
      </vt:variant>
      <vt:variant>
        <vt:lpwstr>_Toc302566856</vt:lpwstr>
      </vt:variant>
      <vt:variant>
        <vt:i4>1114175</vt:i4>
      </vt:variant>
      <vt:variant>
        <vt:i4>788</vt:i4>
      </vt:variant>
      <vt:variant>
        <vt:i4>0</vt:i4>
      </vt:variant>
      <vt:variant>
        <vt:i4>5</vt:i4>
      </vt:variant>
      <vt:variant>
        <vt:lpwstr/>
      </vt:variant>
      <vt:variant>
        <vt:lpwstr>_Toc302566855</vt:lpwstr>
      </vt:variant>
      <vt:variant>
        <vt:i4>1114175</vt:i4>
      </vt:variant>
      <vt:variant>
        <vt:i4>782</vt:i4>
      </vt:variant>
      <vt:variant>
        <vt:i4>0</vt:i4>
      </vt:variant>
      <vt:variant>
        <vt:i4>5</vt:i4>
      </vt:variant>
      <vt:variant>
        <vt:lpwstr/>
      </vt:variant>
      <vt:variant>
        <vt:lpwstr>_Toc302566854</vt:lpwstr>
      </vt:variant>
      <vt:variant>
        <vt:i4>1114175</vt:i4>
      </vt:variant>
      <vt:variant>
        <vt:i4>776</vt:i4>
      </vt:variant>
      <vt:variant>
        <vt:i4>0</vt:i4>
      </vt:variant>
      <vt:variant>
        <vt:i4>5</vt:i4>
      </vt:variant>
      <vt:variant>
        <vt:lpwstr/>
      </vt:variant>
      <vt:variant>
        <vt:lpwstr>_Toc302566853</vt:lpwstr>
      </vt:variant>
      <vt:variant>
        <vt:i4>1114175</vt:i4>
      </vt:variant>
      <vt:variant>
        <vt:i4>770</vt:i4>
      </vt:variant>
      <vt:variant>
        <vt:i4>0</vt:i4>
      </vt:variant>
      <vt:variant>
        <vt:i4>5</vt:i4>
      </vt:variant>
      <vt:variant>
        <vt:lpwstr/>
      </vt:variant>
      <vt:variant>
        <vt:lpwstr>_Toc302566852</vt:lpwstr>
      </vt:variant>
      <vt:variant>
        <vt:i4>1114175</vt:i4>
      </vt:variant>
      <vt:variant>
        <vt:i4>764</vt:i4>
      </vt:variant>
      <vt:variant>
        <vt:i4>0</vt:i4>
      </vt:variant>
      <vt:variant>
        <vt:i4>5</vt:i4>
      </vt:variant>
      <vt:variant>
        <vt:lpwstr/>
      </vt:variant>
      <vt:variant>
        <vt:lpwstr>_Toc302566851</vt:lpwstr>
      </vt:variant>
      <vt:variant>
        <vt:i4>1114175</vt:i4>
      </vt:variant>
      <vt:variant>
        <vt:i4>758</vt:i4>
      </vt:variant>
      <vt:variant>
        <vt:i4>0</vt:i4>
      </vt:variant>
      <vt:variant>
        <vt:i4>5</vt:i4>
      </vt:variant>
      <vt:variant>
        <vt:lpwstr/>
      </vt:variant>
      <vt:variant>
        <vt:lpwstr>_Toc302566850</vt:lpwstr>
      </vt:variant>
      <vt:variant>
        <vt:i4>1048639</vt:i4>
      </vt:variant>
      <vt:variant>
        <vt:i4>752</vt:i4>
      </vt:variant>
      <vt:variant>
        <vt:i4>0</vt:i4>
      </vt:variant>
      <vt:variant>
        <vt:i4>5</vt:i4>
      </vt:variant>
      <vt:variant>
        <vt:lpwstr/>
      </vt:variant>
      <vt:variant>
        <vt:lpwstr>_Toc302566849</vt:lpwstr>
      </vt:variant>
      <vt:variant>
        <vt:i4>1048639</vt:i4>
      </vt:variant>
      <vt:variant>
        <vt:i4>746</vt:i4>
      </vt:variant>
      <vt:variant>
        <vt:i4>0</vt:i4>
      </vt:variant>
      <vt:variant>
        <vt:i4>5</vt:i4>
      </vt:variant>
      <vt:variant>
        <vt:lpwstr/>
      </vt:variant>
      <vt:variant>
        <vt:lpwstr>_Toc302566848</vt:lpwstr>
      </vt:variant>
      <vt:variant>
        <vt:i4>1048639</vt:i4>
      </vt:variant>
      <vt:variant>
        <vt:i4>740</vt:i4>
      </vt:variant>
      <vt:variant>
        <vt:i4>0</vt:i4>
      </vt:variant>
      <vt:variant>
        <vt:i4>5</vt:i4>
      </vt:variant>
      <vt:variant>
        <vt:lpwstr/>
      </vt:variant>
      <vt:variant>
        <vt:lpwstr>_Toc302566847</vt:lpwstr>
      </vt:variant>
      <vt:variant>
        <vt:i4>1048639</vt:i4>
      </vt:variant>
      <vt:variant>
        <vt:i4>734</vt:i4>
      </vt:variant>
      <vt:variant>
        <vt:i4>0</vt:i4>
      </vt:variant>
      <vt:variant>
        <vt:i4>5</vt:i4>
      </vt:variant>
      <vt:variant>
        <vt:lpwstr/>
      </vt:variant>
      <vt:variant>
        <vt:lpwstr>_Toc302566846</vt:lpwstr>
      </vt:variant>
      <vt:variant>
        <vt:i4>1048639</vt:i4>
      </vt:variant>
      <vt:variant>
        <vt:i4>728</vt:i4>
      </vt:variant>
      <vt:variant>
        <vt:i4>0</vt:i4>
      </vt:variant>
      <vt:variant>
        <vt:i4>5</vt:i4>
      </vt:variant>
      <vt:variant>
        <vt:lpwstr/>
      </vt:variant>
      <vt:variant>
        <vt:lpwstr>_Toc302566845</vt:lpwstr>
      </vt:variant>
      <vt:variant>
        <vt:i4>1048639</vt:i4>
      </vt:variant>
      <vt:variant>
        <vt:i4>722</vt:i4>
      </vt:variant>
      <vt:variant>
        <vt:i4>0</vt:i4>
      </vt:variant>
      <vt:variant>
        <vt:i4>5</vt:i4>
      </vt:variant>
      <vt:variant>
        <vt:lpwstr/>
      </vt:variant>
      <vt:variant>
        <vt:lpwstr>_Toc302566844</vt:lpwstr>
      </vt:variant>
      <vt:variant>
        <vt:i4>1048639</vt:i4>
      </vt:variant>
      <vt:variant>
        <vt:i4>716</vt:i4>
      </vt:variant>
      <vt:variant>
        <vt:i4>0</vt:i4>
      </vt:variant>
      <vt:variant>
        <vt:i4>5</vt:i4>
      </vt:variant>
      <vt:variant>
        <vt:lpwstr/>
      </vt:variant>
      <vt:variant>
        <vt:lpwstr>_Toc302566843</vt:lpwstr>
      </vt:variant>
      <vt:variant>
        <vt:i4>1048639</vt:i4>
      </vt:variant>
      <vt:variant>
        <vt:i4>710</vt:i4>
      </vt:variant>
      <vt:variant>
        <vt:i4>0</vt:i4>
      </vt:variant>
      <vt:variant>
        <vt:i4>5</vt:i4>
      </vt:variant>
      <vt:variant>
        <vt:lpwstr/>
      </vt:variant>
      <vt:variant>
        <vt:lpwstr>_Toc302566842</vt:lpwstr>
      </vt:variant>
      <vt:variant>
        <vt:i4>1048639</vt:i4>
      </vt:variant>
      <vt:variant>
        <vt:i4>704</vt:i4>
      </vt:variant>
      <vt:variant>
        <vt:i4>0</vt:i4>
      </vt:variant>
      <vt:variant>
        <vt:i4>5</vt:i4>
      </vt:variant>
      <vt:variant>
        <vt:lpwstr/>
      </vt:variant>
      <vt:variant>
        <vt:lpwstr>_Toc302566841</vt:lpwstr>
      </vt:variant>
      <vt:variant>
        <vt:i4>1048639</vt:i4>
      </vt:variant>
      <vt:variant>
        <vt:i4>698</vt:i4>
      </vt:variant>
      <vt:variant>
        <vt:i4>0</vt:i4>
      </vt:variant>
      <vt:variant>
        <vt:i4>5</vt:i4>
      </vt:variant>
      <vt:variant>
        <vt:lpwstr/>
      </vt:variant>
      <vt:variant>
        <vt:lpwstr>_Toc302566840</vt:lpwstr>
      </vt:variant>
      <vt:variant>
        <vt:i4>1507391</vt:i4>
      </vt:variant>
      <vt:variant>
        <vt:i4>692</vt:i4>
      </vt:variant>
      <vt:variant>
        <vt:i4>0</vt:i4>
      </vt:variant>
      <vt:variant>
        <vt:i4>5</vt:i4>
      </vt:variant>
      <vt:variant>
        <vt:lpwstr/>
      </vt:variant>
      <vt:variant>
        <vt:lpwstr>_Toc302566839</vt:lpwstr>
      </vt:variant>
      <vt:variant>
        <vt:i4>1507391</vt:i4>
      </vt:variant>
      <vt:variant>
        <vt:i4>686</vt:i4>
      </vt:variant>
      <vt:variant>
        <vt:i4>0</vt:i4>
      </vt:variant>
      <vt:variant>
        <vt:i4>5</vt:i4>
      </vt:variant>
      <vt:variant>
        <vt:lpwstr/>
      </vt:variant>
      <vt:variant>
        <vt:lpwstr>_Toc302566838</vt:lpwstr>
      </vt:variant>
      <vt:variant>
        <vt:i4>1507391</vt:i4>
      </vt:variant>
      <vt:variant>
        <vt:i4>680</vt:i4>
      </vt:variant>
      <vt:variant>
        <vt:i4>0</vt:i4>
      </vt:variant>
      <vt:variant>
        <vt:i4>5</vt:i4>
      </vt:variant>
      <vt:variant>
        <vt:lpwstr/>
      </vt:variant>
      <vt:variant>
        <vt:lpwstr>_Toc302566837</vt:lpwstr>
      </vt:variant>
      <vt:variant>
        <vt:i4>1507391</vt:i4>
      </vt:variant>
      <vt:variant>
        <vt:i4>674</vt:i4>
      </vt:variant>
      <vt:variant>
        <vt:i4>0</vt:i4>
      </vt:variant>
      <vt:variant>
        <vt:i4>5</vt:i4>
      </vt:variant>
      <vt:variant>
        <vt:lpwstr/>
      </vt:variant>
      <vt:variant>
        <vt:lpwstr>_Toc302566836</vt:lpwstr>
      </vt:variant>
      <vt:variant>
        <vt:i4>1507391</vt:i4>
      </vt:variant>
      <vt:variant>
        <vt:i4>668</vt:i4>
      </vt:variant>
      <vt:variant>
        <vt:i4>0</vt:i4>
      </vt:variant>
      <vt:variant>
        <vt:i4>5</vt:i4>
      </vt:variant>
      <vt:variant>
        <vt:lpwstr/>
      </vt:variant>
      <vt:variant>
        <vt:lpwstr>_Toc302566835</vt:lpwstr>
      </vt:variant>
      <vt:variant>
        <vt:i4>1507391</vt:i4>
      </vt:variant>
      <vt:variant>
        <vt:i4>662</vt:i4>
      </vt:variant>
      <vt:variant>
        <vt:i4>0</vt:i4>
      </vt:variant>
      <vt:variant>
        <vt:i4>5</vt:i4>
      </vt:variant>
      <vt:variant>
        <vt:lpwstr/>
      </vt:variant>
      <vt:variant>
        <vt:lpwstr>_Toc302566834</vt:lpwstr>
      </vt:variant>
      <vt:variant>
        <vt:i4>1507391</vt:i4>
      </vt:variant>
      <vt:variant>
        <vt:i4>656</vt:i4>
      </vt:variant>
      <vt:variant>
        <vt:i4>0</vt:i4>
      </vt:variant>
      <vt:variant>
        <vt:i4>5</vt:i4>
      </vt:variant>
      <vt:variant>
        <vt:lpwstr/>
      </vt:variant>
      <vt:variant>
        <vt:lpwstr>_Toc302566833</vt:lpwstr>
      </vt:variant>
      <vt:variant>
        <vt:i4>1507391</vt:i4>
      </vt:variant>
      <vt:variant>
        <vt:i4>650</vt:i4>
      </vt:variant>
      <vt:variant>
        <vt:i4>0</vt:i4>
      </vt:variant>
      <vt:variant>
        <vt:i4>5</vt:i4>
      </vt:variant>
      <vt:variant>
        <vt:lpwstr/>
      </vt:variant>
      <vt:variant>
        <vt:lpwstr>_Toc302566832</vt:lpwstr>
      </vt:variant>
      <vt:variant>
        <vt:i4>1507391</vt:i4>
      </vt:variant>
      <vt:variant>
        <vt:i4>644</vt:i4>
      </vt:variant>
      <vt:variant>
        <vt:i4>0</vt:i4>
      </vt:variant>
      <vt:variant>
        <vt:i4>5</vt:i4>
      </vt:variant>
      <vt:variant>
        <vt:lpwstr/>
      </vt:variant>
      <vt:variant>
        <vt:lpwstr>_Toc302566831</vt:lpwstr>
      </vt:variant>
      <vt:variant>
        <vt:i4>1507391</vt:i4>
      </vt:variant>
      <vt:variant>
        <vt:i4>638</vt:i4>
      </vt:variant>
      <vt:variant>
        <vt:i4>0</vt:i4>
      </vt:variant>
      <vt:variant>
        <vt:i4>5</vt:i4>
      </vt:variant>
      <vt:variant>
        <vt:lpwstr/>
      </vt:variant>
      <vt:variant>
        <vt:lpwstr>_Toc302566830</vt:lpwstr>
      </vt:variant>
      <vt:variant>
        <vt:i4>1441855</vt:i4>
      </vt:variant>
      <vt:variant>
        <vt:i4>632</vt:i4>
      </vt:variant>
      <vt:variant>
        <vt:i4>0</vt:i4>
      </vt:variant>
      <vt:variant>
        <vt:i4>5</vt:i4>
      </vt:variant>
      <vt:variant>
        <vt:lpwstr/>
      </vt:variant>
      <vt:variant>
        <vt:lpwstr>_Toc302566829</vt:lpwstr>
      </vt:variant>
      <vt:variant>
        <vt:i4>1441855</vt:i4>
      </vt:variant>
      <vt:variant>
        <vt:i4>626</vt:i4>
      </vt:variant>
      <vt:variant>
        <vt:i4>0</vt:i4>
      </vt:variant>
      <vt:variant>
        <vt:i4>5</vt:i4>
      </vt:variant>
      <vt:variant>
        <vt:lpwstr/>
      </vt:variant>
      <vt:variant>
        <vt:lpwstr>_Toc302566828</vt:lpwstr>
      </vt:variant>
      <vt:variant>
        <vt:i4>1441855</vt:i4>
      </vt:variant>
      <vt:variant>
        <vt:i4>620</vt:i4>
      </vt:variant>
      <vt:variant>
        <vt:i4>0</vt:i4>
      </vt:variant>
      <vt:variant>
        <vt:i4>5</vt:i4>
      </vt:variant>
      <vt:variant>
        <vt:lpwstr/>
      </vt:variant>
      <vt:variant>
        <vt:lpwstr>_Toc302566827</vt:lpwstr>
      </vt:variant>
      <vt:variant>
        <vt:i4>1441855</vt:i4>
      </vt:variant>
      <vt:variant>
        <vt:i4>614</vt:i4>
      </vt:variant>
      <vt:variant>
        <vt:i4>0</vt:i4>
      </vt:variant>
      <vt:variant>
        <vt:i4>5</vt:i4>
      </vt:variant>
      <vt:variant>
        <vt:lpwstr/>
      </vt:variant>
      <vt:variant>
        <vt:lpwstr>_Toc302566826</vt:lpwstr>
      </vt:variant>
      <vt:variant>
        <vt:i4>1441855</vt:i4>
      </vt:variant>
      <vt:variant>
        <vt:i4>608</vt:i4>
      </vt:variant>
      <vt:variant>
        <vt:i4>0</vt:i4>
      </vt:variant>
      <vt:variant>
        <vt:i4>5</vt:i4>
      </vt:variant>
      <vt:variant>
        <vt:lpwstr/>
      </vt:variant>
      <vt:variant>
        <vt:lpwstr>_Toc302566825</vt:lpwstr>
      </vt:variant>
      <vt:variant>
        <vt:i4>1441855</vt:i4>
      </vt:variant>
      <vt:variant>
        <vt:i4>602</vt:i4>
      </vt:variant>
      <vt:variant>
        <vt:i4>0</vt:i4>
      </vt:variant>
      <vt:variant>
        <vt:i4>5</vt:i4>
      </vt:variant>
      <vt:variant>
        <vt:lpwstr/>
      </vt:variant>
      <vt:variant>
        <vt:lpwstr>_Toc302566824</vt:lpwstr>
      </vt:variant>
      <vt:variant>
        <vt:i4>1441855</vt:i4>
      </vt:variant>
      <vt:variant>
        <vt:i4>596</vt:i4>
      </vt:variant>
      <vt:variant>
        <vt:i4>0</vt:i4>
      </vt:variant>
      <vt:variant>
        <vt:i4>5</vt:i4>
      </vt:variant>
      <vt:variant>
        <vt:lpwstr/>
      </vt:variant>
      <vt:variant>
        <vt:lpwstr>_Toc302566823</vt:lpwstr>
      </vt:variant>
      <vt:variant>
        <vt:i4>1441855</vt:i4>
      </vt:variant>
      <vt:variant>
        <vt:i4>590</vt:i4>
      </vt:variant>
      <vt:variant>
        <vt:i4>0</vt:i4>
      </vt:variant>
      <vt:variant>
        <vt:i4>5</vt:i4>
      </vt:variant>
      <vt:variant>
        <vt:lpwstr/>
      </vt:variant>
      <vt:variant>
        <vt:lpwstr>_Toc302566822</vt:lpwstr>
      </vt:variant>
      <vt:variant>
        <vt:i4>1441855</vt:i4>
      </vt:variant>
      <vt:variant>
        <vt:i4>584</vt:i4>
      </vt:variant>
      <vt:variant>
        <vt:i4>0</vt:i4>
      </vt:variant>
      <vt:variant>
        <vt:i4>5</vt:i4>
      </vt:variant>
      <vt:variant>
        <vt:lpwstr/>
      </vt:variant>
      <vt:variant>
        <vt:lpwstr>_Toc302566821</vt:lpwstr>
      </vt:variant>
      <vt:variant>
        <vt:i4>1441855</vt:i4>
      </vt:variant>
      <vt:variant>
        <vt:i4>578</vt:i4>
      </vt:variant>
      <vt:variant>
        <vt:i4>0</vt:i4>
      </vt:variant>
      <vt:variant>
        <vt:i4>5</vt:i4>
      </vt:variant>
      <vt:variant>
        <vt:lpwstr/>
      </vt:variant>
      <vt:variant>
        <vt:lpwstr>_Toc302566820</vt:lpwstr>
      </vt:variant>
      <vt:variant>
        <vt:i4>1376319</vt:i4>
      </vt:variant>
      <vt:variant>
        <vt:i4>572</vt:i4>
      </vt:variant>
      <vt:variant>
        <vt:i4>0</vt:i4>
      </vt:variant>
      <vt:variant>
        <vt:i4>5</vt:i4>
      </vt:variant>
      <vt:variant>
        <vt:lpwstr/>
      </vt:variant>
      <vt:variant>
        <vt:lpwstr>_Toc302566819</vt:lpwstr>
      </vt:variant>
      <vt:variant>
        <vt:i4>1376319</vt:i4>
      </vt:variant>
      <vt:variant>
        <vt:i4>566</vt:i4>
      </vt:variant>
      <vt:variant>
        <vt:i4>0</vt:i4>
      </vt:variant>
      <vt:variant>
        <vt:i4>5</vt:i4>
      </vt:variant>
      <vt:variant>
        <vt:lpwstr/>
      </vt:variant>
      <vt:variant>
        <vt:lpwstr>_Toc302566818</vt:lpwstr>
      </vt:variant>
      <vt:variant>
        <vt:i4>1376319</vt:i4>
      </vt:variant>
      <vt:variant>
        <vt:i4>560</vt:i4>
      </vt:variant>
      <vt:variant>
        <vt:i4>0</vt:i4>
      </vt:variant>
      <vt:variant>
        <vt:i4>5</vt:i4>
      </vt:variant>
      <vt:variant>
        <vt:lpwstr/>
      </vt:variant>
      <vt:variant>
        <vt:lpwstr>_Toc302566817</vt:lpwstr>
      </vt:variant>
      <vt:variant>
        <vt:i4>1376319</vt:i4>
      </vt:variant>
      <vt:variant>
        <vt:i4>554</vt:i4>
      </vt:variant>
      <vt:variant>
        <vt:i4>0</vt:i4>
      </vt:variant>
      <vt:variant>
        <vt:i4>5</vt:i4>
      </vt:variant>
      <vt:variant>
        <vt:lpwstr/>
      </vt:variant>
      <vt:variant>
        <vt:lpwstr>_Toc302566816</vt:lpwstr>
      </vt:variant>
      <vt:variant>
        <vt:i4>1376319</vt:i4>
      </vt:variant>
      <vt:variant>
        <vt:i4>548</vt:i4>
      </vt:variant>
      <vt:variant>
        <vt:i4>0</vt:i4>
      </vt:variant>
      <vt:variant>
        <vt:i4>5</vt:i4>
      </vt:variant>
      <vt:variant>
        <vt:lpwstr/>
      </vt:variant>
      <vt:variant>
        <vt:lpwstr>_Toc302566815</vt:lpwstr>
      </vt:variant>
      <vt:variant>
        <vt:i4>1376319</vt:i4>
      </vt:variant>
      <vt:variant>
        <vt:i4>542</vt:i4>
      </vt:variant>
      <vt:variant>
        <vt:i4>0</vt:i4>
      </vt:variant>
      <vt:variant>
        <vt:i4>5</vt:i4>
      </vt:variant>
      <vt:variant>
        <vt:lpwstr/>
      </vt:variant>
      <vt:variant>
        <vt:lpwstr>_Toc302566814</vt:lpwstr>
      </vt:variant>
      <vt:variant>
        <vt:i4>1376319</vt:i4>
      </vt:variant>
      <vt:variant>
        <vt:i4>536</vt:i4>
      </vt:variant>
      <vt:variant>
        <vt:i4>0</vt:i4>
      </vt:variant>
      <vt:variant>
        <vt:i4>5</vt:i4>
      </vt:variant>
      <vt:variant>
        <vt:lpwstr/>
      </vt:variant>
      <vt:variant>
        <vt:lpwstr>_Toc302566813</vt:lpwstr>
      </vt:variant>
      <vt:variant>
        <vt:i4>1376319</vt:i4>
      </vt:variant>
      <vt:variant>
        <vt:i4>530</vt:i4>
      </vt:variant>
      <vt:variant>
        <vt:i4>0</vt:i4>
      </vt:variant>
      <vt:variant>
        <vt:i4>5</vt:i4>
      </vt:variant>
      <vt:variant>
        <vt:lpwstr/>
      </vt:variant>
      <vt:variant>
        <vt:lpwstr>_Toc302566812</vt:lpwstr>
      </vt:variant>
      <vt:variant>
        <vt:i4>1376319</vt:i4>
      </vt:variant>
      <vt:variant>
        <vt:i4>524</vt:i4>
      </vt:variant>
      <vt:variant>
        <vt:i4>0</vt:i4>
      </vt:variant>
      <vt:variant>
        <vt:i4>5</vt:i4>
      </vt:variant>
      <vt:variant>
        <vt:lpwstr/>
      </vt:variant>
      <vt:variant>
        <vt:lpwstr>_Toc302566811</vt:lpwstr>
      </vt:variant>
      <vt:variant>
        <vt:i4>1376319</vt:i4>
      </vt:variant>
      <vt:variant>
        <vt:i4>518</vt:i4>
      </vt:variant>
      <vt:variant>
        <vt:i4>0</vt:i4>
      </vt:variant>
      <vt:variant>
        <vt:i4>5</vt:i4>
      </vt:variant>
      <vt:variant>
        <vt:lpwstr/>
      </vt:variant>
      <vt:variant>
        <vt:lpwstr>_Toc302566810</vt:lpwstr>
      </vt:variant>
      <vt:variant>
        <vt:i4>1310783</vt:i4>
      </vt:variant>
      <vt:variant>
        <vt:i4>512</vt:i4>
      </vt:variant>
      <vt:variant>
        <vt:i4>0</vt:i4>
      </vt:variant>
      <vt:variant>
        <vt:i4>5</vt:i4>
      </vt:variant>
      <vt:variant>
        <vt:lpwstr/>
      </vt:variant>
      <vt:variant>
        <vt:lpwstr>_Toc302566809</vt:lpwstr>
      </vt:variant>
      <vt:variant>
        <vt:i4>1310783</vt:i4>
      </vt:variant>
      <vt:variant>
        <vt:i4>506</vt:i4>
      </vt:variant>
      <vt:variant>
        <vt:i4>0</vt:i4>
      </vt:variant>
      <vt:variant>
        <vt:i4>5</vt:i4>
      </vt:variant>
      <vt:variant>
        <vt:lpwstr/>
      </vt:variant>
      <vt:variant>
        <vt:lpwstr>_Toc302566808</vt:lpwstr>
      </vt:variant>
      <vt:variant>
        <vt:i4>1310783</vt:i4>
      </vt:variant>
      <vt:variant>
        <vt:i4>500</vt:i4>
      </vt:variant>
      <vt:variant>
        <vt:i4>0</vt:i4>
      </vt:variant>
      <vt:variant>
        <vt:i4>5</vt:i4>
      </vt:variant>
      <vt:variant>
        <vt:lpwstr/>
      </vt:variant>
      <vt:variant>
        <vt:lpwstr>_Toc302566807</vt:lpwstr>
      </vt:variant>
      <vt:variant>
        <vt:i4>1310783</vt:i4>
      </vt:variant>
      <vt:variant>
        <vt:i4>494</vt:i4>
      </vt:variant>
      <vt:variant>
        <vt:i4>0</vt:i4>
      </vt:variant>
      <vt:variant>
        <vt:i4>5</vt:i4>
      </vt:variant>
      <vt:variant>
        <vt:lpwstr/>
      </vt:variant>
      <vt:variant>
        <vt:lpwstr>_Toc302566806</vt:lpwstr>
      </vt:variant>
      <vt:variant>
        <vt:i4>1310783</vt:i4>
      </vt:variant>
      <vt:variant>
        <vt:i4>488</vt:i4>
      </vt:variant>
      <vt:variant>
        <vt:i4>0</vt:i4>
      </vt:variant>
      <vt:variant>
        <vt:i4>5</vt:i4>
      </vt:variant>
      <vt:variant>
        <vt:lpwstr/>
      </vt:variant>
      <vt:variant>
        <vt:lpwstr>_Toc302566805</vt:lpwstr>
      </vt:variant>
      <vt:variant>
        <vt:i4>1310783</vt:i4>
      </vt:variant>
      <vt:variant>
        <vt:i4>482</vt:i4>
      </vt:variant>
      <vt:variant>
        <vt:i4>0</vt:i4>
      </vt:variant>
      <vt:variant>
        <vt:i4>5</vt:i4>
      </vt:variant>
      <vt:variant>
        <vt:lpwstr/>
      </vt:variant>
      <vt:variant>
        <vt:lpwstr>_Toc302566804</vt:lpwstr>
      </vt:variant>
      <vt:variant>
        <vt:i4>1310783</vt:i4>
      </vt:variant>
      <vt:variant>
        <vt:i4>476</vt:i4>
      </vt:variant>
      <vt:variant>
        <vt:i4>0</vt:i4>
      </vt:variant>
      <vt:variant>
        <vt:i4>5</vt:i4>
      </vt:variant>
      <vt:variant>
        <vt:lpwstr/>
      </vt:variant>
      <vt:variant>
        <vt:lpwstr>_Toc302566803</vt:lpwstr>
      </vt:variant>
      <vt:variant>
        <vt:i4>1310783</vt:i4>
      </vt:variant>
      <vt:variant>
        <vt:i4>470</vt:i4>
      </vt:variant>
      <vt:variant>
        <vt:i4>0</vt:i4>
      </vt:variant>
      <vt:variant>
        <vt:i4>5</vt:i4>
      </vt:variant>
      <vt:variant>
        <vt:lpwstr/>
      </vt:variant>
      <vt:variant>
        <vt:lpwstr>_Toc302566802</vt:lpwstr>
      </vt:variant>
      <vt:variant>
        <vt:i4>1310783</vt:i4>
      </vt:variant>
      <vt:variant>
        <vt:i4>464</vt:i4>
      </vt:variant>
      <vt:variant>
        <vt:i4>0</vt:i4>
      </vt:variant>
      <vt:variant>
        <vt:i4>5</vt:i4>
      </vt:variant>
      <vt:variant>
        <vt:lpwstr/>
      </vt:variant>
      <vt:variant>
        <vt:lpwstr>_Toc302566801</vt:lpwstr>
      </vt:variant>
      <vt:variant>
        <vt:i4>1310783</vt:i4>
      </vt:variant>
      <vt:variant>
        <vt:i4>458</vt:i4>
      </vt:variant>
      <vt:variant>
        <vt:i4>0</vt:i4>
      </vt:variant>
      <vt:variant>
        <vt:i4>5</vt:i4>
      </vt:variant>
      <vt:variant>
        <vt:lpwstr/>
      </vt:variant>
      <vt:variant>
        <vt:lpwstr>_Toc302566800</vt:lpwstr>
      </vt:variant>
      <vt:variant>
        <vt:i4>1900592</vt:i4>
      </vt:variant>
      <vt:variant>
        <vt:i4>452</vt:i4>
      </vt:variant>
      <vt:variant>
        <vt:i4>0</vt:i4>
      </vt:variant>
      <vt:variant>
        <vt:i4>5</vt:i4>
      </vt:variant>
      <vt:variant>
        <vt:lpwstr/>
      </vt:variant>
      <vt:variant>
        <vt:lpwstr>_Toc302566799</vt:lpwstr>
      </vt:variant>
      <vt:variant>
        <vt:i4>1900592</vt:i4>
      </vt:variant>
      <vt:variant>
        <vt:i4>446</vt:i4>
      </vt:variant>
      <vt:variant>
        <vt:i4>0</vt:i4>
      </vt:variant>
      <vt:variant>
        <vt:i4>5</vt:i4>
      </vt:variant>
      <vt:variant>
        <vt:lpwstr/>
      </vt:variant>
      <vt:variant>
        <vt:lpwstr>_Toc302566798</vt:lpwstr>
      </vt:variant>
      <vt:variant>
        <vt:i4>1900592</vt:i4>
      </vt:variant>
      <vt:variant>
        <vt:i4>440</vt:i4>
      </vt:variant>
      <vt:variant>
        <vt:i4>0</vt:i4>
      </vt:variant>
      <vt:variant>
        <vt:i4>5</vt:i4>
      </vt:variant>
      <vt:variant>
        <vt:lpwstr/>
      </vt:variant>
      <vt:variant>
        <vt:lpwstr>_Toc302566797</vt:lpwstr>
      </vt:variant>
      <vt:variant>
        <vt:i4>1900592</vt:i4>
      </vt:variant>
      <vt:variant>
        <vt:i4>434</vt:i4>
      </vt:variant>
      <vt:variant>
        <vt:i4>0</vt:i4>
      </vt:variant>
      <vt:variant>
        <vt:i4>5</vt:i4>
      </vt:variant>
      <vt:variant>
        <vt:lpwstr/>
      </vt:variant>
      <vt:variant>
        <vt:lpwstr>_Toc302566796</vt:lpwstr>
      </vt:variant>
      <vt:variant>
        <vt:i4>1900592</vt:i4>
      </vt:variant>
      <vt:variant>
        <vt:i4>428</vt:i4>
      </vt:variant>
      <vt:variant>
        <vt:i4>0</vt:i4>
      </vt:variant>
      <vt:variant>
        <vt:i4>5</vt:i4>
      </vt:variant>
      <vt:variant>
        <vt:lpwstr/>
      </vt:variant>
      <vt:variant>
        <vt:lpwstr>_Toc302566795</vt:lpwstr>
      </vt:variant>
      <vt:variant>
        <vt:i4>1900592</vt:i4>
      </vt:variant>
      <vt:variant>
        <vt:i4>422</vt:i4>
      </vt:variant>
      <vt:variant>
        <vt:i4>0</vt:i4>
      </vt:variant>
      <vt:variant>
        <vt:i4>5</vt:i4>
      </vt:variant>
      <vt:variant>
        <vt:lpwstr/>
      </vt:variant>
      <vt:variant>
        <vt:lpwstr>_Toc302566794</vt:lpwstr>
      </vt:variant>
      <vt:variant>
        <vt:i4>1900592</vt:i4>
      </vt:variant>
      <vt:variant>
        <vt:i4>416</vt:i4>
      </vt:variant>
      <vt:variant>
        <vt:i4>0</vt:i4>
      </vt:variant>
      <vt:variant>
        <vt:i4>5</vt:i4>
      </vt:variant>
      <vt:variant>
        <vt:lpwstr/>
      </vt:variant>
      <vt:variant>
        <vt:lpwstr>_Toc302566793</vt:lpwstr>
      </vt:variant>
      <vt:variant>
        <vt:i4>1900592</vt:i4>
      </vt:variant>
      <vt:variant>
        <vt:i4>410</vt:i4>
      </vt:variant>
      <vt:variant>
        <vt:i4>0</vt:i4>
      </vt:variant>
      <vt:variant>
        <vt:i4>5</vt:i4>
      </vt:variant>
      <vt:variant>
        <vt:lpwstr/>
      </vt:variant>
      <vt:variant>
        <vt:lpwstr>_Toc302566792</vt:lpwstr>
      </vt:variant>
      <vt:variant>
        <vt:i4>1900592</vt:i4>
      </vt:variant>
      <vt:variant>
        <vt:i4>404</vt:i4>
      </vt:variant>
      <vt:variant>
        <vt:i4>0</vt:i4>
      </vt:variant>
      <vt:variant>
        <vt:i4>5</vt:i4>
      </vt:variant>
      <vt:variant>
        <vt:lpwstr/>
      </vt:variant>
      <vt:variant>
        <vt:lpwstr>_Toc302566791</vt:lpwstr>
      </vt:variant>
      <vt:variant>
        <vt:i4>1900592</vt:i4>
      </vt:variant>
      <vt:variant>
        <vt:i4>398</vt:i4>
      </vt:variant>
      <vt:variant>
        <vt:i4>0</vt:i4>
      </vt:variant>
      <vt:variant>
        <vt:i4>5</vt:i4>
      </vt:variant>
      <vt:variant>
        <vt:lpwstr/>
      </vt:variant>
      <vt:variant>
        <vt:lpwstr>_Toc302566790</vt:lpwstr>
      </vt:variant>
      <vt:variant>
        <vt:i4>1835056</vt:i4>
      </vt:variant>
      <vt:variant>
        <vt:i4>392</vt:i4>
      </vt:variant>
      <vt:variant>
        <vt:i4>0</vt:i4>
      </vt:variant>
      <vt:variant>
        <vt:i4>5</vt:i4>
      </vt:variant>
      <vt:variant>
        <vt:lpwstr/>
      </vt:variant>
      <vt:variant>
        <vt:lpwstr>_Toc302566789</vt:lpwstr>
      </vt:variant>
      <vt:variant>
        <vt:i4>1835056</vt:i4>
      </vt:variant>
      <vt:variant>
        <vt:i4>386</vt:i4>
      </vt:variant>
      <vt:variant>
        <vt:i4>0</vt:i4>
      </vt:variant>
      <vt:variant>
        <vt:i4>5</vt:i4>
      </vt:variant>
      <vt:variant>
        <vt:lpwstr/>
      </vt:variant>
      <vt:variant>
        <vt:lpwstr>_Toc302566788</vt:lpwstr>
      </vt:variant>
      <vt:variant>
        <vt:i4>1835056</vt:i4>
      </vt:variant>
      <vt:variant>
        <vt:i4>380</vt:i4>
      </vt:variant>
      <vt:variant>
        <vt:i4>0</vt:i4>
      </vt:variant>
      <vt:variant>
        <vt:i4>5</vt:i4>
      </vt:variant>
      <vt:variant>
        <vt:lpwstr/>
      </vt:variant>
      <vt:variant>
        <vt:lpwstr>_Toc302566787</vt:lpwstr>
      </vt:variant>
      <vt:variant>
        <vt:i4>1835056</vt:i4>
      </vt:variant>
      <vt:variant>
        <vt:i4>374</vt:i4>
      </vt:variant>
      <vt:variant>
        <vt:i4>0</vt:i4>
      </vt:variant>
      <vt:variant>
        <vt:i4>5</vt:i4>
      </vt:variant>
      <vt:variant>
        <vt:lpwstr/>
      </vt:variant>
      <vt:variant>
        <vt:lpwstr>_Toc302566786</vt:lpwstr>
      </vt:variant>
      <vt:variant>
        <vt:i4>1835056</vt:i4>
      </vt:variant>
      <vt:variant>
        <vt:i4>368</vt:i4>
      </vt:variant>
      <vt:variant>
        <vt:i4>0</vt:i4>
      </vt:variant>
      <vt:variant>
        <vt:i4>5</vt:i4>
      </vt:variant>
      <vt:variant>
        <vt:lpwstr/>
      </vt:variant>
      <vt:variant>
        <vt:lpwstr>_Toc302566785</vt:lpwstr>
      </vt:variant>
      <vt:variant>
        <vt:i4>1835056</vt:i4>
      </vt:variant>
      <vt:variant>
        <vt:i4>362</vt:i4>
      </vt:variant>
      <vt:variant>
        <vt:i4>0</vt:i4>
      </vt:variant>
      <vt:variant>
        <vt:i4>5</vt:i4>
      </vt:variant>
      <vt:variant>
        <vt:lpwstr/>
      </vt:variant>
      <vt:variant>
        <vt:lpwstr>_Toc302566784</vt:lpwstr>
      </vt:variant>
      <vt:variant>
        <vt:i4>1835056</vt:i4>
      </vt:variant>
      <vt:variant>
        <vt:i4>356</vt:i4>
      </vt:variant>
      <vt:variant>
        <vt:i4>0</vt:i4>
      </vt:variant>
      <vt:variant>
        <vt:i4>5</vt:i4>
      </vt:variant>
      <vt:variant>
        <vt:lpwstr/>
      </vt:variant>
      <vt:variant>
        <vt:lpwstr>_Toc302566783</vt:lpwstr>
      </vt:variant>
      <vt:variant>
        <vt:i4>1835056</vt:i4>
      </vt:variant>
      <vt:variant>
        <vt:i4>350</vt:i4>
      </vt:variant>
      <vt:variant>
        <vt:i4>0</vt:i4>
      </vt:variant>
      <vt:variant>
        <vt:i4>5</vt:i4>
      </vt:variant>
      <vt:variant>
        <vt:lpwstr/>
      </vt:variant>
      <vt:variant>
        <vt:lpwstr>_Toc302566782</vt:lpwstr>
      </vt:variant>
      <vt:variant>
        <vt:i4>1835056</vt:i4>
      </vt:variant>
      <vt:variant>
        <vt:i4>344</vt:i4>
      </vt:variant>
      <vt:variant>
        <vt:i4>0</vt:i4>
      </vt:variant>
      <vt:variant>
        <vt:i4>5</vt:i4>
      </vt:variant>
      <vt:variant>
        <vt:lpwstr/>
      </vt:variant>
      <vt:variant>
        <vt:lpwstr>_Toc302566781</vt:lpwstr>
      </vt:variant>
      <vt:variant>
        <vt:i4>1835056</vt:i4>
      </vt:variant>
      <vt:variant>
        <vt:i4>338</vt:i4>
      </vt:variant>
      <vt:variant>
        <vt:i4>0</vt:i4>
      </vt:variant>
      <vt:variant>
        <vt:i4>5</vt:i4>
      </vt:variant>
      <vt:variant>
        <vt:lpwstr/>
      </vt:variant>
      <vt:variant>
        <vt:lpwstr>_Toc302566780</vt:lpwstr>
      </vt:variant>
      <vt:variant>
        <vt:i4>1245232</vt:i4>
      </vt:variant>
      <vt:variant>
        <vt:i4>332</vt:i4>
      </vt:variant>
      <vt:variant>
        <vt:i4>0</vt:i4>
      </vt:variant>
      <vt:variant>
        <vt:i4>5</vt:i4>
      </vt:variant>
      <vt:variant>
        <vt:lpwstr/>
      </vt:variant>
      <vt:variant>
        <vt:lpwstr>_Toc302566779</vt:lpwstr>
      </vt:variant>
      <vt:variant>
        <vt:i4>1245232</vt:i4>
      </vt:variant>
      <vt:variant>
        <vt:i4>326</vt:i4>
      </vt:variant>
      <vt:variant>
        <vt:i4>0</vt:i4>
      </vt:variant>
      <vt:variant>
        <vt:i4>5</vt:i4>
      </vt:variant>
      <vt:variant>
        <vt:lpwstr/>
      </vt:variant>
      <vt:variant>
        <vt:lpwstr>_Toc302566778</vt:lpwstr>
      </vt:variant>
      <vt:variant>
        <vt:i4>1245232</vt:i4>
      </vt:variant>
      <vt:variant>
        <vt:i4>320</vt:i4>
      </vt:variant>
      <vt:variant>
        <vt:i4>0</vt:i4>
      </vt:variant>
      <vt:variant>
        <vt:i4>5</vt:i4>
      </vt:variant>
      <vt:variant>
        <vt:lpwstr/>
      </vt:variant>
      <vt:variant>
        <vt:lpwstr>_Toc302566777</vt:lpwstr>
      </vt:variant>
      <vt:variant>
        <vt:i4>1245232</vt:i4>
      </vt:variant>
      <vt:variant>
        <vt:i4>314</vt:i4>
      </vt:variant>
      <vt:variant>
        <vt:i4>0</vt:i4>
      </vt:variant>
      <vt:variant>
        <vt:i4>5</vt:i4>
      </vt:variant>
      <vt:variant>
        <vt:lpwstr/>
      </vt:variant>
      <vt:variant>
        <vt:lpwstr>_Toc302566776</vt:lpwstr>
      </vt:variant>
      <vt:variant>
        <vt:i4>1245232</vt:i4>
      </vt:variant>
      <vt:variant>
        <vt:i4>308</vt:i4>
      </vt:variant>
      <vt:variant>
        <vt:i4>0</vt:i4>
      </vt:variant>
      <vt:variant>
        <vt:i4>5</vt:i4>
      </vt:variant>
      <vt:variant>
        <vt:lpwstr/>
      </vt:variant>
      <vt:variant>
        <vt:lpwstr>_Toc302566775</vt:lpwstr>
      </vt:variant>
      <vt:variant>
        <vt:i4>1245232</vt:i4>
      </vt:variant>
      <vt:variant>
        <vt:i4>302</vt:i4>
      </vt:variant>
      <vt:variant>
        <vt:i4>0</vt:i4>
      </vt:variant>
      <vt:variant>
        <vt:i4>5</vt:i4>
      </vt:variant>
      <vt:variant>
        <vt:lpwstr/>
      </vt:variant>
      <vt:variant>
        <vt:lpwstr>_Toc302566774</vt:lpwstr>
      </vt:variant>
      <vt:variant>
        <vt:i4>1245232</vt:i4>
      </vt:variant>
      <vt:variant>
        <vt:i4>296</vt:i4>
      </vt:variant>
      <vt:variant>
        <vt:i4>0</vt:i4>
      </vt:variant>
      <vt:variant>
        <vt:i4>5</vt:i4>
      </vt:variant>
      <vt:variant>
        <vt:lpwstr/>
      </vt:variant>
      <vt:variant>
        <vt:lpwstr>_Toc302566773</vt:lpwstr>
      </vt:variant>
      <vt:variant>
        <vt:i4>1245232</vt:i4>
      </vt:variant>
      <vt:variant>
        <vt:i4>290</vt:i4>
      </vt:variant>
      <vt:variant>
        <vt:i4>0</vt:i4>
      </vt:variant>
      <vt:variant>
        <vt:i4>5</vt:i4>
      </vt:variant>
      <vt:variant>
        <vt:lpwstr/>
      </vt:variant>
      <vt:variant>
        <vt:lpwstr>_Toc302566772</vt:lpwstr>
      </vt:variant>
      <vt:variant>
        <vt:i4>1245232</vt:i4>
      </vt:variant>
      <vt:variant>
        <vt:i4>284</vt:i4>
      </vt:variant>
      <vt:variant>
        <vt:i4>0</vt:i4>
      </vt:variant>
      <vt:variant>
        <vt:i4>5</vt:i4>
      </vt:variant>
      <vt:variant>
        <vt:lpwstr/>
      </vt:variant>
      <vt:variant>
        <vt:lpwstr>_Toc302566771</vt:lpwstr>
      </vt:variant>
      <vt:variant>
        <vt:i4>1245232</vt:i4>
      </vt:variant>
      <vt:variant>
        <vt:i4>278</vt:i4>
      </vt:variant>
      <vt:variant>
        <vt:i4>0</vt:i4>
      </vt:variant>
      <vt:variant>
        <vt:i4>5</vt:i4>
      </vt:variant>
      <vt:variant>
        <vt:lpwstr/>
      </vt:variant>
      <vt:variant>
        <vt:lpwstr>_Toc302566770</vt:lpwstr>
      </vt:variant>
      <vt:variant>
        <vt:i4>1179696</vt:i4>
      </vt:variant>
      <vt:variant>
        <vt:i4>272</vt:i4>
      </vt:variant>
      <vt:variant>
        <vt:i4>0</vt:i4>
      </vt:variant>
      <vt:variant>
        <vt:i4>5</vt:i4>
      </vt:variant>
      <vt:variant>
        <vt:lpwstr/>
      </vt:variant>
      <vt:variant>
        <vt:lpwstr>_Toc302566769</vt:lpwstr>
      </vt:variant>
      <vt:variant>
        <vt:i4>1179696</vt:i4>
      </vt:variant>
      <vt:variant>
        <vt:i4>266</vt:i4>
      </vt:variant>
      <vt:variant>
        <vt:i4>0</vt:i4>
      </vt:variant>
      <vt:variant>
        <vt:i4>5</vt:i4>
      </vt:variant>
      <vt:variant>
        <vt:lpwstr/>
      </vt:variant>
      <vt:variant>
        <vt:lpwstr>_Toc302566768</vt:lpwstr>
      </vt:variant>
      <vt:variant>
        <vt:i4>1179696</vt:i4>
      </vt:variant>
      <vt:variant>
        <vt:i4>260</vt:i4>
      </vt:variant>
      <vt:variant>
        <vt:i4>0</vt:i4>
      </vt:variant>
      <vt:variant>
        <vt:i4>5</vt:i4>
      </vt:variant>
      <vt:variant>
        <vt:lpwstr/>
      </vt:variant>
      <vt:variant>
        <vt:lpwstr>_Toc302566767</vt:lpwstr>
      </vt:variant>
      <vt:variant>
        <vt:i4>1179696</vt:i4>
      </vt:variant>
      <vt:variant>
        <vt:i4>254</vt:i4>
      </vt:variant>
      <vt:variant>
        <vt:i4>0</vt:i4>
      </vt:variant>
      <vt:variant>
        <vt:i4>5</vt:i4>
      </vt:variant>
      <vt:variant>
        <vt:lpwstr/>
      </vt:variant>
      <vt:variant>
        <vt:lpwstr>_Toc302566766</vt:lpwstr>
      </vt:variant>
      <vt:variant>
        <vt:i4>1179696</vt:i4>
      </vt:variant>
      <vt:variant>
        <vt:i4>248</vt:i4>
      </vt:variant>
      <vt:variant>
        <vt:i4>0</vt:i4>
      </vt:variant>
      <vt:variant>
        <vt:i4>5</vt:i4>
      </vt:variant>
      <vt:variant>
        <vt:lpwstr/>
      </vt:variant>
      <vt:variant>
        <vt:lpwstr>_Toc302566765</vt:lpwstr>
      </vt:variant>
      <vt:variant>
        <vt:i4>1179696</vt:i4>
      </vt:variant>
      <vt:variant>
        <vt:i4>242</vt:i4>
      </vt:variant>
      <vt:variant>
        <vt:i4>0</vt:i4>
      </vt:variant>
      <vt:variant>
        <vt:i4>5</vt:i4>
      </vt:variant>
      <vt:variant>
        <vt:lpwstr/>
      </vt:variant>
      <vt:variant>
        <vt:lpwstr>_Toc302566764</vt:lpwstr>
      </vt:variant>
      <vt:variant>
        <vt:i4>1179696</vt:i4>
      </vt:variant>
      <vt:variant>
        <vt:i4>236</vt:i4>
      </vt:variant>
      <vt:variant>
        <vt:i4>0</vt:i4>
      </vt:variant>
      <vt:variant>
        <vt:i4>5</vt:i4>
      </vt:variant>
      <vt:variant>
        <vt:lpwstr/>
      </vt:variant>
      <vt:variant>
        <vt:lpwstr>_Toc302566763</vt:lpwstr>
      </vt:variant>
      <vt:variant>
        <vt:i4>1179696</vt:i4>
      </vt:variant>
      <vt:variant>
        <vt:i4>230</vt:i4>
      </vt:variant>
      <vt:variant>
        <vt:i4>0</vt:i4>
      </vt:variant>
      <vt:variant>
        <vt:i4>5</vt:i4>
      </vt:variant>
      <vt:variant>
        <vt:lpwstr/>
      </vt:variant>
      <vt:variant>
        <vt:lpwstr>_Toc302566762</vt:lpwstr>
      </vt:variant>
      <vt:variant>
        <vt:i4>1179696</vt:i4>
      </vt:variant>
      <vt:variant>
        <vt:i4>224</vt:i4>
      </vt:variant>
      <vt:variant>
        <vt:i4>0</vt:i4>
      </vt:variant>
      <vt:variant>
        <vt:i4>5</vt:i4>
      </vt:variant>
      <vt:variant>
        <vt:lpwstr/>
      </vt:variant>
      <vt:variant>
        <vt:lpwstr>_Toc302566761</vt:lpwstr>
      </vt:variant>
      <vt:variant>
        <vt:i4>1179696</vt:i4>
      </vt:variant>
      <vt:variant>
        <vt:i4>218</vt:i4>
      </vt:variant>
      <vt:variant>
        <vt:i4>0</vt:i4>
      </vt:variant>
      <vt:variant>
        <vt:i4>5</vt:i4>
      </vt:variant>
      <vt:variant>
        <vt:lpwstr/>
      </vt:variant>
      <vt:variant>
        <vt:lpwstr>_Toc302566760</vt:lpwstr>
      </vt:variant>
      <vt:variant>
        <vt:i4>1114160</vt:i4>
      </vt:variant>
      <vt:variant>
        <vt:i4>212</vt:i4>
      </vt:variant>
      <vt:variant>
        <vt:i4>0</vt:i4>
      </vt:variant>
      <vt:variant>
        <vt:i4>5</vt:i4>
      </vt:variant>
      <vt:variant>
        <vt:lpwstr/>
      </vt:variant>
      <vt:variant>
        <vt:lpwstr>_Toc302566759</vt:lpwstr>
      </vt:variant>
      <vt:variant>
        <vt:i4>1114160</vt:i4>
      </vt:variant>
      <vt:variant>
        <vt:i4>206</vt:i4>
      </vt:variant>
      <vt:variant>
        <vt:i4>0</vt:i4>
      </vt:variant>
      <vt:variant>
        <vt:i4>5</vt:i4>
      </vt:variant>
      <vt:variant>
        <vt:lpwstr/>
      </vt:variant>
      <vt:variant>
        <vt:lpwstr>_Toc302566758</vt:lpwstr>
      </vt:variant>
      <vt:variant>
        <vt:i4>1114160</vt:i4>
      </vt:variant>
      <vt:variant>
        <vt:i4>200</vt:i4>
      </vt:variant>
      <vt:variant>
        <vt:i4>0</vt:i4>
      </vt:variant>
      <vt:variant>
        <vt:i4>5</vt:i4>
      </vt:variant>
      <vt:variant>
        <vt:lpwstr/>
      </vt:variant>
      <vt:variant>
        <vt:lpwstr>_Toc302566757</vt:lpwstr>
      </vt:variant>
      <vt:variant>
        <vt:i4>1114160</vt:i4>
      </vt:variant>
      <vt:variant>
        <vt:i4>194</vt:i4>
      </vt:variant>
      <vt:variant>
        <vt:i4>0</vt:i4>
      </vt:variant>
      <vt:variant>
        <vt:i4>5</vt:i4>
      </vt:variant>
      <vt:variant>
        <vt:lpwstr/>
      </vt:variant>
      <vt:variant>
        <vt:lpwstr>_Toc302566756</vt:lpwstr>
      </vt:variant>
      <vt:variant>
        <vt:i4>1114160</vt:i4>
      </vt:variant>
      <vt:variant>
        <vt:i4>188</vt:i4>
      </vt:variant>
      <vt:variant>
        <vt:i4>0</vt:i4>
      </vt:variant>
      <vt:variant>
        <vt:i4>5</vt:i4>
      </vt:variant>
      <vt:variant>
        <vt:lpwstr/>
      </vt:variant>
      <vt:variant>
        <vt:lpwstr>_Toc302566755</vt:lpwstr>
      </vt:variant>
      <vt:variant>
        <vt:i4>1114160</vt:i4>
      </vt:variant>
      <vt:variant>
        <vt:i4>182</vt:i4>
      </vt:variant>
      <vt:variant>
        <vt:i4>0</vt:i4>
      </vt:variant>
      <vt:variant>
        <vt:i4>5</vt:i4>
      </vt:variant>
      <vt:variant>
        <vt:lpwstr/>
      </vt:variant>
      <vt:variant>
        <vt:lpwstr>_Toc302566754</vt:lpwstr>
      </vt:variant>
      <vt:variant>
        <vt:i4>1114160</vt:i4>
      </vt:variant>
      <vt:variant>
        <vt:i4>176</vt:i4>
      </vt:variant>
      <vt:variant>
        <vt:i4>0</vt:i4>
      </vt:variant>
      <vt:variant>
        <vt:i4>5</vt:i4>
      </vt:variant>
      <vt:variant>
        <vt:lpwstr/>
      </vt:variant>
      <vt:variant>
        <vt:lpwstr>_Toc302566753</vt:lpwstr>
      </vt:variant>
      <vt:variant>
        <vt:i4>1114160</vt:i4>
      </vt:variant>
      <vt:variant>
        <vt:i4>170</vt:i4>
      </vt:variant>
      <vt:variant>
        <vt:i4>0</vt:i4>
      </vt:variant>
      <vt:variant>
        <vt:i4>5</vt:i4>
      </vt:variant>
      <vt:variant>
        <vt:lpwstr/>
      </vt:variant>
      <vt:variant>
        <vt:lpwstr>_Toc302566752</vt:lpwstr>
      </vt:variant>
      <vt:variant>
        <vt:i4>1114160</vt:i4>
      </vt:variant>
      <vt:variant>
        <vt:i4>164</vt:i4>
      </vt:variant>
      <vt:variant>
        <vt:i4>0</vt:i4>
      </vt:variant>
      <vt:variant>
        <vt:i4>5</vt:i4>
      </vt:variant>
      <vt:variant>
        <vt:lpwstr/>
      </vt:variant>
      <vt:variant>
        <vt:lpwstr>_Toc302566751</vt:lpwstr>
      </vt:variant>
      <vt:variant>
        <vt:i4>1114160</vt:i4>
      </vt:variant>
      <vt:variant>
        <vt:i4>158</vt:i4>
      </vt:variant>
      <vt:variant>
        <vt:i4>0</vt:i4>
      </vt:variant>
      <vt:variant>
        <vt:i4>5</vt:i4>
      </vt:variant>
      <vt:variant>
        <vt:lpwstr/>
      </vt:variant>
      <vt:variant>
        <vt:lpwstr>_Toc302566750</vt:lpwstr>
      </vt:variant>
      <vt:variant>
        <vt:i4>1048624</vt:i4>
      </vt:variant>
      <vt:variant>
        <vt:i4>152</vt:i4>
      </vt:variant>
      <vt:variant>
        <vt:i4>0</vt:i4>
      </vt:variant>
      <vt:variant>
        <vt:i4>5</vt:i4>
      </vt:variant>
      <vt:variant>
        <vt:lpwstr/>
      </vt:variant>
      <vt:variant>
        <vt:lpwstr>_Toc302566749</vt:lpwstr>
      </vt:variant>
      <vt:variant>
        <vt:i4>1048624</vt:i4>
      </vt:variant>
      <vt:variant>
        <vt:i4>146</vt:i4>
      </vt:variant>
      <vt:variant>
        <vt:i4>0</vt:i4>
      </vt:variant>
      <vt:variant>
        <vt:i4>5</vt:i4>
      </vt:variant>
      <vt:variant>
        <vt:lpwstr/>
      </vt:variant>
      <vt:variant>
        <vt:lpwstr>_Toc302566748</vt:lpwstr>
      </vt:variant>
      <vt:variant>
        <vt:i4>1048624</vt:i4>
      </vt:variant>
      <vt:variant>
        <vt:i4>140</vt:i4>
      </vt:variant>
      <vt:variant>
        <vt:i4>0</vt:i4>
      </vt:variant>
      <vt:variant>
        <vt:i4>5</vt:i4>
      </vt:variant>
      <vt:variant>
        <vt:lpwstr/>
      </vt:variant>
      <vt:variant>
        <vt:lpwstr>_Toc302566747</vt:lpwstr>
      </vt:variant>
      <vt:variant>
        <vt:i4>1048624</vt:i4>
      </vt:variant>
      <vt:variant>
        <vt:i4>134</vt:i4>
      </vt:variant>
      <vt:variant>
        <vt:i4>0</vt:i4>
      </vt:variant>
      <vt:variant>
        <vt:i4>5</vt:i4>
      </vt:variant>
      <vt:variant>
        <vt:lpwstr/>
      </vt:variant>
      <vt:variant>
        <vt:lpwstr>_Toc302566746</vt:lpwstr>
      </vt:variant>
      <vt:variant>
        <vt:i4>1048624</vt:i4>
      </vt:variant>
      <vt:variant>
        <vt:i4>128</vt:i4>
      </vt:variant>
      <vt:variant>
        <vt:i4>0</vt:i4>
      </vt:variant>
      <vt:variant>
        <vt:i4>5</vt:i4>
      </vt:variant>
      <vt:variant>
        <vt:lpwstr/>
      </vt:variant>
      <vt:variant>
        <vt:lpwstr>_Toc302566745</vt:lpwstr>
      </vt:variant>
      <vt:variant>
        <vt:i4>1048624</vt:i4>
      </vt:variant>
      <vt:variant>
        <vt:i4>122</vt:i4>
      </vt:variant>
      <vt:variant>
        <vt:i4>0</vt:i4>
      </vt:variant>
      <vt:variant>
        <vt:i4>5</vt:i4>
      </vt:variant>
      <vt:variant>
        <vt:lpwstr/>
      </vt:variant>
      <vt:variant>
        <vt:lpwstr>_Toc302566744</vt:lpwstr>
      </vt:variant>
      <vt:variant>
        <vt:i4>1048624</vt:i4>
      </vt:variant>
      <vt:variant>
        <vt:i4>116</vt:i4>
      </vt:variant>
      <vt:variant>
        <vt:i4>0</vt:i4>
      </vt:variant>
      <vt:variant>
        <vt:i4>5</vt:i4>
      </vt:variant>
      <vt:variant>
        <vt:lpwstr/>
      </vt:variant>
      <vt:variant>
        <vt:lpwstr>_Toc302566743</vt:lpwstr>
      </vt:variant>
      <vt:variant>
        <vt:i4>1048624</vt:i4>
      </vt:variant>
      <vt:variant>
        <vt:i4>110</vt:i4>
      </vt:variant>
      <vt:variant>
        <vt:i4>0</vt:i4>
      </vt:variant>
      <vt:variant>
        <vt:i4>5</vt:i4>
      </vt:variant>
      <vt:variant>
        <vt:lpwstr/>
      </vt:variant>
      <vt:variant>
        <vt:lpwstr>_Toc302566742</vt:lpwstr>
      </vt:variant>
      <vt:variant>
        <vt:i4>1048624</vt:i4>
      </vt:variant>
      <vt:variant>
        <vt:i4>104</vt:i4>
      </vt:variant>
      <vt:variant>
        <vt:i4>0</vt:i4>
      </vt:variant>
      <vt:variant>
        <vt:i4>5</vt:i4>
      </vt:variant>
      <vt:variant>
        <vt:lpwstr/>
      </vt:variant>
      <vt:variant>
        <vt:lpwstr>_Toc302566741</vt:lpwstr>
      </vt:variant>
      <vt:variant>
        <vt:i4>1048624</vt:i4>
      </vt:variant>
      <vt:variant>
        <vt:i4>98</vt:i4>
      </vt:variant>
      <vt:variant>
        <vt:i4>0</vt:i4>
      </vt:variant>
      <vt:variant>
        <vt:i4>5</vt:i4>
      </vt:variant>
      <vt:variant>
        <vt:lpwstr/>
      </vt:variant>
      <vt:variant>
        <vt:lpwstr>_Toc302566740</vt:lpwstr>
      </vt:variant>
      <vt:variant>
        <vt:i4>1507376</vt:i4>
      </vt:variant>
      <vt:variant>
        <vt:i4>92</vt:i4>
      </vt:variant>
      <vt:variant>
        <vt:i4>0</vt:i4>
      </vt:variant>
      <vt:variant>
        <vt:i4>5</vt:i4>
      </vt:variant>
      <vt:variant>
        <vt:lpwstr/>
      </vt:variant>
      <vt:variant>
        <vt:lpwstr>_Toc302566739</vt:lpwstr>
      </vt:variant>
      <vt:variant>
        <vt:i4>1507376</vt:i4>
      </vt:variant>
      <vt:variant>
        <vt:i4>86</vt:i4>
      </vt:variant>
      <vt:variant>
        <vt:i4>0</vt:i4>
      </vt:variant>
      <vt:variant>
        <vt:i4>5</vt:i4>
      </vt:variant>
      <vt:variant>
        <vt:lpwstr/>
      </vt:variant>
      <vt:variant>
        <vt:lpwstr>_Toc302566738</vt:lpwstr>
      </vt:variant>
      <vt:variant>
        <vt:i4>1507376</vt:i4>
      </vt:variant>
      <vt:variant>
        <vt:i4>80</vt:i4>
      </vt:variant>
      <vt:variant>
        <vt:i4>0</vt:i4>
      </vt:variant>
      <vt:variant>
        <vt:i4>5</vt:i4>
      </vt:variant>
      <vt:variant>
        <vt:lpwstr/>
      </vt:variant>
      <vt:variant>
        <vt:lpwstr>_Toc302566737</vt:lpwstr>
      </vt:variant>
      <vt:variant>
        <vt:i4>1507376</vt:i4>
      </vt:variant>
      <vt:variant>
        <vt:i4>74</vt:i4>
      </vt:variant>
      <vt:variant>
        <vt:i4>0</vt:i4>
      </vt:variant>
      <vt:variant>
        <vt:i4>5</vt:i4>
      </vt:variant>
      <vt:variant>
        <vt:lpwstr/>
      </vt:variant>
      <vt:variant>
        <vt:lpwstr>_Toc302566736</vt:lpwstr>
      </vt:variant>
      <vt:variant>
        <vt:i4>1507376</vt:i4>
      </vt:variant>
      <vt:variant>
        <vt:i4>68</vt:i4>
      </vt:variant>
      <vt:variant>
        <vt:i4>0</vt:i4>
      </vt:variant>
      <vt:variant>
        <vt:i4>5</vt:i4>
      </vt:variant>
      <vt:variant>
        <vt:lpwstr/>
      </vt:variant>
      <vt:variant>
        <vt:lpwstr>_Toc302566735</vt:lpwstr>
      </vt:variant>
      <vt:variant>
        <vt:i4>1507376</vt:i4>
      </vt:variant>
      <vt:variant>
        <vt:i4>62</vt:i4>
      </vt:variant>
      <vt:variant>
        <vt:i4>0</vt:i4>
      </vt:variant>
      <vt:variant>
        <vt:i4>5</vt:i4>
      </vt:variant>
      <vt:variant>
        <vt:lpwstr/>
      </vt:variant>
      <vt:variant>
        <vt:lpwstr>_Toc302566734</vt:lpwstr>
      </vt:variant>
      <vt:variant>
        <vt:i4>1507376</vt:i4>
      </vt:variant>
      <vt:variant>
        <vt:i4>56</vt:i4>
      </vt:variant>
      <vt:variant>
        <vt:i4>0</vt:i4>
      </vt:variant>
      <vt:variant>
        <vt:i4>5</vt:i4>
      </vt:variant>
      <vt:variant>
        <vt:lpwstr/>
      </vt:variant>
      <vt:variant>
        <vt:lpwstr>_Toc302566733</vt:lpwstr>
      </vt:variant>
      <vt:variant>
        <vt:i4>1507376</vt:i4>
      </vt:variant>
      <vt:variant>
        <vt:i4>50</vt:i4>
      </vt:variant>
      <vt:variant>
        <vt:i4>0</vt:i4>
      </vt:variant>
      <vt:variant>
        <vt:i4>5</vt:i4>
      </vt:variant>
      <vt:variant>
        <vt:lpwstr/>
      </vt:variant>
      <vt:variant>
        <vt:lpwstr>_Toc302566732</vt:lpwstr>
      </vt:variant>
      <vt:variant>
        <vt:i4>1507376</vt:i4>
      </vt:variant>
      <vt:variant>
        <vt:i4>44</vt:i4>
      </vt:variant>
      <vt:variant>
        <vt:i4>0</vt:i4>
      </vt:variant>
      <vt:variant>
        <vt:i4>5</vt:i4>
      </vt:variant>
      <vt:variant>
        <vt:lpwstr/>
      </vt:variant>
      <vt:variant>
        <vt:lpwstr>_Toc302566731</vt:lpwstr>
      </vt:variant>
      <vt:variant>
        <vt:i4>1507376</vt:i4>
      </vt:variant>
      <vt:variant>
        <vt:i4>38</vt:i4>
      </vt:variant>
      <vt:variant>
        <vt:i4>0</vt:i4>
      </vt:variant>
      <vt:variant>
        <vt:i4>5</vt:i4>
      </vt:variant>
      <vt:variant>
        <vt:lpwstr/>
      </vt:variant>
      <vt:variant>
        <vt:lpwstr>_Toc302566730</vt:lpwstr>
      </vt:variant>
      <vt:variant>
        <vt:i4>1441840</vt:i4>
      </vt:variant>
      <vt:variant>
        <vt:i4>32</vt:i4>
      </vt:variant>
      <vt:variant>
        <vt:i4>0</vt:i4>
      </vt:variant>
      <vt:variant>
        <vt:i4>5</vt:i4>
      </vt:variant>
      <vt:variant>
        <vt:lpwstr/>
      </vt:variant>
      <vt:variant>
        <vt:lpwstr>_Toc302566729</vt:lpwstr>
      </vt:variant>
      <vt:variant>
        <vt:i4>1441840</vt:i4>
      </vt:variant>
      <vt:variant>
        <vt:i4>26</vt:i4>
      </vt:variant>
      <vt:variant>
        <vt:i4>0</vt:i4>
      </vt:variant>
      <vt:variant>
        <vt:i4>5</vt:i4>
      </vt:variant>
      <vt:variant>
        <vt:lpwstr/>
      </vt:variant>
      <vt:variant>
        <vt:lpwstr>_Toc302566728</vt:lpwstr>
      </vt:variant>
      <vt:variant>
        <vt:i4>1441840</vt:i4>
      </vt:variant>
      <vt:variant>
        <vt:i4>20</vt:i4>
      </vt:variant>
      <vt:variant>
        <vt:i4>0</vt:i4>
      </vt:variant>
      <vt:variant>
        <vt:i4>5</vt:i4>
      </vt:variant>
      <vt:variant>
        <vt:lpwstr/>
      </vt:variant>
      <vt:variant>
        <vt:lpwstr>_Toc302566727</vt:lpwstr>
      </vt:variant>
      <vt:variant>
        <vt:i4>1441840</vt:i4>
      </vt:variant>
      <vt:variant>
        <vt:i4>14</vt:i4>
      </vt:variant>
      <vt:variant>
        <vt:i4>0</vt:i4>
      </vt:variant>
      <vt:variant>
        <vt:i4>5</vt:i4>
      </vt:variant>
      <vt:variant>
        <vt:lpwstr/>
      </vt:variant>
      <vt:variant>
        <vt:lpwstr>_Toc302566726</vt:lpwstr>
      </vt:variant>
      <vt:variant>
        <vt:i4>1441840</vt:i4>
      </vt:variant>
      <vt:variant>
        <vt:i4>8</vt:i4>
      </vt:variant>
      <vt:variant>
        <vt:i4>0</vt:i4>
      </vt:variant>
      <vt:variant>
        <vt:i4>5</vt:i4>
      </vt:variant>
      <vt:variant>
        <vt:lpwstr/>
      </vt:variant>
      <vt:variant>
        <vt:lpwstr>_Toc302566725</vt:lpwstr>
      </vt:variant>
      <vt:variant>
        <vt:i4>7471203</vt:i4>
      </vt:variant>
      <vt:variant>
        <vt:i4>3</vt:i4>
      </vt:variant>
      <vt:variant>
        <vt:i4>0</vt:i4>
      </vt:variant>
      <vt:variant>
        <vt:i4>5</vt:i4>
      </vt:variant>
      <vt:variant>
        <vt:lpwstr>http://vaww.va.gov/imaging</vt:lpwstr>
      </vt:variant>
      <vt:variant>
        <vt:lpwstr/>
      </vt:variant>
      <vt:variant>
        <vt:i4>5701697</vt:i4>
      </vt:variant>
      <vt:variant>
        <vt:i4>0</vt:i4>
      </vt:variant>
      <vt:variant>
        <vt:i4>0</vt:i4>
      </vt:variant>
      <vt:variant>
        <vt:i4>5</vt:i4>
      </vt:variant>
      <vt:variant>
        <vt:lpwstr>http://www.va.gov/imaging</vt:lpwstr>
      </vt:variant>
      <vt:variant>
        <vt:lpwstr/>
      </vt:variant>
      <vt:variant>
        <vt:i4>3801163</vt:i4>
      </vt:variant>
      <vt:variant>
        <vt:i4>55921</vt:i4>
      </vt:variant>
      <vt:variant>
        <vt:i4>1045</vt:i4>
      </vt:variant>
      <vt:variant>
        <vt:i4>1</vt:i4>
      </vt:variant>
      <vt:variant>
        <vt:lpwstr>C:\Documents and Settings\vhaiswscorzl\My Documents\Patch99\Screenshots\New\10DontForget.png</vt:lpwstr>
      </vt:variant>
      <vt:variant>
        <vt:lpwstr/>
      </vt:variant>
      <vt:variant>
        <vt:i4>8126553</vt:i4>
      </vt:variant>
      <vt:variant>
        <vt:i4>57577</vt:i4>
      </vt:variant>
      <vt:variant>
        <vt:i4>1046</vt:i4>
      </vt:variant>
      <vt:variant>
        <vt:i4>1</vt:i4>
      </vt:variant>
      <vt:variant>
        <vt:lpwstr>C:\Documents and Settings\vhaiswscorzl\My Documents\Patch99\Screenshots\New\3Welcome.png</vt:lpwstr>
      </vt:variant>
      <vt:variant>
        <vt:lpwstr/>
      </vt:variant>
      <vt:variant>
        <vt:i4>1179758</vt:i4>
      </vt:variant>
      <vt:variant>
        <vt:i4>58463</vt:i4>
      </vt:variant>
      <vt:variant>
        <vt:i4>1047</vt:i4>
      </vt:variant>
      <vt:variant>
        <vt:i4>1</vt:i4>
      </vt:variant>
      <vt:variant>
        <vt:lpwstr>C:\Documents and Settings\vhaiswscorzl\My Documents\Patch99\Screenshots\New\Modify.png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Imaging DICOM Gateway Installation Guide</dc:title>
  <dc:subject/>
  <dc:creator>VistA Imaging OED Silver Spring</dc:creator>
  <cp:keywords/>
  <dc:description/>
  <cp:lastModifiedBy>Seabolt, Roy R.  (Harris)</cp:lastModifiedBy>
  <cp:revision>5</cp:revision>
  <cp:lastPrinted>2013-01-28T16:59:00Z</cp:lastPrinted>
  <dcterms:created xsi:type="dcterms:W3CDTF">2013-02-14T02:08:00Z</dcterms:created>
  <dcterms:modified xsi:type="dcterms:W3CDTF">2013-05-14T17:30:00Z</dcterms:modified>
</cp:coreProperties>
</file>